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8pt;height:104.85pt" o:ole="" fillcolor="window">
            <v:imagedata r:id="rId8" o:title="" cropright="6446f"/>
          </v:shape>
          <o:OLEObject Type="Embed" ProgID="Word.Picture.8" ShapeID="_x0000_i1025" DrawAspect="Content" ObjectID="_1524376719"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del w:id="0" w:author="JieTang" w:date="2016-05-04T09:41:00Z">
        <w:r w:rsidRPr="00B96E99" w:rsidDel="00E02845">
          <w:rPr>
            <w:rFonts w:ascii="Times New Roman" w:eastAsia="楷体" w:hAnsi="Times New Roman" w:cs="Times New Roman"/>
            <w:b/>
            <w:bCs/>
            <w:sz w:val="48"/>
            <w:szCs w:val="48"/>
          </w:rPr>
          <w:delText>基于</w:delText>
        </w:r>
      </w:del>
      <w:ins w:id="1" w:author="JieTang" w:date="2016-05-04T09:41:00Z">
        <w:r w:rsidR="00E02845">
          <w:rPr>
            <w:rFonts w:ascii="Times New Roman" w:eastAsia="楷体" w:hAnsi="Times New Roman" w:cs="Times New Roman" w:hint="eastAsia"/>
            <w:b/>
            <w:bCs/>
            <w:sz w:val="48"/>
            <w:szCs w:val="48"/>
          </w:rPr>
          <w:t>面向</w:t>
        </w:r>
      </w:ins>
      <w:ins w:id="2"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3"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4"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5"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6"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8pt;height:104.85pt" o:ole="" fillcolor="window">
            <v:imagedata r:id="rId8" o:title="" cropright="6446f"/>
          </v:shape>
          <o:OLEObject Type="Embed" ProgID="Word.Picture.8" ShapeID="_x0000_i1026" DrawAspect="Content" ObjectID="_1524376720"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7777777" w:rsidR="001E2FC7" w:rsidRPr="00B96E99" w:rsidRDefault="0022140F" w:rsidP="001E2FC7">
      <w:pPr>
        <w:spacing w:line="400" w:lineRule="atLeast"/>
        <w:jc w:val="center"/>
        <w:rPr>
          <w:rFonts w:ascii="Times New Roman" w:eastAsia="宋体" w:hAnsi="Times New Roman" w:cs="Times New Roman"/>
          <w:b/>
          <w:sz w:val="44"/>
          <w:szCs w:val="44"/>
        </w:rPr>
      </w:pPr>
      <w:r w:rsidRPr="00B96E99">
        <w:rPr>
          <w:rFonts w:ascii="Times New Roman" w:eastAsia="宋体" w:hAnsi="Times New Roman" w:cs="Times New Roman"/>
          <w:b/>
          <w:sz w:val="44"/>
          <w:szCs w:val="44"/>
        </w:rPr>
        <w:t>Big Data platform development research based on YARN</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7777777"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7A7B22" w:rsidRPr="00B96E99">
        <w:rPr>
          <w:rFonts w:ascii="Times New Roman" w:eastAsia="楷体" w:hAnsi="Times New Roman" w:cs="Times New Roman"/>
          <w:sz w:val="28"/>
          <w:u w:val="single"/>
        </w:rPr>
        <w:t xml:space="preserve">   </w:t>
      </w:r>
      <w:r w:rsidR="0059114D" w:rsidRPr="00B96E99">
        <w:rPr>
          <w:rFonts w:ascii="Times New Roman" w:eastAsia="楷体" w:hAnsi="Times New Roman" w:cs="Times New Roman"/>
          <w:sz w:val="28"/>
          <w:u w:val="single"/>
        </w:rPr>
        <w:t>基于</w:t>
      </w:r>
      <w:r w:rsidR="00C046D1" w:rsidRPr="00B96E99">
        <w:rPr>
          <w:rFonts w:ascii="Times New Roman" w:eastAsia="楷体" w:hAnsi="Times New Roman" w:cs="Times New Roman"/>
          <w:sz w:val="28"/>
          <w:u w:val="single"/>
        </w:rPr>
        <w:t>YARN</w:t>
      </w:r>
      <w:r w:rsidR="00C046D1" w:rsidRPr="00B96E99">
        <w:rPr>
          <w:rFonts w:ascii="Times New Roman" w:eastAsia="楷体" w:hAnsi="Times New Roman" w:cs="Times New Roman"/>
          <w:sz w:val="28"/>
          <w:u w:val="single"/>
        </w:rPr>
        <w:t>的大数据平台开发</w:t>
      </w:r>
      <w:r w:rsidR="0059114D" w:rsidRPr="00B96E99">
        <w:rPr>
          <w:rFonts w:ascii="Times New Roman" w:eastAsia="楷体" w:hAnsi="Times New Roman" w:cs="Times New Roman"/>
          <w:sz w:val="28"/>
          <w:u w:val="single"/>
        </w:rPr>
        <w:t>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7" w:author="JieTang" w:date="2016-05-01T13:43:00Z"/>
          <w:rFonts w:ascii="Times New Roman" w:eastAsia="宋体" w:hAnsi="Times New Roman" w:cs="Times New Roman"/>
          <w:sz w:val="24"/>
          <w:szCs w:val="24"/>
        </w:rPr>
      </w:pPr>
      <w:bookmarkStart w:id="8" w:name="OLE_LINK37"/>
      <w:bookmarkStart w:id="9" w:name="OLE_LINK38"/>
    </w:p>
    <w:p w14:paraId="69E2D11C" w14:textId="77777777"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w:t>
      </w:r>
      <w:r w:rsidRPr="00B96E99">
        <w:rPr>
          <w:rFonts w:ascii="Times New Roman" w:eastAsia="宋体" w:hAnsi="Times New Roman" w:cs="Times New Roman"/>
          <w:sz w:val="24"/>
          <w:szCs w:val="24"/>
        </w:rPr>
        <w:t xml:space="preserve">l </w:t>
      </w:r>
      <w:r w:rsidRPr="00B96E99">
        <w:rPr>
          <w:rFonts w:ascii="Times New Roman" w:eastAsia="宋体" w:hAnsi="Times New Roman" w:cs="Times New Roman"/>
          <w:sz w:val="24"/>
          <w:szCs w:val="24"/>
        </w:rPr>
        <w:t>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p>
    <w:p w14:paraId="3D7D206C" w14:textId="77777777"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的资源调度器更改，我们实现了一个插拔式的资源调度器</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Efficient Adaptive Scheduler on YARN</w:t>
      </w:r>
      <w:r w:rsidRPr="00B96E99">
        <w:rPr>
          <w:rFonts w:ascii="Times New Roman" w:eastAsia="宋体" w:hAnsi="Times New Roman" w:cs="Times New Roman"/>
          <w:sz w:val="24"/>
          <w:szCs w:val="24"/>
        </w:rPr>
        <w:t>）；二、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）实际应用来验证集群的性能，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8"/>
    <w:bookmarkEnd w:id="9"/>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2CBDD535" w14:textId="77777777" w:rsidR="00620121" w:rsidRPr="00B96E99"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09A910F9" w14:textId="77777777" w:rsidR="00891967" w:rsidRPr="00B96E99" w:rsidRDefault="00891967" w:rsidP="004A51B6">
      <w:pPr>
        <w:spacing w:line="400" w:lineRule="atLeast"/>
        <w:rPr>
          <w:rStyle w:val="1b"/>
          <w:rFonts w:ascii="Times New Roman" w:eastAsia="宋体" w:hAnsi="Times New Roman" w:cs="Times New Roman"/>
          <w:b w:val="0"/>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0" w:name="OLE_LINK25"/>
      <w:bookmarkStart w:id="11"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77777777"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 we implemented a pluggable resource scheduler EASY(Efficient Adaptive Scheduler on YARN);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0"/>
    <w:bookmarkEnd w:id="11"/>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7F084ECD" w14:textId="2C9DBEF4" w:rsidR="002735C1"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562175" w:history="1">
        <w:r w:rsidR="002735C1" w:rsidRPr="00DD5534">
          <w:rPr>
            <w:rStyle w:val="af"/>
            <w:rFonts w:ascii="Times New Roman" w:eastAsia="宋体" w:hAnsi="Times New Roman" w:cs="Times New Roman"/>
            <w:noProof/>
          </w:rPr>
          <w:t>第一章</w:t>
        </w:r>
        <w:r w:rsidR="002735C1">
          <w:rPr>
            <w:noProof/>
          </w:rPr>
          <w:tab/>
        </w:r>
        <w:r w:rsidR="002735C1" w:rsidRPr="00DD5534">
          <w:rPr>
            <w:rStyle w:val="af"/>
            <w:rFonts w:ascii="Times New Roman" w:eastAsia="宋体" w:hAnsi="Times New Roman" w:cs="Times New Roman"/>
            <w:noProof/>
          </w:rPr>
          <w:t>绪论</w:t>
        </w:r>
        <w:r w:rsidR="002735C1">
          <w:rPr>
            <w:noProof/>
            <w:webHidden/>
          </w:rPr>
          <w:tab/>
        </w:r>
        <w:r w:rsidR="002735C1">
          <w:rPr>
            <w:noProof/>
            <w:webHidden/>
          </w:rPr>
          <w:fldChar w:fldCharType="begin"/>
        </w:r>
        <w:r w:rsidR="002735C1">
          <w:rPr>
            <w:noProof/>
            <w:webHidden/>
          </w:rPr>
          <w:instrText xml:space="preserve"> PAGEREF _Toc450562175 \h </w:instrText>
        </w:r>
        <w:r w:rsidR="002735C1">
          <w:rPr>
            <w:noProof/>
            <w:webHidden/>
          </w:rPr>
        </w:r>
        <w:r w:rsidR="002735C1">
          <w:rPr>
            <w:noProof/>
            <w:webHidden/>
          </w:rPr>
          <w:fldChar w:fldCharType="separate"/>
        </w:r>
        <w:r w:rsidR="002735C1">
          <w:rPr>
            <w:noProof/>
            <w:webHidden/>
          </w:rPr>
          <w:t>1</w:t>
        </w:r>
        <w:r w:rsidR="002735C1">
          <w:rPr>
            <w:noProof/>
            <w:webHidden/>
          </w:rPr>
          <w:fldChar w:fldCharType="end"/>
        </w:r>
      </w:hyperlink>
    </w:p>
    <w:p w14:paraId="7CC402E8" w14:textId="0DC734B3" w:rsidR="002735C1" w:rsidRDefault="001E0117">
      <w:pPr>
        <w:pStyle w:val="26"/>
        <w:rPr>
          <w:noProof/>
        </w:rPr>
      </w:pPr>
      <w:hyperlink w:anchor="_Toc450562176" w:history="1">
        <w:r w:rsidR="002735C1" w:rsidRPr="00DD5534">
          <w:rPr>
            <w:rStyle w:val="af"/>
            <w:rFonts w:ascii="Times New Roman" w:eastAsia="宋体" w:hAnsi="Times New Roman" w:cs="Times New Roman"/>
            <w:noProof/>
          </w:rPr>
          <w:t>1.1</w:t>
        </w:r>
        <w:r w:rsidR="002735C1">
          <w:rPr>
            <w:noProof/>
          </w:rPr>
          <w:tab/>
        </w:r>
        <w:r w:rsidR="002735C1" w:rsidRPr="00DD5534">
          <w:rPr>
            <w:rStyle w:val="af"/>
            <w:rFonts w:ascii="Times New Roman" w:eastAsia="宋体" w:hAnsi="Times New Roman" w:cs="Times New Roman"/>
            <w:noProof/>
          </w:rPr>
          <w:t>研究背景与意义</w:t>
        </w:r>
        <w:r w:rsidR="002735C1">
          <w:rPr>
            <w:noProof/>
            <w:webHidden/>
          </w:rPr>
          <w:tab/>
        </w:r>
        <w:r w:rsidR="002735C1">
          <w:rPr>
            <w:noProof/>
            <w:webHidden/>
          </w:rPr>
          <w:fldChar w:fldCharType="begin"/>
        </w:r>
        <w:r w:rsidR="002735C1">
          <w:rPr>
            <w:noProof/>
            <w:webHidden/>
          </w:rPr>
          <w:instrText xml:space="preserve"> PAGEREF _Toc450562176 \h </w:instrText>
        </w:r>
        <w:r w:rsidR="002735C1">
          <w:rPr>
            <w:noProof/>
            <w:webHidden/>
          </w:rPr>
        </w:r>
        <w:r w:rsidR="002735C1">
          <w:rPr>
            <w:noProof/>
            <w:webHidden/>
          </w:rPr>
          <w:fldChar w:fldCharType="separate"/>
        </w:r>
        <w:r w:rsidR="002735C1">
          <w:rPr>
            <w:noProof/>
            <w:webHidden/>
          </w:rPr>
          <w:t>1</w:t>
        </w:r>
        <w:r w:rsidR="002735C1">
          <w:rPr>
            <w:noProof/>
            <w:webHidden/>
          </w:rPr>
          <w:fldChar w:fldCharType="end"/>
        </w:r>
      </w:hyperlink>
    </w:p>
    <w:p w14:paraId="06B088FA" w14:textId="062B7D07" w:rsidR="002735C1" w:rsidRDefault="001E0117">
      <w:pPr>
        <w:pStyle w:val="32"/>
        <w:tabs>
          <w:tab w:val="right" w:leader="dot" w:pos="8296"/>
        </w:tabs>
        <w:ind w:left="840"/>
        <w:rPr>
          <w:noProof/>
        </w:rPr>
      </w:pPr>
      <w:hyperlink w:anchor="_Toc450562177" w:history="1">
        <w:r w:rsidR="002735C1" w:rsidRPr="00DD5534">
          <w:rPr>
            <w:rStyle w:val="af"/>
            <w:noProof/>
          </w:rPr>
          <w:t>1.1.1 Hadoop</w:t>
        </w:r>
        <w:r w:rsidR="002735C1" w:rsidRPr="00DD5534">
          <w:rPr>
            <w:rStyle w:val="af"/>
            <w:noProof/>
          </w:rPr>
          <w:t>背景</w:t>
        </w:r>
        <w:r w:rsidR="002735C1">
          <w:rPr>
            <w:noProof/>
            <w:webHidden/>
          </w:rPr>
          <w:tab/>
        </w:r>
        <w:r w:rsidR="002735C1">
          <w:rPr>
            <w:noProof/>
            <w:webHidden/>
          </w:rPr>
          <w:fldChar w:fldCharType="begin"/>
        </w:r>
        <w:r w:rsidR="002735C1">
          <w:rPr>
            <w:noProof/>
            <w:webHidden/>
          </w:rPr>
          <w:instrText xml:space="preserve"> PAGEREF _Toc450562177 \h </w:instrText>
        </w:r>
        <w:r w:rsidR="002735C1">
          <w:rPr>
            <w:noProof/>
            <w:webHidden/>
          </w:rPr>
        </w:r>
        <w:r w:rsidR="002735C1">
          <w:rPr>
            <w:noProof/>
            <w:webHidden/>
          </w:rPr>
          <w:fldChar w:fldCharType="separate"/>
        </w:r>
        <w:r w:rsidR="002735C1">
          <w:rPr>
            <w:noProof/>
            <w:webHidden/>
          </w:rPr>
          <w:t>2</w:t>
        </w:r>
        <w:r w:rsidR="002735C1">
          <w:rPr>
            <w:noProof/>
            <w:webHidden/>
          </w:rPr>
          <w:fldChar w:fldCharType="end"/>
        </w:r>
      </w:hyperlink>
    </w:p>
    <w:p w14:paraId="3D839AB0" w14:textId="326FFA2B" w:rsidR="002735C1" w:rsidRDefault="001E0117">
      <w:pPr>
        <w:pStyle w:val="42"/>
        <w:tabs>
          <w:tab w:val="right" w:leader="dot" w:pos="8296"/>
        </w:tabs>
        <w:rPr>
          <w:noProof/>
        </w:rPr>
      </w:pPr>
      <w:hyperlink w:anchor="_Toc450562178" w:history="1">
        <w:r w:rsidR="002735C1" w:rsidRPr="00DD5534">
          <w:rPr>
            <w:rStyle w:val="af"/>
            <w:noProof/>
          </w:rPr>
          <w:t>1.1.1.1 MapReduce</w:t>
        </w:r>
        <w:r w:rsidR="002735C1" w:rsidRPr="00DD5534">
          <w:rPr>
            <w:rStyle w:val="af"/>
            <w:noProof/>
          </w:rPr>
          <w:t>介绍</w:t>
        </w:r>
        <w:r w:rsidR="002735C1">
          <w:rPr>
            <w:noProof/>
            <w:webHidden/>
          </w:rPr>
          <w:tab/>
        </w:r>
        <w:r w:rsidR="002735C1">
          <w:rPr>
            <w:noProof/>
            <w:webHidden/>
          </w:rPr>
          <w:fldChar w:fldCharType="begin"/>
        </w:r>
        <w:r w:rsidR="002735C1">
          <w:rPr>
            <w:noProof/>
            <w:webHidden/>
          </w:rPr>
          <w:instrText xml:space="preserve"> PAGEREF _Toc450562178 \h </w:instrText>
        </w:r>
        <w:r w:rsidR="002735C1">
          <w:rPr>
            <w:noProof/>
            <w:webHidden/>
          </w:rPr>
        </w:r>
        <w:r w:rsidR="002735C1">
          <w:rPr>
            <w:noProof/>
            <w:webHidden/>
          </w:rPr>
          <w:fldChar w:fldCharType="separate"/>
        </w:r>
        <w:r w:rsidR="002735C1">
          <w:rPr>
            <w:noProof/>
            <w:webHidden/>
          </w:rPr>
          <w:t>2</w:t>
        </w:r>
        <w:r w:rsidR="002735C1">
          <w:rPr>
            <w:noProof/>
            <w:webHidden/>
          </w:rPr>
          <w:fldChar w:fldCharType="end"/>
        </w:r>
      </w:hyperlink>
    </w:p>
    <w:p w14:paraId="7CD230CB" w14:textId="16A98D1B" w:rsidR="002735C1" w:rsidRDefault="001E0117">
      <w:pPr>
        <w:pStyle w:val="32"/>
        <w:tabs>
          <w:tab w:val="right" w:leader="dot" w:pos="8296"/>
        </w:tabs>
        <w:ind w:left="840"/>
        <w:rPr>
          <w:noProof/>
        </w:rPr>
      </w:pPr>
      <w:hyperlink w:anchor="_Toc450562179" w:history="1">
        <w:r w:rsidR="002735C1" w:rsidRPr="00DD5534">
          <w:rPr>
            <w:rStyle w:val="af"/>
            <w:noProof/>
          </w:rPr>
          <w:t>1.1.2 YARN</w:t>
        </w:r>
        <w:r w:rsidR="002735C1" w:rsidRPr="00DD5534">
          <w:rPr>
            <w:rStyle w:val="af"/>
            <w:noProof/>
          </w:rPr>
          <w:t>平台背景</w:t>
        </w:r>
        <w:r w:rsidR="002735C1">
          <w:rPr>
            <w:noProof/>
            <w:webHidden/>
          </w:rPr>
          <w:tab/>
        </w:r>
        <w:r w:rsidR="002735C1">
          <w:rPr>
            <w:noProof/>
            <w:webHidden/>
          </w:rPr>
          <w:fldChar w:fldCharType="begin"/>
        </w:r>
        <w:r w:rsidR="002735C1">
          <w:rPr>
            <w:noProof/>
            <w:webHidden/>
          </w:rPr>
          <w:instrText xml:space="preserve"> PAGEREF _Toc450562179 \h </w:instrText>
        </w:r>
        <w:r w:rsidR="002735C1">
          <w:rPr>
            <w:noProof/>
            <w:webHidden/>
          </w:rPr>
        </w:r>
        <w:r w:rsidR="002735C1">
          <w:rPr>
            <w:noProof/>
            <w:webHidden/>
          </w:rPr>
          <w:fldChar w:fldCharType="separate"/>
        </w:r>
        <w:r w:rsidR="002735C1">
          <w:rPr>
            <w:noProof/>
            <w:webHidden/>
          </w:rPr>
          <w:t>3</w:t>
        </w:r>
        <w:r w:rsidR="002735C1">
          <w:rPr>
            <w:noProof/>
            <w:webHidden/>
          </w:rPr>
          <w:fldChar w:fldCharType="end"/>
        </w:r>
      </w:hyperlink>
    </w:p>
    <w:p w14:paraId="26A6DA4D" w14:textId="1ACAD726" w:rsidR="002735C1" w:rsidRDefault="001E0117">
      <w:pPr>
        <w:pStyle w:val="32"/>
        <w:tabs>
          <w:tab w:val="right" w:leader="dot" w:pos="8296"/>
        </w:tabs>
        <w:ind w:left="840"/>
        <w:rPr>
          <w:noProof/>
        </w:rPr>
      </w:pPr>
      <w:hyperlink w:anchor="_Toc450562180" w:history="1">
        <w:r w:rsidR="002735C1" w:rsidRPr="00DD5534">
          <w:rPr>
            <w:rStyle w:val="af"/>
            <w:noProof/>
          </w:rPr>
          <w:t xml:space="preserve">1.1.3 </w:t>
        </w:r>
        <w:r w:rsidR="002735C1" w:rsidRPr="00DD5534">
          <w:rPr>
            <w:rStyle w:val="af"/>
            <w:rFonts w:eastAsia="宋体"/>
            <w:noProof/>
          </w:rPr>
          <w:t>Spark</w:t>
        </w:r>
        <w:r w:rsidR="002735C1" w:rsidRPr="00DD5534">
          <w:rPr>
            <w:rStyle w:val="af"/>
            <w:rFonts w:eastAsia="宋体"/>
            <w:noProof/>
          </w:rPr>
          <w:t>背景</w:t>
        </w:r>
        <w:r w:rsidR="002735C1">
          <w:rPr>
            <w:noProof/>
            <w:webHidden/>
          </w:rPr>
          <w:tab/>
        </w:r>
        <w:r w:rsidR="002735C1">
          <w:rPr>
            <w:noProof/>
            <w:webHidden/>
          </w:rPr>
          <w:fldChar w:fldCharType="begin"/>
        </w:r>
        <w:r w:rsidR="002735C1">
          <w:rPr>
            <w:noProof/>
            <w:webHidden/>
          </w:rPr>
          <w:instrText xml:space="preserve"> PAGEREF _Toc450562180 \h </w:instrText>
        </w:r>
        <w:r w:rsidR="002735C1">
          <w:rPr>
            <w:noProof/>
            <w:webHidden/>
          </w:rPr>
        </w:r>
        <w:r w:rsidR="002735C1">
          <w:rPr>
            <w:noProof/>
            <w:webHidden/>
          </w:rPr>
          <w:fldChar w:fldCharType="separate"/>
        </w:r>
        <w:r w:rsidR="002735C1">
          <w:rPr>
            <w:noProof/>
            <w:webHidden/>
          </w:rPr>
          <w:t>4</w:t>
        </w:r>
        <w:r w:rsidR="002735C1">
          <w:rPr>
            <w:noProof/>
            <w:webHidden/>
          </w:rPr>
          <w:fldChar w:fldCharType="end"/>
        </w:r>
      </w:hyperlink>
    </w:p>
    <w:p w14:paraId="6A118DDE" w14:textId="5E0D0F7A" w:rsidR="002735C1" w:rsidRDefault="001E0117">
      <w:pPr>
        <w:pStyle w:val="42"/>
        <w:tabs>
          <w:tab w:val="right" w:leader="dot" w:pos="8296"/>
        </w:tabs>
        <w:rPr>
          <w:noProof/>
        </w:rPr>
      </w:pPr>
      <w:hyperlink w:anchor="_Toc450562181" w:history="1">
        <w:r w:rsidR="002735C1" w:rsidRPr="00DD5534">
          <w:rPr>
            <w:rStyle w:val="af"/>
            <w:noProof/>
          </w:rPr>
          <w:t>1.1.3.1 RDD</w:t>
        </w:r>
        <w:r w:rsidR="002735C1" w:rsidRPr="00DD5534">
          <w:rPr>
            <w:rStyle w:val="af"/>
            <w:noProof/>
          </w:rPr>
          <w:t>介绍</w:t>
        </w:r>
        <w:r w:rsidR="002735C1">
          <w:rPr>
            <w:noProof/>
            <w:webHidden/>
          </w:rPr>
          <w:tab/>
        </w:r>
        <w:r w:rsidR="002735C1">
          <w:rPr>
            <w:noProof/>
            <w:webHidden/>
          </w:rPr>
          <w:fldChar w:fldCharType="begin"/>
        </w:r>
        <w:r w:rsidR="002735C1">
          <w:rPr>
            <w:noProof/>
            <w:webHidden/>
          </w:rPr>
          <w:instrText xml:space="preserve"> PAGEREF _Toc450562181 \h </w:instrText>
        </w:r>
        <w:r w:rsidR="002735C1">
          <w:rPr>
            <w:noProof/>
            <w:webHidden/>
          </w:rPr>
        </w:r>
        <w:r w:rsidR="002735C1">
          <w:rPr>
            <w:noProof/>
            <w:webHidden/>
          </w:rPr>
          <w:fldChar w:fldCharType="separate"/>
        </w:r>
        <w:r w:rsidR="002735C1">
          <w:rPr>
            <w:noProof/>
            <w:webHidden/>
          </w:rPr>
          <w:t>5</w:t>
        </w:r>
        <w:r w:rsidR="002735C1">
          <w:rPr>
            <w:noProof/>
            <w:webHidden/>
          </w:rPr>
          <w:fldChar w:fldCharType="end"/>
        </w:r>
      </w:hyperlink>
    </w:p>
    <w:p w14:paraId="3E7C6BF1" w14:textId="42910E41" w:rsidR="002735C1" w:rsidRDefault="001E0117">
      <w:pPr>
        <w:pStyle w:val="26"/>
        <w:rPr>
          <w:noProof/>
        </w:rPr>
      </w:pPr>
      <w:hyperlink w:anchor="_Toc450562182" w:history="1">
        <w:r w:rsidR="002735C1" w:rsidRPr="00DD5534">
          <w:rPr>
            <w:rStyle w:val="af"/>
            <w:noProof/>
          </w:rPr>
          <w:t xml:space="preserve">1.2 </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_Toc450562182 \h </w:instrText>
        </w:r>
        <w:r w:rsidR="002735C1">
          <w:rPr>
            <w:noProof/>
            <w:webHidden/>
          </w:rPr>
        </w:r>
        <w:r w:rsidR="002735C1">
          <w:rPr>
            <w:noProof/>
            <w:webHidden/>
          </w:rPr>
          <w:fldChar w:fldCharType="separate"/>
        </w:r>
        <w:r w:rsidR="002735C1">
          <w:rPr>
            <w:noProof/>
            <w:webHidden/>
          </w:rPr>
          <w:t>6</w:t>
        </w:r>
        <w:r w:rsidR="002735C1">
          <w:rPr>
            <w:noProof/>
            <w:webHidden/>
          </w:rPr>
          <w:fldChar w:fldCharType="end"/>
        </w:r>
      </w:hyperlink>
    </w:p>
    <w:p w14:paraId="4645E4C7" w14:textId="1B6CBC01" w:rsidR="002735C1" w:rsidRDefault="001E0117">
      <w:pPr>
        <w:pStyle w:val="32"/>
        <w:tabs>
          <w:tab w:val="right" w:leader="dot" w:pos="8296"/>
        </w:tabs>
        <w:ind w:left="840"/>
        <w:rPr>
          <w:noProof/>
        </w:rPr>
      </w:pPr>
      <w:hyperlink w:anchor="_Toc450562183" w:history="1">
        <w:r w:rsidR="002735C1" w:rsidRPr="00DD5534">
          <w:rPr>
            <w:rStyle w:val="af"/>
            <w:noProof/>
            <w:highlight w:val="lightGray"/>
          </w:rPr>
          <w:t>1.2.1</w:t>
        </w:r>
        <w:r w:rsidR="002735C1" w:rsidRPr="00DD5534">
          <w:rPr>
            <w:rStyle w:val="af"/>
            <w:noProof/>
          </w:rPr>
          <w:t xml:space="preserve"> YARN</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_Toc450562183 \h </w:instrText>
        </w:r>
        <w:r w:rsidR="002735C1">
          <w:rPr>
            <w:noProof/>
            <w:webHidden/>
          </w:rPr>
        </w:r>
        <w:r w:rsidR="002735C1">
          <w:rPr>
            <w:noProof/>
            <w:webHidden/>
          </w:rPr>
          <w:fldChar w:fldCharType="separate"/>
        </w:r>
        <w:r w:rsidR="002735C1">
          <w:rPr>
            <w:noProof/>
            <w:webHidden/>
          </w:rPr>
          <w:t>6</w:t>
        </w:r>
        <w:r w:rsidR="002735C1">
          <w:rPr>
            <w:noProof/>
            <w:webHidden/>
          </w:rPr>
          <w:fldChar w:fldCharType="end"/>
        </w:r>
      </w:hyperlink>
    </w:p>
    <w:p w14:paraId="0266732C" w14:textId="6A5BF939" w:rsidR="002735C1" w:rsidRDefault="001E0117">
      <w:pPr>
        <w:pStyle w:val="32"/>
        <w:tabs>
          <w:tab w:val="right" w:leader="dot" w:pos="8296"/>
        </w:tabs>
        <w:ind w:left="840"/>
        <w:rPr>
          <w:noProof/>
        </w:rPr>
      </w:pPr>
      <w:hyperlink w:anchor="_Toc450562184" w:history="1">
        <w:r w:rsidR="002735C1" w:rsidRPr="00DD5534">
          <w:rPr>
            <w:rStyle w:val="af"/>
            <w:noProof/>
          </w:rPr>
          <w:t>1.2.2 Shuffle</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_Toc450562184 \h </w:instrText>
        </w:r>
        <w:r w:rsidR="002735C1">
          <w:rPr>
            <w:noProof/>
            <w:webHidden/>
          </w:rPr>
        </w:r>
        <w:r w:rsidR="002735C1">
          <w:rPr>
            <w:noProof/>
            <w:webHidden/>
          </w:rPr>
          <w:fldChar w:fldCharType="separate"/>
        </w:r>
        <w:r w:rsidR="002735C1">
          <w:rPr>
            <w:noProof/>
            <w:webHidden/>
          </w:rPr>
          <w:t>7</w:t>
        </w:r>
        <w:r w:rsidR="002735C1">
          <w:rPr>
            <w:noProof/>
            <w:webHidden/>
          </w:rPr>
          <w:fldChar w:fldCharType="end"/>
        </w:r>
      </w:hyperlink>
    </w:p>
    <w:p w14:paraId="2F5D2066" w14:textId="52CFB33B" w:rsidR="002735C1" w:rsidRDefault="001E0117">
      <w:pPr>
        <w:pStyle w:val="32"/>
        <w:tabs>
          <w:tab w:val="right" w:leader="dot" w:pos="8296"/>
        </w:tabs>
        <w:ind w:left="840"/>
        <w:rPr>
          <w:noProof/>
        </w:rPr>
      </w:pPr>
      <w:hyperlink w:anchor="_Toc450562185" w:history="1">
        <w:r w:rsidR="002735C1" w:rsidRPr="00DD5534">
          <w:rPr>
            <w:rStyle w:val="af"/>
            <w:noProof/>
          </w:rPr>
          <w:t>1.2.3 PKTM</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_Toc450562185 \h </w:instrText>
        </w:r>
        <w:r w:rsidR="002735C1">
          <w:rPr>
            <w:noProof/>
            <w:webHidden/>
          </w:rPr>
        </w:r>
        <w:r w:rsidR="002735C1">
          <w:rPr>
            <w:noProof/>
            <w:webHidden/>
          </w:rPr>
          <w:fldChar w:fldCharType="separate"/>
        </w:r>
        <w:r w:rsidR="002735C1">
          <w:rPr>
            <w:noProof/>
            <w:webHidden/>
          </w:rPr>
          <w:t>8</w:t>
        </w:r>
        <w:r w:rsidR="002735C1">
          <w:rPr>
            <w:noProof/>
            <w:webHidden/>
          </w:rPr>
          <w:fldChar w:fldCharType="end"/>
        </w:r>
      </w:hyperlink>
    </w:p>
    <w:p w14:paraId="22B0B27D" w14:textId="168703EE" w:rsidR="002735C1" w:rsidRDefault="001E0117">
      <w:pPr>
        <w:pStyle w:val="26"/>
        <w:rPr>
          <w:noProof/>
        </w:rPr>
      </w:pPr>
      <w:hyperlink w:anchor="_Toc450562186" w:history="1">
        <w:r w:rsidR="002735C1" w:rsidRPr="00DD5534">
          <w:rPr>
            <w:rStyle w:val="af"/>
            <w:noProof/>
          </w:rPr>
          <w:t xml:space="preserve">1.3 </w:t>
        </w:r>
        <w:r w:rsidR="002735C1" w:rsidRPr="00DD5534">
          <w:rPr>
            <w:rStyle w:val="af"/>
            <w:noProof/>
          </w:rPr>
          <w:t>本文主要工作和内容组织</w:t>
        </w:r>
        <w:r w:rsidR="002735C1">
          <w:rPr>
            <w:noProof/>
            <w:webHidden/>
          </w:rPr>
          <w:tab/>
        </w:r>
        <w:r w:rsidR="002735C1">
          <w:rPr>
            <w:noProof/>
            <w:webHidden/>
          </w:rPr>
          <w:fldChar w:fldCharType="begin"/>
        </w:r>
        <w:r w:rsidR="002735C1">
          <w:rPr>
            <w:noProof/>
            <w:webHidden/>
          </w:rPr>
          <w:instrText xml:space="preserve"> PAGEREF _Toc450562186 \h </w:instrText>
        </w:r>
        <w:r w:rsidR="002735C1">
          <w:rPr>
            <w:noProof/>
            <w:webHidden/>
          </w:rPr>
        </w:r>
        <w:r w:rsidR="002735C1">
          <w:rPr>
            <w:noProof/>
            <w:webHidden/>
          </w:rPr>
          <w:fldChar w:fldCharType="separate"/>
        </w:r>
        <w:r w:rsidR="002735C1">
          <w:rPr>
            <w:noProof/>
            <w:webHidden/>
          </w:rPr>
          <w:t>9</w:t>
        </w:r>
        <w:r w:rsidR="002735C1">
          <w:rPr>
            <w:noProof/>
            <w:webHidden/>
          </w:rPr>
          <w:fldChar w:fldCharType="end"/>
        </w:r>
      </w:hyperlink>
    </w:p>
    <w:p w14:paraId="6FBC3030" w14:textId="4275BC1F" w:rsidR="002735C1" w:rsidRDefault="001E0117">
      <w:pPr>
        <w:pStyle w:val="32"/>
        <w:tabs>
          <w:tab w:val="right" w:leader="dot" w:pos="8296"/>
        </w:tabs>
        <w:ind w:left="840"/>
        <w:rPr>
          <w:noProof/>
        </w:rPr>
      </w:pPr>
      <w:hyperlink w:anchor="_Toc450562187" w:history="1">
        <w:r w:rsidR="002735C1" w:rsidRPr="00DD5534">
          <w:rPr>
            <w:rStyle w:val="af"/>
            <w:noProof/>
          </w:rPr>
          <w:t xml:space="preserve">1.3.1 </w:t>
        </w:r>
        <w:r w:rsidR="002735C1" w:rsidRPr="00DD5534">
          <w:rPr>
            <w:rStyle w:val="af"/>
            <w:noProof/>
          </w:rPr>
          <w:t>本文工作</w:t>
        </w:r>
        <w:r w:rsidR="002735C1">
          <w:rPr>
            <w:noProof/>
            <w:webHidden/>
          </w:rPr>
          <w:tab/>
        </w:r>
        <w:r w:rsidR="002735C1">
          <w:rPr>
            <w:noProof/>
            <w:webHidden/>
          </w:rPr>
          <w:fldChar w:fldCharType="begin"/>
        </w:r>
        <w:r w:rsidR="002735C1">
          <w:rPr>
            <w:noProof/>
            <w:webHidden/>
          </w:rPr>
          <w:instrText xml:space="preserve"> PAGEREF _Toc450562187 \h </w:instrText>
        </w:r>
        <w:r w:rsidR="002735C1">
          <w:rPr>
            <w:noProof/>
            <w:webHidden/>
          </w:rPr>
        </w:r>
        <w:r w:rsidR="002735C1">
          <w:rPr>
            <w:noProof/>
            <w:webHidden/>
          </w:rPr>
          <w:fldChar w:fldCharType="separate"/>
        </w:r>
        <w:r w:rsidR="002735C1">
          <w:rPr>
            <w:noProof/>
            <w:webHidden/>
          </w:rPr>
          <w:t>9</w:t>
        </w:r>
        <w:r w:rsidR="002735C1">
          <w:rPr>
            <w:noProof/>
            <w:webHidden/>
          </w:rPr>
          <w:fldChar w:fldCharType="end"/>
        </w:r>
      </w:hyperlink>
    </w:p>
    <w:p w14:paraId="219185EB" w14:textId="65940C5C" w:rsidR="002735C1" w:rsidRDefault="001E0117">
      <w:pPr>
        <w:pStyle w:val="32"/>
        <w:tabs>
          <w:tab w:val="right" w:leader="dot" w:pos="8296"/>
        </w:tabs>
        <w:ind w:left="840"/>
        <w:rPr>
          <w:noProof/>
        </w:rPr>
      </w:pPr>
      <w:hyperlink w:anchor="_Toc450562188" w:history="1">
        <w:r w:rsidR="002735C1" w:rsidRPr="00DD5534">
          <w:rPr>
            <w:rStyle w:val="af"/>
            <w:noProof/>
          </w:rPr>
          <w:t xml:space="preserve">1.3.2 </w:t>
        </w:r>
        <w:r w:rsidR="002735C1" w:rsidRPr="00DD5534">
          <w:rPr>
            <w:rStyle w:val="af"/>
            <w:noProof/>
          </w:rPr>
          <w:t>章节安排</w:t>
        </w:r>
        <w:r w:rsidR="002735C1">
          <w:rPr>
            <w:noProof/>
            <w:webHidden/>
          </w:rPr>
          <w:tab/>
        </w:r>
        <w:r w:rsidR="002735C1">
          <w:rPr>
            <w:noProof/>
            <w:webHidden/>
          </w:rPr>
          <w:fldChar w:fldCharType="begin"/>
        </w:r>
        <w:r w:rsidR="002735C1">
          <w:rPr>
            <w:noProof/>
            <w:webHidden/>
          </w:rPr>
          <w:instrText xml:space="preserve"> PAGEREF _Toc450562188 \h </w:instrText>
        </w:r>
        <w:r w:rsidR="002735C1">
          <w:rPr>
            <w:noProof/>
            <w:webHidden/>
          </w:rPr>
        </w:r>
        <w:r w:rsidR="002735C1">
          <w:rPr>
            <w:noProof/>
            <w:webHidden/>
          </w:rPr>
          <w:fldChar w:fldCharType="separate"/>
        </w:r>
        <w:r w:rsidR="002735C1">
          <w:rPr>
            <w:noProof/>
            <w:webHidden/>
          </w:rPr>
          <w:t>10</w:t>
        </w:r>
        <w:r w:rsidR="002735C1">
          <w:rPr>
            <w:noProof/>
            <w:webHidden/>
          </w:rPr>
          <w:fldChar w:fldCharType="end"/>
        </w:r>
      </w:hyperlink>
    </w:p>
    <w:p w14:paraId="66CB522C" w14:textId="6CBBA03B" w:rsidR="002735C1" w:rsidRDefault="001E0117">
      <w:pPr>
        <w:pStyle w:val="1c"/>
        <w:tabs>
          <w:tab w:val="left" w:pos="1260"/>
          <w:tab w:val="right" w:leader="dot" w:pos="8296"/>
        </w:tabs>
        <w:rPr>
          <w:noProof/>
        </w:rPr>
      </w:pPr>
      <w:hyperlink w:anchor="_Toc450562189" w:history="1">
        <w:r w:rsidR="002735C1" w:rsidRPr="00DD5534">
          <w:rPr>
            <w:rStyle w:val="af"/>
            <w:rFonts w:ascii="Times New Roman" w:eastAsia="宋体" w:hAnsi="Times New Roman" w:cs="Times New Roman"/>
            <w:noProof/>
          </w:rPr>
          <w:t>第二章</w:t>
        </w:r>
        <w:r w:rsidR="002735C1">
          <w:rPr>
            <w:noProof/>
          </w:rPr>
          <w:tab/>
        </w:r>
        <w:r w:rsidR="002735C1" w:rsidRPr="00DD5534">
          <w:rPr>
            <w:rStyle w:val="af"/>
            <w:rFonts w:ascii="Times New Roman" w:eastAsia="宋体" w:hAnsi="Times New Roman" w:cs="Times New Roman"/>
            <w:noProof/>
          </w:rPr>
          <w:t>一种基于人工鱼群算法的</w:t>
        </w:r>
        <w:r w:rsidR="002735C1" w:rsidRPr="00DD5534">
          <w:rPr>
            <w:rStyle w:val="af"/>
            <w:rFonts w:ascii="Times New Roman" w:eastAsia="宋体" w:hAnsi="Times New Roman" w:cs="Times New Roman"/>
            <w:noProof/>
          </w:rPr>
          <w:t>YARN</w:t>
        </w:r>
        <w:r w:rsidR="002735C1" w:rsidRPr="00DD5534">
          <w:rPr>
            <w:rStyle w:val="af"/>
            <w:rFonts w:ascii="Times New Roman" w:eastAsia="宋体" w:hAnsi="Times New Roman" w:cs="Times New Roman"/>
            <w:noProof/>
          </w:rPr>
          <w:t>资源调度器</w:t>
        </w:r>
        <w:r w:rsidR="002735C1">
          <w:rPr>
            <w:noProof/>
            <w:webHidden/>
          </w:rPr>
          <w:tab/>
        </w:r>
        <w:r w:rsidR="002735C1">
          <w:rPr>
            <w:noProof/>
            <w:webHidden/>
          </w:rPr>
          <w:fldChar w:fldCharType="begin"/>
        </w:r>
        <w:r w:rsidR="002735C1">
          <w:rPr>
            <w:noProof/>
            <w:webHidden/>
          </w:rPr>
          <w:instrText xml:space="preserve"> PAGEREF _Toc450562189 \h </w:instrText>
        </w:r>
        <w:r w:rsidR="002735C1">
          <w:rPr>
            <w:noProof/>
            <w:webHidden/>
          </w:rPr>
        </w:r>
        <w:r w:rsidR="002735C1">
          <w:rPr>
            <w:noProof/>
            <w:webHidden/>
          </w:rPr>
          <w:fldChar w:fldCharType="separate"/>
        </w:r>
        <w:r w:rsidR="002735C1">
          <w:rPr>
            <w:noProof/>
            <w:webHidden/>
          </w:rPr>
          <w:t>11</w:t>
        </w:r>
        <w:r w:rsidR="002735C1">
          <w:rPr>
            <w:noProof/>
            <w:webHidden/>
          </w:rPr>
          <w:fldChar w:fldCharType="end"/>
        </w:r>
      </w:hyperlink>
    </w:p>
    <w:p w14:paraId="211C5EF8" w14:textId="711C203D" w:rsidR="002735C1" w:rsidRDefault="001E0117">
      <w:pPr>
        <w:pStyle w:val="26"/>
        <w:rPr>
          <w:noProof/>
        </w:rPr>
      </w:pPr>
      <w:hyperlink w:anchor="_Toc450562190" w:history="1">
        <w:r w:rsidR="002735C1" w:rsidRPr="00DD5534">
          <w:rPr>
            <w:rStyle w:val="af"/>
            <w:noProof/>
          </w:rPr>
          <w:t>2.1 YARN</w:t>
        </w:r>
        <w:r w:rsidR="002735C1" w:rsidRPr="00DD5534">
          <w:rPr>
            <w:rStyle w:val="af"/>
            <w:noProof/>
          </w:rPr>
          <w:t>调度器概述</w:t>
        </w:r>
        <w:r w:rsidR="002735C1">
          <w:rPr>
            <w:noProof/>
            <w:webHidden/>
          </w:rPr>
          <w:tab/>
        </w:r>
        <w:r w:rsidR="002735C1">
          <w:rPr>
            <w:noProof/>
            <w:webHidden/>
          </w:rPr>
          <w:fldChar w:fldCharType="begin"/>
        </w:r>
        <w:r w:rsidR="002735C1">
          <w:rPr>
            <w:noProof/>
            <w:webHidden/>
          </w:rPr>
          <w:instrText xml:space="preserve"> PAGEREF _Toc450562190 \h </w:instrText>
        </w:r>
        <w:r w:rsidR="002735C1">
          <w:rPr>
            <w:noProof/>
            <w:webHidden/>
          </w:rPr>
        </w:r>
        <w:r w:rsidR="002735C1">
          <w:rPr>
            <w:noProof/>
            <w:webHidden/>
          </w:rPr>
          <w:fldChar w:fldCharType="separate"/>
        </w:r>
        <w:r w:rsidR="002735C1">
          <w:rPr>
            <w:noProof/>
            <w:webHidden/>
          </w:rPr>
          <w:t>11</w:t>
        </w:r>
        <w:r w:rsidR="002735C1">
          <w:rPr>
            <w:noProof/>
            <w:webHidden/>
          </w:rPr>
          <w:fldChar w:fldCharType="end"/>
        </w:r>
      </w:hyperlink>
    </w:p>
    <w:p w14:paraId="587402AB" w14:textId="2E04F79A" w:rsidR="002735C1" w:rsidRDefault="001E0117">
      <w:pPr>
        <w:pStyle w:val="26"/>
        <w:rPr>
          <w:noProof/>
        </w:rPr>
      </w:pPr>
      <w:hyperlink w:anchor="_Toc450562191" w:history="1">
        <w:r w:rsidR="002735C1" w:rsidRPr="00DD5534">
          <w:rPr>
            <w:rStyle w:val="af"/>
            <w:noProof/>
          </w:rPr>
          <w:t xml:space="preserve">2.2 </w:t>
        </w:r>
        <w:r w:rsidR="002735C1" w:rsidRPr="00DD5534">
          <w:rPr>
            <w:rStyle w:val="af"/>
            <w:noProof/>
          </w:rPr>
          <w:t>相关工作</w:t>
        </w:r>
        <w:r w:rsidR="002735C1">
          <w:rPr>
            <w:noProof/>
            <w:webHidden/>
          </w:rPr>
          <w:tab/>
        </w:r>
        <w:r w:rsidR="002735C1">
          <w:rPr>
            <w:noProof/>
            <w:webHidden/>
          </w:rPr>
          <w:fldChar w:fldCharType="begin"/>
        </w:r>
        <w:r w:rsidR="002735C1">
          <w:rPr>
            <w:noProof/>
            <w:webHidden/>
          </w:rPr>
          <w:instrText xml:space="preserve"> PAGEREF _Toc450562191 \h </w:instrText>
        </w:r>
        <w:r w:rsidR="002735C1">
          <w:rPr>
            <w:noProof/>
            <w:webHidden/>
          </w:rPr>
        </w:r>
        <w:r w:rsidR="002735C1">
          <w:rPr>
            <w:noProof/>
            <w:webHidden/>
          </w:rPr>
          <w:fldChar w:fldCharType="separate"/>
        </w:r>
        <w:r w:rsidR="002735C1">
          <w:rPr>
            <w:noProof/>
            <w:webHidden/>
          </w:rPr>
          <w:t>12</w:t>
        </w:r>
        <w:r w:rsidR="002735C1">
          <w:rPr>
            <w:noProof/>
            <w:webHidden/>
          </w:rPr>
          <w:fldChar w:fldCharType="end"/>
        </w:r>
      </w:hyperlink>
    </w:p>
    <w:p w14:paraId="75974B43" w14:textId="61032010" w:rsidR="002735C1" w:rsidRDefault="001E0117">
      <w:pPr>
        <w:pStyle w:val="26"/>
        <w:rPr>
          <w:noProof/>
        </w:rPr>
      </w:pPr>
      <w:hyperlink w:anchor="_Toc450562192" w:history="1">
        <w:r w:rsidR="002735C1" w:rsidRPr="00DD5534">
          <w:rPr>
            <w:rStyle w:val="af"/>
            <w:rFonts w:ascii="Times New Roman" w:hAnsi="Times New Roman" w:cs="Times New Roman"/>
            <w:noProof/>
            <w:highlight w:val="lightGray"/>
          </w:rPr>
          <w:t>2.3</w:t>
        </w:r>
        <w:r w:rsidR="002735C1" w:rsidRPr="00DD5534">
          <w:rPr>
            <w:rStyle w:val="af"/>
            <w:rFonts w:ascii="Times New Roman" w:hAnsi="Times New Roman" w:cs="Times New Roman"/>
            <w:noProof/>
          </w:rPr>
          <w:t xml:space="preserve"> </w:t>
        </w:r>
        <w:r w:rsidR="002735C1" w:rsidRPr="00DD5534">
          <w:rPr>
            <w:rStyle w:val="af"/>
            <w:rFonts w:ascii="Times New Roman" w:hAnsi="Times New Roman" w:cs="Times New Roman"/>
            <w:noProof/>
          </w:rPr>
          <w:t>基于人工鱼群算法的</w:t>
        </w:r>
        <w:r w:rsidR="002735C1" w:rsidRPr="00DD5534">
          <w:rPr>
            <w:rStyle w:val="af"/>
            <w:rFonts w:ascii="Times New Roman" w:hAnsi="Times New Roman" w:cs="Times New Roman"/>
            <w:noProof/>
          </w:rPr>
          <w:t>YARN</w:t>
        </w:r>
        <w:r w:rsidR="002735C1" w:rsidRPr="00DD5534">
          <w:rPr>
            <w:rStyle w:val="af"/>
            <w:rFonts w:ascii="Times New Roman" w:hAnsi="Times New Roman" w:cs="Times New Roman"/>
            <w:noProof/>
          </w:rPr>
          <w:t>调度器实现细节</w:t>
        </w:r>
        <w:r w:rsidR="002735C1">
          <w:rPr>
            <w:noProof/>
            <w:webHidden/>
          </w:rPr>
          <w:tab/>
        </w:r>
        <w:r w:rsidR="002735C1">
          <w:rPr>
            <w:noProof/>
            <w:webHidden/>
          </w:rPr>
          <w:fldChar w:fldCharType="begin"/>
        </w:r>
        <w:r w:rsidR="002735C1">
          <w:rPr>
            <w:noProof/>
            <w:webHidden/>
          </w:rPr>
          <w:instrText xml:space="preserve"> PAGEREF _Toc450562192 \h </w:instrText>
        </w:r>
        <w:r w:rsidR="002735C1">
          <w:rPr>
            <w:noProof/>
            <w:webHidden/>
          </w:rPr>
        </w:r>
        <w:r w:rsidR="002735C1">
          <w:rPr>
            <w:noProof/>
            <w:webHidden/>
          </w:rPr>
          <w:fldChar w:fldCharType="separate"/>
        </w:r>
        <w:r w:rsidR="002735C1">
          <w:rPr>
            <w:noProof/>
            <w:webHidden/>
          </w:rPr>
          <w:t>12</w:t>
        </w:r>
        <w:r w:rsidR="002735C1">
          <w:rPr>
            <w:noProof/>
            <w:webHidden/>
          </w:rPr>
          <w:fldChar w:fldCharType="end"/>
        </w:r>
      </w:hyperlink>
    </w:p>
    <w:p w14:paraId="482F2DD2" w14:textId="0DC1B3F9" w:rsidR="002735C1" w:rsidRDefault="001E0117">
      <w:pPr>
        <w:pStyle w:val="32"/>
        <w:tabs>
          <w:tab w:val="right" w:leader="dot" w:pos="8296"/>
        </w:tabs>
        <w:ind w:left="840"/>
        <w:rPr>
          <w:noProof/>
        </w:rPr>
      </w:pPr>
      <w:hyperlink w:anchor="_Toc450562193" w:history="1">
        <w:r w:rsidR="002735C1" w:rsidRPr="00DD5534">
          <w:rPr>
            <w:rStyle w:val="af"/>
            <w:noProof/>
          </w:rPr>
          <w:t xml:space="preserve">2.3.1 </w:t>
        </w:r>
        <w:r w:rsidR="002735C1" w:rsidRPr="00DD5534">
          <w:rPr>
            <w:rStyle w:val="af"/>
            <w:noProof/>
          </w:rPr>
          <w:t>资源调度问题陈述</w:t>
        </w:r>
        <w:r w:rsidR="002735C1">
          <w:rPr>
            <w:noProof/>
            <w:webHidden/>
          </w:rPr>
          <w:tab/>
        </w:r>
        <w:r w:rsidR="002735C1">
          <w:rPr>
            <w:noProof/>
            <w:webHidden/>
          </w:rPr>
          <w:fldChar w:fldCharType="begin"/>
        </w:r>
        <w:r w:rsidR="002735C1">
          <w:rPr>
            <w:noProof/>
            <w:webHidden/>
          </w:rPr>
          <w:instrText xml:space="preserve"> PAGEREF _Toc450562193 \h </w:instrText>
        </w:r>
        <w:r w:rsidR="002735C1">
          <w:rPr>
            <w:noProof/>
            <w:webHidden/>
          </w:rPr>
        </w:r>
        <w:r w:rsidR="002735C1">
          <w:rPr>
            <w:noProof/>
            <w:webHidden/>
          </w:rPr>
          <w:fldChar w:fldCharType="separate"/>
        </w:r>
        <w:r w:rsidR="002735C1">
          <w:rPr>
            <w:noProof/>
            <w:webHidden/>
          </w:rPr>
          <w:t>12</w:t>
        </w:r>
        <w:r w:rsidR="002735C1">
          <w:rPr>
            <w:noProof/>
            <w:webHidden/>
          </w:rPr>
          <w:fldChar w:fldCharType="end"/>
        </w:r>
      </w:hyperlink>
    </w:p>
    <w:p w14:paraId="54FD9B18" w14:textId="4343ED6B" w:rsidR="002735C1" w:rsidRDefault="001E0117">
      <w:pPr>
        <w:pStyle w:val="32"/>
        <w:tabs>
          <w:tab w:val="right" w:leader="dot" w:pos="8296"/>
        </w:tabs>
        <w:ind w:left="840"/>
        <w:rPr>
          <w:noProof/>
        </w:rPr>
      </w:pPr>
      <w:hyperlink w:anchor="_Toc450562194" w:history="1">
        <w:r w:rsidR="002735C1" w:rsidRPr="00DD5534">
          <w:rPr>
            <w:rStyle w:val="af"/>
            <w:noProof/>
          </w:rPr>
          <w:t xml:space="preserve">2.3.2 </w:t>
        </w:r>
        <w:r w:rsidR="002735C1" w:rsidRPr="00DD5534">
          <w:rPr>
            <w:rStyle w:val="af"/>
            <w:noProof/>
          </w:rPr>
          <w:t>基于人工鱼群的资源调度器框架</w:t>
        </w:r>
        <w:r w:rsidR="002735C1">
          <w:rPr>
            <w:noProof/>
            <w:webHidden/>
          </w:rPr>
          <w:tab/>
        </w:r>
        <w:r w:rsidR="002735C1">
          <w:rPr>
            <w:noProof/>
            <w:webHidden/>
          </w:rPr>
          <w:fldChar w:fldCharType="begin"/>
        </w:r>
        <w:r w:rsidR="002735C1">
          <w:rPr>
            <w:noProof/>
            <w:webHidden/>
          </w:rPr>
          <w:instrText xml:space="preserve"> PAGEREF _Toc450562194 \h </w:instrText>
        </w:r>
        <w:r w:rsidR="002735C1">
          <w:rPr>
            <w:noProof/>
            <w:webHidden/>
          </w:rPr>
        </w:r>
        <w:r w:rsidR="002735C1">
          <w:rPr>
            <w:noProof/>
            <w:webHidden/>
          </w:rPr>
          <w:fldChar w:fldCharType="separate"/>
        </w:r>
        <w:r w:rsidR="002735C1">
          <w:rPr>
            <w:noProof/>
            <w:webHidden/>
          </w:rPr>
          <w:t>14</w:t>
        </w:r>
        <w:r w:rsidR="002735C1">
          <w:rPr>
            <w:noProof/>
            <w:webHidden/>
          </w:rPr>
          <w:fldChar w:fldCharType="end"/>
        </w:r>
      </w:hyperlink>
    </w:p>
    <w:p w14:paraId="2033BE57" w14:textId="09CD8C48" w:rsidR="002735C1" w:rsidRDefault="001E0117">
      <w:pPr>
        <w:pStyle w:val="32"/>
        <w:tabs>
          <w:tab w:val="right" w:leader="dot" w:pos="8296"/>
        </w:tabs>
        <w:ind w:left="840"/>
        <w:rPr>
          <w:noProof/>
        </w:rPr>
      </w:pPr>
      <w:hyperlink w:anchor="_Toc450562195" w:history="1">
        <w:r w:rsidR="002735C1" w:rsidRPr="00DD5534">
          <w:rPr>
            <w:rStyle w:val="af"/>
            <w:noProof/>
          </w:rPr>
          <w:t xml:space="preserve">2.3.3 </w:t>
        </w:r>
        <w:r w:rsidR="002735C1" w:rsidRPr="00DD5534">
          <w:rPr>
            <w:rStyle w:val="af"/>
            <w:noProof/>
          </w:rPr>
          <w:t>详细设计</w:t>
        </w:r>
        <w:r w:rsidR="002735C1">
          <w:rPr>
            <w:noProof/>
            <w:webHidden/>
          </w:rPr>
          <w:tab/>
        </w:r>
        <w:r w:rsidR="002735C1">
          <w:rPr>
            <w:noProof/>
            <w:webHidden/>
          </w:rPr>
          <w:fldChar w:fldCharType="begin"/>
        </w:r>
        <w:r w:rsidR="002735C1">
          <w:rPr>
            <w:noProof/>
            <w:webHidden/>
          </w:rPr>
          <w:instrText xml:space="preserve"> PAGEREF _Toc450562195 \h </w:instrText>
        </w:r>
        <w:r w:rsidR="002735C1">
          <w:rPr>
            <w:noProof/>
            <w:webHidden/>
          </w:rPr>
        </w:r>
        <w:r w:rsidR="002735C1">
          <w:rPr>
            <w:noProof/>
            <w:webHidden/>
          </w:rPr>
          <w:fldChar w:fldCharType="separate"/>
        </w:r>
        <w:r w:rsidR="002735C1">
          <w:rPr>
            <w:noProof/>
            <w:webHidden/>
          </w:rPr>
          <w:t>15</w:t>
        </w:r>
        <w:r w:rsidR="002735C1">
          <w:rPr>
            <w:noProof/>
            <w:webHidden/>
          </w:rPr>
          <w:fldChar w:fldCharType="end"/>
        </w:r>
      </w:hyperlink>
    </w:p>
    <w:p w14:paraId="7C19C22E" w14:textId="55C98FB9" w:rsidR="002735C1" w:rsidRDefault="001E0117">
      <w:pPr>
        <w:pStyle w:val="42"/>
        <w:tabs>
          <w:tab w:val="right" w:leader="dot" w:pos="8296"/>
        </w:tabs>
        <w:rPr>
          <w:noProof/>
        </w:rPr>
      </w:pPr>
      <w:hyperlink w:anchor="_Toc450562196" w:history="1">
        <w:r w:rsidR="002735C1" w:rsidRPr="00DD5534">
          <w:rPr>
            <w:rStyle w:val="af"/>
            <w:noProof/>
          </w:rPr>
          <w:t>2.3.3.1 Memory-based</w:t>
        </w:r>
        <w:r w:rsidR="002735C1" w:rsidRPr="00DD5534">
          <w:rPr>
            <w:rStyle w:val="af"/>
            <w:noProof/>
          </w:rPr>
          <w:t>目标函数设计</w:t>
        </w:r>
        <w:r w:rsidR="002735C1">
          <w:rPr>
            <w:noProof/>
            <w:webHidden/>
          </w:rPr>
          <w:tab/>
        </w:r>
        <w:r w:rsidR="002735C1">
          <w:rPr>
            <w:noProof/>
            <w:webHidden/>
          </w:rPr>
          <w:fldChar w:fldCharType="begin"/>
        </w:r>
        <w:r w:rsidR="002735C1">
          <w:rPr>
            <w:noProof/>
            <w:webHidden/>
          </w:rPr>
          <w:instrText xml:space="preserve"> PAGEREF _Toc450562196 \h </w:instrText>
        </w:r>
        <w:r w:rsidR="002735C1">
          <w:rPr>
            <w:noProof/>
            <w:webHidden/>
          </w:rPr>
        </w:r>
        <w:r w:rsidR="002735C1">
          <w:rPr>
            <w:noProof/>
            <w:webHidden/>
          </w:rPr>
          <w:fldChar w:fldCharType="separate"/>
        </w:r>
        <w:r w:rsidR="002735C1">
          <w:rPr>
            <w:noProof/>
            <w:webHidden/>
          </w:rPr>
          <w:t>15</w:t>
        </w:r>
        <w:r w:rsidR="002735C1">
          <w:rPr>
            <w:noProof/>
            <w:webHidden/>
          </w:rPr>
          <w:fldChar w:fldCharType="end"/>
        </w:r>
      </w:hyperlink>
    </w:p>
    <w:p w14:paraId="033B4FDB" w14:textId="58613851" w:rsidR="002735C1" w:rsidRDefault="001E0117">
      <w:pPr>
        <w:pStyle w:val="42"/>
        <w:tabs>
          <w:tab w:val="right" w:leader="dot" w:pos="8296"/>
        </w:tabs>
        <w:rPr>
          <w:noProof/>
        </w:rPr>
      </w:pPr>
      <w:hyperlink w:anchor="_Toc450562197" w:history="1">
        <w:r w:rsidR="002735C1" w:rsidRPr="00DD5534">
          <w:rPr>
            <w:rStyle w:val="af"/>
            <w:noProof/>
          </w:rPr>
          <w:t>2.3.3.2 Time-based</w:t>
        </w:r>
        <w:r w:rsidR="002735C1" w:rsidRPr="00DD5534">
          <w:rPr>
            <w:rStyle w:val="af"/>
            <w:noProof/>
          </w:rPr>
          <w:t>目标函数设计</w:t>
        </w:r>
        <w:r w:rsidR="002735C1">
          <w:rPr>
            <w:noProof/>
            <w:webHidden/>
          </w:rPr>
          <w:tab/>
        </w:r>
        <w:r w:rsidR="002735C1">
          <w:rPr>
            <w:noProof/>
            <w:webHidden/>
          </w:rPr>
          <w:fldChar w:fldCharType="begin"/>
        </w:r>
        <w:r w:rsidR="002735C1">
          <w:rPr>
            <w:noProof/>
            <w:webHidden/>
          </w:rPr>
          <w:instrText xml:space="preserve"> PAGEREF _Toc450562197 \h </w:instrText>
        </w:r>
        <w:r w:rsidR="002735C1">
          <w:rPr>
            <w:noProof/>
            <w:webHidden/>
          </w:rPr>
        </w:r>
        <w:r w:rsidR="002735C1">
          <w:rPr>
            <w:noProof/>
            <w:webHidden/>
          </w:rPr>
          <w:fldChar w:fldCharType="separate"/>
        </w:r>
        <w:r w:rsidR="002735C1">
          <w:rPr>
            <w:noProof/>
            <w:webHidden/>
          </w:rPr>
          <w:t>16</w:t>
        </w:r>
        <w:r w:rsidR="002735C1">
          <w:rPr>
            <w:noProof/>
            <w:webHidden/>
          </w:rPr>
          <w:fldChar w:fldCharType="end"/>
        </w:r>
      </w:hyperlink>
    </w:p>
    <w:p w14:paraId="157342D4" w14:textId="1C827693" w:rsidR="002735C1" w:rsidRDefault="001E0117">
      <w:pPr>
        <w:pStyle w:val="42"/>
        <w:tabs>
          <w:tab w:val="right" w:leader="dot" w:pos="8296"/>
        </w:tabs>
        <w:rPr>
          <w:noProof/>
        </w:rPr>
      </w:pPr>
      <w:hyperlink w:anchor="_Toc450562198" w:history="1">
        <w:r w:rsidR="002735C1" w:rsidRPr="00DD5534">
          <w:rPr>
            <w:rStyle w:val="af"/>
            <w:noProof/>
          </w:rPr>
          <w:t>2.3.3.3 AFSA</w:t>
        </w:r>
        <w:r w:rsidR="002735C1" w:rsidRPr="00DD5534">
          <w:rPr>
            <w:rStyle w:val="af"/>
            <w:noProof/>
          </w:rPr>
          <w:t>在调度器上的实现</w:t>
        </w:r>
        <w:r w:rsidR="002735C1">
          <w:rPr>
            <w:noProof/>
            <w:webHidden/>
          </w:rPr>
          <w:tab/>
        </w:r>
        <w:r w:rsidR="002735C1">
          <w:rPr>
            <w:noProof/>
            <w:webHidden/>
          </w:rPr>
          <w:fldChar w:fldCharType="begin"/>
        </w:r>
        <w:r w:rsidR="002735C1">
          <w:rPr>
            <w:noProof/>
            <w:webHidden/>
          </w:rPr>
          <w:instrText xml:space="preserve"> PAGEREF _Toc450562198 \h </w:instrText>
        </w:r>
        <w:r w:rsidR="002735C1">
          <w:rPr>
            <w:noProof/>
            <w:webHidden/>
          </w:rPr>
        </w:r>
        <w:r w:rsidR="002735C1">
          <w:rPr>
            <w:noProof/>
            <w:webHidden/>
          </w:rPr>
          <w:fldChar w:fldCharType="separate"/>
        </w:r>
        <w:r w:rsidR="002735C1">
          <w:rPr>
            <w:noProof/>
            <w:webHidden/>
          </w:rPr>
          <w:t>19</w:t>
        </w:r>
        <w:r w:rsidR="002735C1">
          <w:rPr>
            <w:noProof/>
            <w:webHidden/>
          </w:rPr>
          <w:fldChar w:fldCharType="end"/>
        </w:r>
      </w:hyperlink>
    </w:p>
    <w:p w14:paraId="01D77053" w14:textId="5DFD0A00" w:rsidR="002735C1" w:rsidRDefault="001E0117">
      <w:pPr>
        <w:pStyle w:val="26"/>
        <w:rPr>
          <w:noProof/>
        </w:rPr>
      </w:pPr>
      <w:hyperlink w:anchor="_Toc450562199" w:history="1">
        <w:r w:rsidR="002735C1" w:rsidRPr="00DD5534">
          <w:rPr>
            <w:rStyle w:val="af"/>
            <w:noProof/>
          </w:rPr>
          <w:t xml:space="preserve">2.4 </w:t>
        </w:r>
        <w:r w:rsidR="002735C1" w:rsidRPr="00DD5534">
          <w:rPr>
            <w:rStyle w:val="af"/>
            <w:noProof/>
          </w:rPr>
          <w:t>实验环境和结果</w:t>
        </w:r>
        <w:r w:rsidR="002735C1">
          <w:rPr>
            <w:noProof/>
            <w:webHidden/>
          </w:rPr>
          <w:tab/>
        </w:r>
        <w:r w:rsidR="002735C1">
          <w:rPr>
            <w:noProof/>
            <w:webHidden/>
          </w:rPr>
          <w:fldChar w:fldCharType="begin"/>
        </w:r>
        <w:r w:rsidR="002735C1">
          <w:rPr>
            <w:noProof/>
            <w:webHidden/>
          </w:rPr>
          <w:instrText xml:space="preserve"> PAGEREF _Toc450562199 \h </w:instrText>
        </w:r>
        <w:r w:rsidR="002735C1">
          <w:rPr>
            <w:noProof/>
            <w:webHidden/>
          </w:rPr>
        </w:r>
        <w:r w:rsidR="002735C1">
          <w:rPr>
            <w:noProof/>
            <w:webHidden/>
          </w:rPr>
          <w:fldChar w:fldCharType="separate"/>
        </w:r>
        <w:r w:rsidR="002735C1">
          <w:rPr>
            <w:noProof/>
            <w:webHidden/>
          </w:rPr>
          <w:t>25</w:t>
        </w:r>
        <w:r w:rsidR="002735C1">
          <w:rPr>
            <w:noProof/>
            <w:webHidden/>
          </w:rPr>
          <w:fldChar w:fldCharType="end"/>
        </w:r>
      </w:hyperlink>
    </w:p>
    <w:p w14:paraId="40FCD833" w14:textId="6C3EB4B1" w:rsidR="002735C1" w:rsidRDefault="001E0117">
      <w:pPr>
        <w:pStyle w:val="42"/>
        <w:tabs>
          <w:tab w:val="right" w:leader="dot" w:pos="8296"/>
        </w:tabs>
        <w:rPr>
          <w:noProof/>
        </w:rPr>
      </w:pPr>
      <w:hyperlink w:anchor="_Toc450562200" w:history="1">
        <w:r w:rsidR="002735C1" w:rsidRPr="00DD5534">
          <w:rPr>
            <w:rStyle w:val="af"/>
            <w:noProof/>
          </w:rPr>
          <w:t xml:space="preserve">2.4.1 </w:t>
        </w:r>
        <w:r w:rsidR="002735C1" w:rsidRPr="00DD5534">
          <w:rPr>
            <w:rStyle w:val="af"/>
            <w:noProof/>
          </w:rPr>
          <w:t>实验配置</w:t>
        </w:r>
        <w:r w:rsidR="002735C1">
          <w:rPr>
            <w:noProof/>
            <w:webHidden/>
          </w:rPr>
          <w:tab/>
        </w:r>
        <w:r w:rsidR="002735C1">
          <w:rPr>
            <w:noProof/>
            <w:webHidden/>
          </w:rPr>
          <w:fldChar w:fldCharType="begin"/>
        </w:r>
        <w:r w:rsidR="002735C1">
          <w:rPr>
            <w:noProof/>
            <w:webHidden/>
          </w:rPr>
          <w:instrText xml:space="preserve"> PAGEREF _Toc450562200 \h </w:instrText>
        </w:r>
        <w:r w:rsidR="002735C1">
          <w:rPr>
            <w:noProof/>
            <w:webHidden/>
          </w:rPr>
        </w:r>
        <w:r w:rsidR="002735C1">
          <w:rPr>
            <w:noProof/>
            <w:webHidden/>
          </w:rPr>
          <w:fldChar w:fldCharType="separate"/>
        </w:r>
        <w:r w:rsidR="002735C1">
          <w:rPr>
            <w:noProof/>
            <w:webHidden/>
          </w:rPr>
          <w:t>26</w:t>
        </w:r>
        <w:r w:rsidR="002735C1">
          <w:rPr>
            <w:noProof/>
            <w:webHidden/>
          </w:rPr>
          <w:fldChar w:fldCharType="end"/>
        </w:r>
      </w:hyperlink>
    </w:p>
    <w:p w14:paraId="3EFEF146" w14:textId="6A99075E" w:rsidR="002735C1" w:rsidRDefault="001E0117">
      <w:pPr>
        <w:pStyle w:val="42"/>
        <w:tabs>
          <w:tab w:val="right" w:leader="dot" w:pos="8296"/>
        </w:tabs>
        <w:rPr>
          <w:noProof/>
        </w:rPr>
      </w:pPr>
      <w:hyperlink w:anchor="_Toc450562201" w:history="1">
        <w:r w:rsidR="002735C1" w:rsidRPr="00DD5534">
          <w:rPr>
            <w:rStyle w:val="af"/>
            <w:noProof/>
          </w:rPr>
          <w:t xml:space="preserve">2.4.2 </w:t>
        </w:r>
        <w:r w:rsidR="002735C1" w:rsidRPr="00DD5534">
          <w:rPr>
            <w:rStyle w:val="af"/>
            <w:noProof/>
          </w:rPr>
          <w:t>实验结果和分析</w:t>
        </w:r>
        <w:r w:rsidR="002735C1">
          <w:rPr>
            <w:noProof/>
            <w:webHidden/>
          </w:rPr>
          <w:tab/>
        </w:r>
        <w:r w:rsidR="002735C1">
          <w:rPr>
            <w:noProof/>
            <w:webHidden/>
          </w:rPr>
          <w:fldChar w:fldCharType="begin"/>
        </w:r>
        <w:r w:rsidR="002735C1">
          <w:rPr>
            <w:noProof/>
            <w:webHidden/>
          </w:rPr>
          <w:instrText xml:space="preserve"> PAGEREF _Toc450562201 \h </w:instrText>
        </w:r>
        <w:r w:rsidR="002735C1">
          <w:rPr>
            <w:noProof/>
            <w:webHidden/>
          </w:rPr>
        </w:r>
        <w:r w:rsidR="002735C1">
          <w:rPr>
            <w:noProof/>
            <w:webHidden/>
          </w:rPr>
          <w:fldChar w:fldCharType="separate"/>
        </w:r>
        <w:r w:rsidR="002735C1">
          <w:rPr>
            <w:noProof/>
            <w:webHidden/>
          </w:rPr>
          <w:t>26</w:t>
        </w:r>
        <w:r w:rsidR="002735C1">
          <w:rPr>
            <w:noProof/>
            <w:webHidden/>
          </w:rPr>
          <w:fldChar w:fldCharType="end"/>
        </w:r>
      </w:hyperlink>
    </w:p>
    <w:p w14:paraId="557AE59E" w14:textId="5EA669F1" w:rsidR="002735C1" w:rsidRDefault="001E0117">
      <w:pPr>
        <w:pStyle w:val="26"/>
        <w:rPr>
          <w:noProof/>
        </w:rPr>
      </w:pPr>
      <w:hyperlink w:anchor="_Toc450562202" w:history="1">
        <w:r w:rsidR="002735C1" w:rsidRPr="00DD5534">
          <w:rPr>
            <w:rStyle w:val="af"/>
            <w:rFonts w:ascii="Times New Roman" w:hAnsi="Times New Roman" w:cs="Times New Roman"/>
            <w:noProof/>
          </w:rPr>
          <w:t xml:space="preserve">2.5 </w:t>
        </w:r>
        <w:r w:rsidR="002735C1" w:rsidRPr="00DD5534">
          <w:rPr>
            <w:rStyle w:val="af"/>
            <w:rFonts w:ascii="Times New Roman" w:hAnsi="Times New Roman" w:cs="Times New Roman"/>
            <w:noProof/>
          </w:rPr>
          <w:t>本章小结</w:t>
        </w:r>
        <w:r w:rsidR="002735C1">
          <w:rPr>
            <w:noProof/>
            <w:webHidden/>
          </w:rPr>
          <w:tab/>
        </w:r>
        <w:r w:rsidR="002735C1">
          <w:rPr>
            <w:noProof/>
            <w:webHidden/>
          </w:rPr>
          <w:fldChar w:fldCharType="begin"/>
        </w:r>
        <w:r w:rsidR="002735C1">
          <w:rPr>
            <w:noProof/>
            <w:webHidden/>
          </w:rPr>
          <w:instrText xml:space="preserve"> PAGEREF _Toc450562202 \h </w:instrText>
        </w:r>
        <w:r w:rsidR="002735C1">
          <w:rPr>
            <w:noProof/>
            <w:webHidden/>
          </w:rPr>
        </w:r>
        <w:r w:rsidR="002735C1">
          <w:rPr>
            <w:noProof/>
            <w:webHidden/>
          </w:rPr>
          <w:fldChar w:fldCharType="separate"/>
        </w:r>
        <w:r w:rsidR="002735C1">
          <w:rPr>
            <w:noProof/>
            <w:webHidden/>
          </w:rPr>
          <w:t>29</w:t>
        </w:r>
        <w:r w:rsidR="002735C1">
          <w:rPr>
            <w:noProof/>
            <w:webHidden/>
          </w:rPr>
          <w:fldChar w:fldCharType="end"/>
        </w:r>
      </w:hyperlink>
    </w:p>
    <w:p w14:paraId="66C7BA69" w14:textId="48602497" w:rsidR="002735C1" w:rsidRDefault="001E0117">
      <w:pPr>
        <w:pStyle w:val="1c"/>
        <w:tabs>
          <w:tab w:val="left" w:pos="1260"/>
          <w:tab w:val="right" w:leader="dot" w:pos="8296"/>
        </w:tabs>
        <w:rPr>
          <w:noProof/>
        </w:rPr>
      </w:pPr>
      <w:hyperlink w:anchor="_Toc450562203" w:history="1">
        <w:r w:rsidR="002735C1" w:rsidRPr="00DD5534">
          <w:rPr>
            <w:rStyle w:val="af"/>
            <w:rFonts w:ascii="Times New Roman" w:eastAsia="宋体" w:hAnsi="Times New Roman" w:cs="Times New Roman"/>
            <w:noProof/>
          </w:rPr>
          <w:t>第三章</w:t>
        </w:r>
        <w:r w:rsidR="002735C1">
          <w:rPr>
            <w:noProof/>
          </w:rPr>
          <w:tab/>
        </w:r>
        <w:r w:rsidR="002735C1" w:rsidRPr="00DD5534">
          <w:rPr>
            <w:rStyle w:val="af"/>
            <w:rFonts w:ascii="Times New Roman" w:eastAsia="宋体" w:hAnsi="Times New Roman" w:cs="Times New Roman"/>
            <w:noProof/>
          </w:rPr>
          <w:t>基于</w:t>
        </w:r>
        <w:r w:rsidR="002735C1" w:rsidRPr="00DD5534">
          <w:rPr>
            <w:rStyle w:val="af"/>
            <w:rFonts w:ascii="Times New Roman" w:eastAsia="宋体" w:hAnsi="Times New Roman" w:cs="Times New Roman"/>
            <w:noProof/>
          </w:rPr>
          <w:t>RDMA</w:t>
        </w:r>
        <w:r w:rsidR="002735C1" w:rsidRPr="00DD5534">
          <w:rPr>
            <w:rStyle w:val="af"/>
            <w:rFonts w:ascii="Times New Roman" w:eastAsia="宋体" w:hAnsi="Times New Roman" w:cs="Times New Roman"/>
            <w:noProof/>
          </w:rPr>
          <w:t>的</w:t>
        </w:r>
        <w:r w:rsidR="002735C1" w:rsidRPr="00DD5534">
          <w:rPr>
            <w:rStyle w:val="af"/>
            <w:rFonts w:ascii="Times New Roman" w:eastAsia="宋体" w:hAnsi="Times New Roman" w:cs="Times New Roman"/>
            <w:noProof/>
          </w:rPr>
          <w:t>Shuffle</w:t>
        </w:r>
        <w:r w:rsidR="002735C1" w:rsidRPr="00DD5534">
          <w:rPr>
            <w:rStyle w:val="af"/>
            <w:rFonts w:ascii="Times New Roman" w:eastAsia="宋体" w:hAnsi="Times New Roman" w:cs="Times New Roman"/>
            <w:noProof/>
          </w:rPr>
          <w:t>算法改进</w:t>
        </w:r>
        <w:r w:rsidR="002735C1">
          <w:rPr>
            <w:noProof/>
            <w:webHidden/>
          </w:rPr>
          <w:tab/>
        </w:r>
        <w:r w:rsidR="002735C1">
          <w:rPr>
            <w:noProof/>
            <w:webHidden/>
          </w:rPr>
          <w:fldChar w:fldCharType="begin"/>
        </w:r>
        <w:r w:rsidR="002735C1">
          <w:rPr>
            <w:noProof/>
            <w:webHidden/>
          </w:rPr>
          <w:instrText xml:space="preserve"> PAGEREF _Toc450562203 \h </w:instrText>
        </w:r>
        <w:r w:rsidR="002735C1">
          <w:rPr>
            <w:noProof/>
            <w:webHidden/>
          </w:rPr>
        </w:r>
        <w:r w:rsidR="002735C1">
          <w:rPr>
            <w:noProof/>
            <w:webHidden/>
          </w:rPr>
          <w:fldChar w:fldCharType="separate"/>
        </w:r>
        <w:r w:rsidR="002735C1">
          <w:rPr>
            <w:noProof/>
            <w:webHidden/>
          </w:rPr>
          <w:t>31</w:t>
        </w:r>
        <w:r w:rsidR="002735C1">
          <w:rPr>
            <w:noProof/>
            <w:webHidden/>
          </w:rPr>
          <w:fldChar w:fldCharType="end"/>
        </w:r>
      </w:hyperlink>
    </w:p>
    <w:p w14:paraId="17472A16" w14:textId="630C4D4B" w:rsidR="002735C1" w:rsidRDefault="001E0117">
      <w:pPr>
        <w:pStyle w:val="26"/>
        <w:rPr>
          <w:noProof/>
        </w:rPr>
      </w:pPr>
      <w:hyperlink w:anchor="_Toc450562204" w:history="1">
        <w:r w:rsidR="002735C1" w:rsidRPr="00DD5534">
          <w:rPr>
            <w:rStyle w:val="af"/>
            <w:noProof/>
          </w:rPr>
          <w:t>3.1 Shuffle</w:t>
        </w:r>
        <w:r w:rsidR="002735C1" w:rsidRPr="00DD5534">
          <w:rPr>
            <w:rStyle w:val="af"/>
            <w:noProof/>
          </w:rPr>
          <w:t>概述</w:t>
        </w:r>
        <w:r w:rsidR="002735C1">
          <w:rPr>
            <w:noProof/>
            <w:webHidden/>
          </w:rPr>
          <w:tab/>
        </w:r>
        <w:r w:rsidR="002735C1">
          <w:rPr>
            <w:noProof/>
            <w:webHidden/>
          </w:rPr>
          <w:fldChar w:fldCharType="begin"/>
        </w:r>
        <w:r w:rsidR="002735C1">
          <w:rPr>
            <w:noProof/>
            <w:webHidden/>
          </w:rPr>
          <w:instrText xml:space="preserve"> PAGEREF _Toc450562204 \h </w:instrText>
        </w:r>
        <w:r w:rsidR="002735C1">
          <w:rPr>
            <w:noProof/>
            <w:webHidden/>
          </w:rPr>
        </w:r>
        <w:r w:rsidR="002735C1">
          <w:rPr>
            <w:noProof/>
            <w:webHidden/>
          </w:rPr>
          <w:fldChar w:fldCharType="separate"/>
        </w:r>
        <w:r w:rsidR="002735C1">
          <w:rPr>
            <w:noProof/>
            <w:webHidden/>
          </w:rPr>
          <w:t>31</w:t>
        </w:r>
        <w:r w:rsidR="002735C1">
          <w:rPr>
            <w:noProof/>
            <w:webHidden/>
          </w:rPr>
          <w:fldChar w:fldCharType="end"/>
        </w:r>
      </w:hyperlink>
    </w:p>
    <w:p w14:paraId="20263C9A" w14:textId="56E09DF1" w:rsidR="002735C1" w:rsidRDefault="001E0117">
      <w:pPr>
        <w:pStyle w:val="26"/>
        <w:rPr>
          <w:noProof/>
        </w:rPr>
      </w:pPr>
      <w:hyperlink w:anchor="_Toc450562205" w:history="1">
        <w:r w:rsidR="002735C1" w:rsidRPr="00DD5534">
          <w:rPr>
            <w:rStyle w:val="af"/>
            <w:noProof/>
          </w:rPr>
          <w:t>3.2</w:t>
        </w:r>
        <w:r w:rsidR="002735C1" w:rsidRPr="00DD5534">
          <w:rPr>
            <w:rStyle w:val="af"/>
            <w:noProof/>
          </w:rPr>
          <w:t>相关工作</w:t>
        </w:r>
        <w:r w:rsidR="002735C1">
          <w:rPr>
            <w:noProof/>
            <w:webHidden/>
          </w:rPr>
          <w:tab/>
        </w:r>
        <w:r w:rsidR="002735C1">
          <w:rPr>
            <w:noProof/>
            <w:webHidden/>
          </w:rPr>
          <w:fldChar w:fldCharType="begin"/>
        </w:r>
        <w:r w:rsidR="002735C1">
          <w:rPr>
            <w:noProof/>
            <w:webHidden/>
          </w:rPr>
          <w:instrText xml:space="preserve"> PAGEREF _Toc450562205 \h </w:instrText>
        </w:r>
        <w:r w:rsidR="002735C1">
          <w:rPr>
            <w:noProof/>
            <w:webHidden/>
          </w:rPr>
        </w:r>
        <w:r w:rsidR="002735C1">
          <w:rPr>
            <w:noProof/>
            <w:webHidden/>
          </w:rPr>
          <w:fldChar w:fldCharType="separate"/>
        </w:r>
        <w:r w:rsidR="002735C1">
          <w:rPr>
            <w:noProof/>
            <w:webHidden/>
          </w:rPr>
          <w:t>34</w:t>
        </w:r>
        <w:r w:rsidR="002735C1">
          <w:rPr>
            <w:noProof/>
            <w:webHidden/>
          </w:rPr>
          <w:fldChar w:fldCharType="end"/>
        </w:r>
      </w:hyperlink>
    </w:p>
    <w:p w14:paraId="75EF92AB" w14:textId="6FD656D9" w:rsidR="002735C1" w:rsidRDefault="001E0117">
      <w:pPr>
        <w:pStyle w:val="26"/>
        <w:rPr>
          <w:noProof/>
        </w:rPr>
      </w:pPr>
      <w:hyperlink w:anchor="_Toc450562206" w:history="1">
        <w:r w:rsidR="002735C1" w:rsidRPr="00DD5534">
          <w:rPr>
            <w:rStyle w:val="af"/>
            <w:noProof/>
          </w:rPr>
          <w:t>3.3 RDMA</w:t>
        </w:r>
        <w:r w:rsidR="002735C1" w:rsidRPr="00DD5534">
          <w:rPr>
            <w:rStyle w:val="af"/>
            <w:noProof/>
          </w:rPr>
          <w:t>简介</w:t>
        </w:r>
        <w:r w:rsidR="002735C1">
          <w:rPr>
            <w:noProof/>
            <w:webHidden/>
          </w:rPr>
          <w:tab/>
        </w:r>
        <w:r w:rsidR="002735C1">
          <w:rPr>
            <w:noProof/>
            <w:webHidden/>
          </w:rPr>
          <w:fldChar w:fldCharType="begin"/>
        </w:r>
        <w:r w:rsidR="002735C1">
          <w:rPr>
            <w:noProof/>
            <w:webHidden/>
          </w:rPr>
          <w:instrText xml:space="preserve"> PAGEREF _Toc450562206 \h </w:instrText>
        </w:r>
        <w:r w:rsidR="002735C1">
          <w:rPr>
            <w:noProof/>
            <w:webHidden/>
          </w:rPr>
        </w:r>
        <w:r w:rsidR="002735C1">
          <w:rPr>
            <w:noProof/>
            <w:webHidden/>
          </w:rPr>
          <w:fldChar w:fldCharType="separate"/>
        </w:r>
        <w:r w:rsidR="002735C1">
          <w:rPr>
            <w:noProof/>
            <w:webHidden/>
          </w:rPr>
          <w:t>34</w:t>
        </w:r>
        <w:r w:rsidR="002735C1">
          <w:rPr>
            <w:noProof/>
            <w:webHidden/>
          </w:rPr>
          <w:fldChar w:fldCharType="end"/>
        </w:r>
      </w:hyperlink>
    </w:p>
    <w:p w14:paraId="02DAA934" w14:textId="71BB88EC" w:rsidR="002735C1" w:rsidRDefault="001E0117">
      <w:pPr>
        <w:pStyle w:val="26"/>
        <w:rPr>
          <w:noProof/>
        </w:rPr>
      </w:pPr>
      <w:hyperlink w:anchor="_Toc450562207" w:history="1">
        <w:r w:rsidR="002735C1" w:rsidRPr="00DD5534">
          <w:rPr>
            <w:rStyle w:val="af"/>
            <w:rFonts w:ascii="Times New Roman" w:hAnsi="Times New Roman" w:cs="Times New Roman"/>
            <w:noProof/>
          </w:rPr>
          <w:t>3.4 Shuffle</w:t>
        </w:r>
        <w:r w:rsidR="002735C1" w:rsidRPr="00DD5534">
          <w:rPr>
            <w:rStyle w:val="af"/>
            <w:rFonts w:ascii="Times New Roman" w:hAnsi="Times New Roman" w:cs="Times New Roman"/>
            <w:noProof/>
          </w:rPr>
          <w:t>改进</w:t>
        </w:r>
        <w:r w:rsidR="002735C1">
          <w:rPr>
            <w:noProof/>
            <w:webHidden/>
          </w:rPr>
          <w:tab/>
        </w:r>
        <w:r w:rsidR="002735C1">
          <w:rPr>
            <w:noProof/>
            <w:webHidden/>
          </w:rPr>
          <w:fldChar w:fldCharType="begin"/>
        </w:r>
        <w:r w:rsidR="002735C1">
          <w:rPr>
            <w:noProof/>
            <w:webHidden/>
          </w:rPr>
          <w:instrText xml:space="preserve"> PAGEREF _Toc450562207 \h </w:instrText>
        </w:r>
        <w:r w:rsidR="002735C1">
          <w:rPr>
            <w:noProof/>
            <w:webHidden/>
          </w:rPr>
        </w:r>
        <w:r w:rsidR="002735C1">
          <w:rPr>
            <w:noProof/>
            <w:webHidden/>
          </w:rPr>
          <w:fldChar w:fldCharType="separate"/>
        </w:r>
        <w:r w:rsidR="002735C1">
          <w:rPr>
            <w:noProof/>
            <w:webHidden/>
          </w:rPr>
          <w:t>35</w:t>
        </w:r>
        <w:r w:rsidR="002735C1">
          <w:rPr>
            <w:noProof/>
            <w:webHidden/>
          </w:rPr>
          <w:fldChar w:fldCharType="end"/>
        </w:r>
      </w:hyperlink>
    </w:p>
    <w:p w14:paraId="1999E5C4" w14:textId="620DF04F" w:rsidR="002735C1" w:rsidRDefault="001E0117">
      <w:pPr>
        <w:pStyle w:val="32"/>
        <w:tabs>
          <w:tab w:val="right" w:leader="dot" w:pos="8296"/>
        </w:tabs>
        <w:ind w:left="840"/>
        <w:rPr>
          <w:noProof/>
        </w:rPr>
      </w:pPr>
      <w:hyperlink w:anchor="_Toc450562208" w:history="1">
        <w:r w:rsidR="002735C1" w:rsidRPr="00DD5534">
          <w:rPr>
            <w:rStyle w:val="af"/>
            <w:rFonts w:ascii="Times New Roman" w:eastAsiaTheme="majorEastAsia" w:hAnsi="Times New Roman" w:cs="Times New Roman"/>
            <w:noProof/>
          </w:rPr>
          <w:t>3.3.1 Shuffle</w:t>
        </w:r>
        <w:r w:rsidR="002735C1" w:rsidRPr="00DD5534">
          <w:rPr>
            <w:rStyle w:val="af"/>
            <w:rFonts w:ascii="Times New Roman" w:eastAsiaTheme="majorEastAsia" w:hAnsi="Times New Roman" w:cs="Times New Roman"/>
            <w:noProof/>
          </w:rPr>
          <w:t>设计</w:t>
        </w:r>
        <w:r w:rsidR="002735C1">
          <w:rPr>
            <w:noProof/>
            <w:webHidden/>
          </w:rPr>
          <w:tab/>
        </w:r>
        <w:r w:rsidR="002735C1">
          <w:rPr>
            <w:noProof/>
            <w:webHidden/>
          </w:rPr>
          <w:fldChar w:fldCharType="begin"/>
        </w:r>
        <w:r w:rsidR="002735C1">
          <w:rPr>
            <w:noProof/>
            <w:webHidden/>
          </w:rPr>
          <w:instrText xml:space="preserve"> PAGEREF _Toc450562208 \h </w:instrText>
        </w:r>
        <w:r w:rsidR="002735C1">
          <w:rPr>
            <w:noProof/>
            <w:webHidden/>
          </w:rPr>
        </w:r>
        <w:r w:rsidR="002735C1">
          <w:rPr>
            <w:noProof/>
            <w:webHidden/>
          </w:rPr>
          <w:fldChar w:fldCharType="separate"/>
        </w:r>
        <w:r w:rsidR="002735C1">
          <w:rPr>
            <w:noProof/>
            <w:webHidden/>
          </w:rPr>
          <w:t>36</w:t>
        </w:r>
        <w:r w:rsidR="002735C1">
          <w:rPr>
            <w:noProof/>
            <w:webHidden/>
          </w:rPr>
          <w:fldChar w:fldCharType="end"/>
        </w:r>
      </w:hyperlink>
    </w:p>
    <w:p w14:paraId="40105AAF" w14:textId="760CEC46" w:rsidR="002735C1" w:rsidRDefault="001E0117">
      <w:pPr>
        <w:pStyle w:val="32"/>
        <w:tabs>
          <w:tab w:val="right" w:leader="dot" w:pos="8296"/>
        </w:tabs>
        <w:ind w:left="840"/>
        <w:rPr>
          <w:noProof/>
        </w:rPr>
      </w:pPr>
      <w:hyperlink w:anchor="_Toc450562209" w:history="1">
        <w:r w:rsidR="002735C1" w:rsidRPr="00DD5534">
          <w:rPr>
            <w:rStyle w:val="af"/>
            <w:rFonts w:ascii="Times New Roman" w:eastAsiaTheme="majorEastAsia" w:hAnsi="Times New Roman" w:cs="Times New Roman"/>
            <w:noProof/>
          </w:rPr>
          <w:t>3.3.2 Shuffle</w:t>
        </w:r>
        <w:r w:rsidR="002735C1" w:rsidRPr="00DD5534">
          <w:rPr>
            <w:rStyle w:val="af"/>
            <w:rFonts w:ascii="Times New Roman" w:eastAsiaTheme="majorEastAsia" w:hAnsi="Times New Roman" w:cs="Times New Roman"/>
            <w:noProof/>
          </w:rPr>
          <w:t>实现</w:t>
        </w:r>
        <w:r w:rsidR="002735C1">
          <w:rPr>
            <w:noProof/>
            <w:webHidden/>
          </w:rPr>
          <w:tab/>
        </w:r>
        <w:r w:rsidR="002735C1">
          <w:rPr>
            <w:noProof/>
            <w:webHidden/>
          </w:rPr>
          <w:fldChar w:fldCharType="begin"/>
        </w:r>
        <w:r w:rsidR="002735C1">
          <w:rPr>
            <w:noProof/>
            <w:webHidden/>
          </w:rPr>
          <w:instrText xml:space="preserve"> PAGEREF _Toc450562209 \h </w:instrText>
        </w:r>
        <w:r w:rsidR="002735C1">
          <w:rPr>
            <w:noProof/>
            <w:webHidden/>
          </w:rPr>
        </w:r>
        <w:r w:rsidR="002735C1">
          <w:rPr>
            <w:noProof/>
            <w:webHidden/>
          </w:rPr>
          <w:fldChar w:fldCharType="separate"/>
        </w:r>
        <w:r w:rsidR="002735C1">
          <w:rPr>
            <w:noProof/>
            <w:webHidden/>
          </w:rPr>
          <w:t>38</w:t>
        </w:r>
        <w:r w:rsidR="002735C1">
          <w:rPr>
            <w:noProof/>
            <w:webHidden/>
          </w:rPr>
          <w:fldChar w:fldCharType="end"/>
        </w:r>
      </w:hyperlink>
    </w:p>
    <w:p w14:paraId="4E73CB2F" w14:textId="3C46BCEA" w:rsidR="002735C1" w:rsidRDefault="001E0117">
      <w:pPr>
        <w:pStyle w:val="26"/>
        <w:rPr>
          <w:noProof/>
        </w:rPr>
      </w:pPr>
      <w:hyperlink w:anchor="_Toc450562210" w:history="1">
        <w:r w:rsidR="002735C1" w:rsidRPr="00DD5534">
          <w:rPr>
            <w:rStyle w:val="af"/>
            <w:rFonts w:ascii="Times New Roman" w:hAnsi="Times New Roman" w:cs="Times New Roman"/>
            <w:noProof/>
          </w:rPr>
          <w:t xml:space="preserve">3.4 </w:t>
        </w:r>
        <w:r w:rsidR="002735C1" w:rsidRPr="00DD5534">
          <w:rPr>
            <w:rStyle w:val="af"/>
            <w:rFonts w:ascii="Times New Roman" w:hAnsi="Times New Roman" w:cs="Times New Roman"/>
            <w:noProof/>
          </w:rPr>
          <w:t>实验结果与分析</w:t>
        </w:r>
        <w:r w:rsidR="002735C1">
          <w:rPr>
            <w:noProof/>
            <w:webHidden/>
          </w:rPr>
          <w:tab/>
        </w:r>
        <w:r w:rsidR="002735C1">
          <w:rPr>
            <w:noProof/>
            <w:webHidden/>
          </w:rPr>
          <w:fldChar w:fldCharType="begin"/>
        </w:r>
        <w:r w:rsidR="002735C1">
          <w:rPr>
            <w:noProof/>
            <w:webHidden/>
          </w:rPr>
          <w:instrText xml:space="preserve"> PAGEREF _Toc450562210 \h </w:instrText>
        </w:r>
        <w:r w:rsidR="002735C1">
          <w:rPr>
            <w:noProof/>
            <w:webHidden/>
          </w:rPr>
        </w:r>
        <w:r w:rsidR="002735C1">
          <w:rPr>
            <w:noProof/>
            <w:webHidden/>
          </w:rPr>
          <w:fldChar w:fldCharType="separate"/>
        </w:r>
        <w:r w:rsidR="002735C1">
          <w:rPr>
            <w:noProof/>
            <w:webHidden/>
          </w:rPr>
          <w:t>39</w:t>
        </w:r>
        <w:r w:rsidR="002735C1">
          <w:rPr>
            <w:noProof/>
            <w:webHidden/>
          </w:rPr>
          <w:fldChar w:fldCharType="end"/>
        </w:r>
      </w:hyperlink>
    </w:p>
    <w:p w14:paraId="4B469B39" w14:textId="6756A3A2" w:rsidR="002735C1" w:rsidRDefault="001E0117">
      <w:pPr>
        <w:pStyle w:val="26"/>
        <w:rPr>
          <w:noProof/>
        </w:rPr>
      </w:pPr>
      <w:hyperlink w:anchor="_Toc450562211" w:history="1">
        <w:r w:rsidR="002735C1" w:rsidRPr="00DD5534">
          <w:rPr>
            <w:rStyle w:val="af"/>
            <w:rFonts w:ascii="Times New Roman" w:hAnsi="Times New Roman" w:cs="Times New Roman"/>
            <w:noProof/>
          </w:rPr>
          <w:t xml:space="preserve">3.5 </w:t>
        </w:r>
        <w:r w:rsidR="002735C1" w:rsidRPr="00DD5534">
          <w:rPr>
            <w:rStyle w:val="af"/>
            <w:rFonts w:ascii="Times New Roman" w:hAnsi="Times New Roman" w:cs="Times New Roman"/>
            <w:noProof/>
          </w:rPr>
          <w:t>本章小结</w:t>
        </w:r>
        <w:r w:rsidR="002735C1">
          <w:rPr>
            <w:noProof/>
            <w:webHidden/>
          </w:rPr>
          <w:tab/>
        </w:r>
        <w:r w:rsidR="002735C1">
          <w:rPr>
            <w:noProof/>
            <w:webHidden/>
          </w:rPr>
          <w:fldChar w:fldCharType="begin"/>
        </w:r>
        <w:r w:rsidR="002735C1">
          <w:rPr>
            <w:noProof/>
            <w:webHidden/>
          </w:rPr>
          <w:instrText xml:space="preserve"> PAGEREF _Toc450562211 \h </w:instrText>
        </w:r>
        <w:r w:rsidR="002735C1">
          <w:rPr>
            <w:noProof/>
            <w:webHidden/>
          </w:rPr>
        </w:r>
        <w:r w:rsidR="002735C1">
          <w:rPr>
            <w:noProof/>
            <w:webHidden/>
          </w:rPr>
          <w:fldChar w:fldCharType="separate"/>
        </w:r>
        <w:r w:rsidR="002735C1">
          <w:rPr>
            <w:noProof/>
            <w:webHidden/>
          </w:rPr>
          <w:t>42</w:t>
        </w:r>
        <w:r w:rsidR="002735C1">
          <w:rPr>
            <w:noProof/>
            <w:webHidden/>
          </w:rPr>
          <w:fldChar w:fldCharType="end"/>
        </w:r>
      </w:hyperlink>
    </w:p>
    <w:p w14:paraId="6EBDA8AE" w14:textId="33F43994" w:rsidR="002735C1" w:rsidRDefault="001E0117">
      <w:pPr>
        <w:pStyle w:val="1c"/>
        <w:tabs>
          <w:tab w:val="left" w:pos="1260"/>
          <w:tab w:val="right" w:leader="dot" w:pos="8296"/>
        </w:tabs>
        <w:rPr>
          <w:noProof/>
        </w:rPr>
      </w:pPr>
      <w:hyperlink w:anchor="_Toc450562212" w:history="1">
        <w:r w:rsidR="002735C1" w:rsidRPr="00DD5534">
          <w:rPr>
            <w:rStyle w:val="af"/>
            <w:rFonts w:ascii="Times New Roman" w:eastAsia="宋体" w:hAnsi="Times New Roman" w:cs="Times New Roman"/>
            <w:noProof/>
          </w:rPr>
          <w:t>第四章</w:t>
        </w:r>
        <w:r w:rsidR="002735C1">
          <w:rPr>
            <w:noProof/>
          </w:rPr>
          <w:tab/>
        </w:r>
        <w:r w:rsidR="002735C1" w:rsidRPr="00DD5534">
          <w:rPr>
            <w:rStyle w:val="af"/>
            <w:rFonts w:ascii="Times New Roman" w:eastAsia="宋体" w:hAnsi="Times New Roman" w:cs="Times New Roman"/>
            <w:noProof/>
          </w:rPr>
          <w:t>基于改进的</w:t>
        </w:r>
        <w:r w:rsidR="002735C1" w:rsidRPr="00DD5534">
          <w:rPr>
            <w:rStyle w:val="af"/>
            <w:rFonts w:ascii="Times New Roman" w:eastAsia="宋体" w:hAnsi="Times New Roman" w:cs="Times New Roman"/>
            <w:noProof/>
          </w:rPr>
          <w:t>YARN</w:t>
        </w:r>
        <w:r w:rsidR="002735C1" w:rsidRPr="00DD5534">
          <w:rPr>
            <w:rStyle w:val="af"/>
            <w:rFonts w:ascii="Times New Roman" w:eastAsia="宋体" w:hAnsi="Times New Roman" w:cs="Times New Roman"/>
            <w:noProof/>
          </w:rPr>
          <w:t>平台的</w:t>
        </w:r>
        <w:r w:rsidR="002735C1" w:rsidRPr="00DD5534">
          <w:rPr>
            <w:rStyle w:val="af"/>
            <w:rFonts w:ascii="Times New Roman" w:eastAsia="宋体" w:hAnsi="Times New Roman" w:cs="Times New Roman"/>
            <w:noProof/>
          </w:rPr>
          <w:t>PKTM</w:t>
        </w:r>
        <w:r w:rsidR="002735C1" w:rsidRPr="00DD5534">
          <w:rPr>
            <w:rStyle w:val="af"/>
            <w:rFonts w:ascii="Times New Roman" w:eastAsia="宋体" w:hAnsi="Times New Roman" w:cs="Times New Roman"/>
            <w:noProof/>
          </w:rPr>
          <w:t>系统</w:t>
        </w:r>
        <w:r w:rsidR="002735C1">
          <w:rPr>
            <w:noProof/>
            <w:webHidden/>
          </w:rPr>
          <w:tab/>
        </w:r>
        <w:r w:rsidR="002735C1">
          <w:rPr>
            <w:noProof/>
            <w:webHidden/>
          </w:rPr>
          <w:fldChar w:fldCharType="begin"/>
        </w:r>
        <w:r w:rsidR="002735C1">
          <w:rPr>
            <w:noProof/>
            <w:webHidden/>
          </w:rPr>
          <w:instrText xml:space="preserve"> PAGEREF _Toc450562212 \h </w:instrText>
        </w:r>
        <w:r w:rsidR="002735C1">
          <w:rPr>
            <w:noProof/>
            <w:webHidden/>
          </w:rPr>
        </w:r>
        <w:r w:rsidR="002735C1">
          <w:rPr>
            <w:noProof/>
            <w:webHidden/>
          </w:rPr>
          <w:fldChar w:fldCharType="separate"/>
        </w:r>
        <w:r w:rsidR="002735C1">
          <w:rPr>
            <w:noProof/>
            <w:webHidden/>
          </w:rPr>
          <w:t>42</w:t>
        </w:r>
        <w:r w:rsidR="002735C1">
          <w:rPr>
            <w:noProof/>
            <w:webHidden/>
          </w:rPr>
          <w:fldChar w:fldCharType="end"/>
        </w:r>
      </w:hyperlink>
    </w:p>
    <w:p w14:paraId="7CFD0648" w14:textId="4AAEE41F" w:rsidR="002735C1" w:rsidRDefault="001E0117">
      <w:pPr>
        <w:pStyle w:val="26"/>
        <w:rPr>
          <w:noProof/>
        </w:rPr>
      </w:pPr>
      <w:hyperlink w:anchor="_Toc450562213" w:history="1">
        <w:r w:rsidR="002735C1" w:rsidRPr="00DD5534">
          <w:rPr>
            <w:rStyle w:val="af"/>
            <w:rFonts w:ascii="Times New Roman" w:eastAsia="宋体" w:hAnsi="Times New Roman" w:cs="Times New Roman"/>
            <w:noProof/>
          </w:rPr>
          <w:t>4.1</w:t>
        </w:r>
        <w:r w:rsidR="002735C1">
          <w:rPr>
            <w:noProof/>
          </w:rPr>
          <w:tab/>
        </w:r>
        <w:r w:rsidR="002735C1" w:rsidRPr="00DD5534">
          <w:rPr>
            <w:rStyle w:val="af"/>
            <w:rFonts w:ascii="Times New Roman" w:eastAsia="宋体" w:hAnsi="Times New Roman" w:cs="Times New Roman"/>
            <w:noProof/>
          </w:rPr>
          <w:t>PKTM</w:t>
        </w:r>
        <w:r w:rsidR="002735C1" w:rsidRPr="00DD5534">
          <w:rPr>
            <w:rStyle w:val="af"/>
            <w:rFonts w:ascii="Times New Roman" w:eastAsia="宋体" w:hAnsi="Times New Roman" w:cs="Times New Roman"/>
            <w:noProof/>
          </w:rPr>
          <w:t>介绍</w:t>
        </w:r>
        <w:r w:rsidR="002735C1">
          <w:rPr>
            <w:noProof/>
            <w:webHidden/>
          </w:rPr>
          <w:tab/>
        </w:r>
        <w:r w:rsidR="002735C1">
          <w:rPr>
            <w:noProof/>
            <w:webHidden/>
          </w:rPr>
          <w:fldChar w:fldCharType="begin"/>
        </w:r>
        <w:r w:rsidR="002735C1">
          <w:rPr>
            <w:noProof/>
            <w:webHidden/>
          </w:rPr>
          <w:instrText xml:space="preserve"> PAGEREF _Toc450562213 \h </w:instrText>
        </w:r>
        <w:r w:rsidR="002735C1">
          <w:rPr>
            <w:noProof/>
            <w:webHidden/>
          </w:rPr>
        </w:r>
        <w:r w:rsidR="002735C1">
          <w:rPr>
            <w:noProof/>
            <w:webHidden/>
          </w:rPr>
          <w:fldChar w:fldCharType="separate"/>
        </w:r>
        <w:r w:rsidR="002735C1">
          <w:rPr>
            <w:noProof/>
            <w:webHidden/>
          </w:rPr>
          <w:t>42</w:t>
        </w:r>
        <w:r w:rsidR="002735C1">
          <w:rPr>
            <w:noProof/>
            <w:webHidden/>
          </w:rPr>
          <w:fldChar w:fldCharType="end"/>
        </w:r>
      </w:hyperlink>
    </w:p>
    <w:p w14:paraId="11E6E7BA" w14:textId="655B5017" w:rsidR="002735C1" w:rsidRDefault="001E0117">
      <w:pPr>
        <w:pStyle w:val="26"/>
        <w:rPr>
          <w:noProof/>
        </w:rPr>
      </w:pPr>
      <w:hyperlink w:anchor="_Toc450562214" w:history="1">
        <w:r w:rsidR="002735C1" w:rsidRPr="00DD5534">
          <w:rPr>
            <w:rStyle w:val="af"/>
            <w:rFonts w:ascii="Times New Roman" w:hAnsi="Times New Roman" w:cs="Times New Roman"/>
            <w:noProof/>
          </w:rPr>
          <w:t>4.2 PKTM</w:t>
        </w:r>
        <w:r w:rsidR="002735C1" w:rsidRPr="00DD5534">
          <w:rPr>
            <w:rStyle w:val="af"/>
            <w:rFonts w:ascii="Times New Roman" w:hAnsi="Times New Roman" w:cs="Times New Roman"/>
            <w:noProof/>
          </w:rPr>
          <w:t>分布式算法改写</w:t>
        </w:r>
        <w:r w:rsidR="002735C1">
          <w:rPr>
            <w:noProof/>
            <w:webHidden/>
          </w:rPr>
          <w:tab/>
        </w:r>
        <w:r w:rsidR="002735C1">
          <w:rPr>
            <w:noProof/>
            <w:webHidden/>
          </w:rPr>
          <w:fldChar w:fldCharType="begin"/>
        </w:r>
        <w:r w:rsidR="002735C1">
          <w:rPr>
            <w:noProof/>
            <w:webHidden/>
          </w:rPr>
          <w:instrText xml:space="preserve"> PAGEREF _Toc450562214 \h </w:instrText>
        </w:r>
        <w:r w:rsidR="002735C1">
          <w:rPr>
            <w:noProof/>
            <w:webHidden/>
          </w:rPr>
        </w:r>
        <w:r w:rsidR="002735C1">
          <w:rPr>
            <w:noProof/>
            <w:webHidden/>
          </w:rPr>
          <w:fldChar w:fldCharType="separate"/>
        </w:r>
        <w:r w:rsidR="002735C1">
          <w:rPr>
            <w:noProof/>
            <w:webHidden/>
          </w:rPr>
          <w:t>43</w:t>
        </w:r>
        <w:r w:rsidR="002735C1">
          <w:rPr>
            <w:noProof/>
            <w:webHidden/>
          </w:rPr>
          <w:fldChar w:fldCharType="end"/>
        </w:r>
      </w:hyperlink>
    </w:p>
    <w:p w14:paraId="62548FE1" w14:textId="0F539EED" w:rsidR="002735C1" w:rsidRDefault="001E0117">
      <w:pPr>
        <w:pStyle w:val="32"/>
        <w:tabs>
          <w:tab w:val="right" w:leader="dot" w:pos="8296"/>
        </w:tabs>
        <w:ind w:left="840"/>
        <w:rPr>
          <w:noProof/>
        </w:rPr>
      </w:pPr>
      <w:hyperlink w:anchor="_Toc450562215" w:history="1">
        <w:r w:rsidR="002735C1" w:rsidRPr="00DD5534">
          <w:rPr>
            <w:rStyle w:val="af"/>
            <w:rFonts w:ascii="Times New Roman" w:eastAsiaTheme="majorEastAsia" w:hAnsi="Times New Roman" w:cs="Times New Roman"/>
            <w:noProof/>
          </w:rPr>
          <w:t>4.2.1 Hadoop</w:t>
        </w:r>
        <w:r w:rsidR="002735C1" w:rsidRPr="00DD5534">
          <w:rPr>
            <w:rStyle w:val="af"/>
            <w:rFonts w:ascii="Times New Roman" w:eastAsiaTheme="majorEastAsia" w:hAnsi="Times New Roman" w:cs="Times New Roman"/>
            <w:noProof/>
          </w:rPr>
          <w:t>上的</w:t>
        </w:r>
        <w:r w:rsidR="002735C1" w:rsidRPr="00DD5534">
          <w:rPr>
            <w:rStyle w:val="af"/>
            <w:rFonts w:ascii="Times New Roman" w:eastAsiaTheme="majorEastAsia" w:hAnsi="Times New Roman" w:cs="Times New Roman"/>
            <w:noProof/>
          </w:rPr>
          <w:t>Kirchhoff</w:t>
        </w:r>
        <w:r w:rsidR="002735C1" w:rsidRPr="00DD5534">
          <w:rPr>
            <w:rStyle w:val="af"/>
            <w:rFonts w:ascii="Times New Roman" w:eastAsiaTheme="majorEastAsia" w:hAnsi="Times New Roman" w:cs="Times New Roman"/>
            <w:noProof/>
          </w:rPr>
          <w:t>算法实现</w:t>
        </w:r>
        <w:r w:rsidR="002735C1">
          <w:rPr>
            <w:noProof/>
            <w:webHidden/>
          </w:rPr>
          <w:tab/>
        </w:r>
        <w:r w:rsidR="002735C1">
          <w:rPr>
            <w:noProof/>
            <w:webHidden/>
          </w:rPr>
          <w:fldChar w:fldCharType="begin"/>
        </w:r>
        <w:r w:rsidR="002735C1">
          <w:rPr>
            <w:noProof/>
            <w:webHidden/>
          </w:rPr>
          <w:instrText xml:space="preserve"> PAGEREF _Toc450562215 \h </w:instrText>
        </w:r>
        <w:r w:rsidR="002735C1">
          <w:rPr>
            <w:noProof/>
            <w:webHidden/>
          </w:rPr>
        </w:r>
        <w:r w:rsidR="002735C1">
          <w:rPr>
            <w:noProof/>
            <w:webHidden/>
          </w:rPr>
          <w:fldChar w:fldCharType="separate"/>
        </w:r>
        <w:r w:rsidR="002735C1">
          <w:rPr>
            <w:noProof/>
            <w:webHidden/>
          </w:rPr>
          <w:t>44</w:t>
        </w:r>
        <w:r w:rsidR="002735C1">
          <w:rPr>
            <w:noProof/>
            <w:webHidden/>
          </w:rPr>
          <w:fldChar w:fldCharType="end"/>
        </w:r>
      </w:hyperlink>
    </w:p>
    <w:p w14:paraId="61208540" w14:textId="4C6287F3" w:rsidR="002735C1" w:rsidRDefault="001E0117">
      <w:pPr>
        <w:pStyle w:val="32"/>
        <w:tabs>
          <w:tab w:val="right" w:leader="dot" w:pos="8296"/>
        </w:tabs>
        <w:ind w:left="840"/>
        <w:rPr>
          <w:noProof/>
        </w:rPr>
      </w:pPr>
      <w:hyperlink w:anchor="_Toc450562216" w:history="1">
        <w:r w:rsidR="002735C1" w:rsidRPr="00DD5534">
          <w:rPr>
            <w:rStyle w:val="af"/>
            <w:rFonts w:ascii="Times New Roman" w:eastAsiaTheme="majorEastAsia" w:hAnsi="Times New Roman" w:cs="Times New Roman"/>
            <w:noProof/>
          </w:rPr>
          <w:t>4.2.2 Spark</w:t>
        </w:r>
        <w:r w:rsidR="002735C1" w:rsidRPr="00DD5534">
          <w:rPr>
            <w:rStyle w:val="af"/>
            <w:rFonts w:ascii="Times New Roman" w:eastAsiaTheme="majorEastAsia" w:hAnsi="Times New Roman" w:cs="Times New Roman"/>
            <w:noProof/>
          </w:rPr>
          <w:t>上的</w:t>
        </w:r>
        <w:r w:rsidR="002735C1" w:rsidRPr="00DD5534">
          <w:rPr>
            <w:rStyle w:val="af"/>
            <w:rFonts w:ascii="Times New Roman" w:eastAsiaTheme="majorEastAsia" w:hAnsi="Times New Roman" w:cs="Times New Roman"/>
            <w:noProof/>
          </w:rPr>
          <w:t>Kirchhoff</w:t>
        </w:r>
        <w:r w:rsidR="002735C1" w:rsidRPr="00DD5534">
          <w:rPr>
            <w:rStyle w:val="af"/>
            <w:rFonts w:ascii="Times New Roman" w:eastAsiaTheme="majorEastAsia" w:hAnsi="Times New Roman" w:cs="Times New Roman"/>
            <w:noProof/>
          </w:rPr>
          <w:t>算法实现</w:t>
        </w:r>
        <w:r w:rsidR="002735C1">
          <w:rPr>
            <w:noProof/>
            <w:webHidden/>
          </w:rPr>
          <w:tab/>
        </w:r>
        <w:r w:rsidR="002735C1">
          <w:rPr>
            <w:noProof/>
            <w:webHidden/>
          </w:rPr>
          <w:fldChar w:fldCharType="begin"/>
        </w:r>
        <w:r w:rsidR="002735C1">
          <w:rPr>
            <w:noProof/>
            <w:webHidden/>
          </w:rPr>
          <w:instrText xml:space="preserve"> PAGEREF _Toc450562216 \h </w:instrText>
        </w:r>
        <w:r w:rsidR="002735C1">
          <w:rPr>
            <w:noProof/>
            <w:webHidden/>
          </w:rPr>
        </w:r>
        <w:r w:rsidR="002735C1">
          <w:rPr>
            <w:noProof/>
            <w:webHidden/>
          </w:rPr>
          <w:fldChar w:fldCharType="separate"/>
        </w:r>
        <w:r w:rsidR="002735C1">
          <w:rPr>
            <w:noProof/>
            <w:webHidden/>
          </w:rPr>
          <w:t>46</w:t>
        </w:r>
        <w:r w:rsidR="002735C1">
          <w:rPr>
            <w:noProof/>
            <w:webHidden/>
          </w:rPr>
          <w:fldChar w:fldCharType="end"/>
        </w:r>
      </w:hyperlink>
    </w:p>
    <w:p w14:paraId="37A4D246" w14:textId="3DBF706E" w:rsidR="002735C1" w:rsidRDefault="001E0117">
      <w:pPr>
        <w:pStyle w:val="26"/>
        <w:rPr>
          <w:noProof/>
        </w:rPr>
      </w:pPr>
      <w:hyperlink w:anchor="_Toc450562217" w:history="1">
        <w:r w:rsidR="002735C1" w:rsidRPr="00DD5534">
          <w:rPr>
            <w:rStyle w:val="af"/>
            <w:rFonts w:ascii="Times New Roman" w:hAnsi="Times New Roman" w:cs="Times New Roman"/>
            <w:noProof/>
          </w:rPr>
          <w:t xml:space="preserve">4.3 </w:t>
        </w:r>
        <w:r w:rsidR="002735C1" w:rsidRPr="00DD5534">
          <w:rPr>
            <w:rStyle w:val="af"/>
            <w:rFonts w:ascii="Times New Roman" w:hAnsi="Times New Roman" w:cs="Times New Roman"/>
            <w:noProof/>
          </w:rPr>
          <w:t>实验结果</w:t>
        </w:r>
        <w:r w:rsidR="002735C1">
          <w:rPr>
            <w:noProof/>
            <w:webHidden/>
          </w:rPr>
          <w:tab/>
        </w:r>
        <w:r w:rsidR="002735C1">
          <w:rPr>
            <w:noProof/>
            <w:webHidden/>
          </w:rPr>
          <w:fldChar w:fldCharType="begin"/>
        </w:r>
        <w:r w:rsidR="002735C1">
          <w:rPr>
            <w:noProof/>
            <w:webHidden/>
          </w:rPr>
          <w:instrText xml:space="preserve"> PAGEREF _Toc450562217 \h </w:instrText>
        </w:r>
        <w:r w:rsidR="002735C1">
          <w:rPr>
            <w:noProof/>
            <w:webHidden/>
          </w:rPr>
        </w:r>
        <w:r w:rsidR="002735C1">
          <w:rPr>
            <w:noProof/>
            <w:webHidden/>
          </w:rPr>
          <w:fldChar w:fldCharType="separate"/>
        </w:r>
        <w:r w:rsidR="002735C1">
          <w:rPr>
            <w:noProof/>
            <w:webHidden/>
          </w:rPr>
          <w:t>49</w:t>
        </w:r>
        <w:r w:rsidR="002735C1">
          <w:rPr>
            <w:noProof/>
            <w:webHidden/>
          </w:rPr>
          <w:fldChar w:fldCharType="end"/>
        </w:r>
      </w:hyperlink>
    </w:p>
    <w:p w14:paraId="4923A218" w14:textId="30FA54F0" w:rsidR="002735C1" w:rsidRDefault="001E0117">
      <w:pPr>
        <w:pStyle w:val="32"/>
        <w:tabs>
          <w:tab w:val="right" w:leader="dot" w:pos="8296"/>
        </w:tabs>
        <w:ind w:left="840"/>
        <w:rPr>
          <w:noProof/>
        </w:rPr>
      </w:pPr>
      <w:hyperlink w:anchor="_Toc450562218" w:history="1">
        <w:r w:rsidR="002735C1" w:rsidRPr="00DD5534">
          <w:rPr>
            <w:rStyle w:val="af"/>
            <w:rFonts w:ascii="Times New Roman" w:eastAsiaTheme="majorEastAsia" w:hAnsi="Times New Roman" w:cs="Times New Roman"/>
            <w:noProof/>
          </w:rPr>
          <w:t xml:space="preserve">4.3.1 </w:t>
        </w:r>
        <w:r w:rsidR="002735C1" w:rsidRPr="00DD5534">
          <w:rPr>
            <w:rStyle w:val="af"/>
            <w:rFonts w:ascii="Times New Roman" w:eastAsiaTheme="majorEastAsia" w:hAnsi="Times New Roman" w:cs="Times New Roman"/>
            <w:noProof/>
          </w:rPr>
          <w:t>数据准备</w:t>
        </w:r>
        <w:r w:rsidR="002735C1">
          <w:rPr>
            <w:noProof/>
            <w:webHidden/>
          </w:rPr>
          <w:tab/>
        </w:r>
        <w:r w:rsidR="002735C1">
          <w:rPr>
            <w:noProof/>
            <w:webHidden/>
          </w:rPr>
          <w:fldChar w:fldCharType="begin"/>
        </w:r>
        <w:r w:rsidR="002735C1">
          <w:rPr>
            <w:noProof/>
            <w:webHidden/>
          </w:rPr>
          <w:instrText xml:space="preserve"> PAGEREF _Toc450562218 \h </w:instrText>
        </w:r>
        <w:r w:rsidR="002735C1">
          <w:rPr>
            <w:noProof/>
            <w:webHidden/>
          </w:rPr>
        </w:r>
        <w:r w:rsidR="002735C1">
          <w:rPr>
            <w:noProof/>
            <w:webHidden/>
          </w:rPr>
          <w:fldChar w:fldCharType="separate"/>
        </w:r>
        <w:r w:rsidR="002735C1">
          <w:rPr>
            <w:noProof/>
            <w:webHidden/>
          </w:rPr>
          <w:t>49</w:t>
        </w:r>
        <w:r w:rsidR="002735C1">
          <w:rPr>
            <w:noProof/>
            <w:webHidden/>
          </w:rPr>
          <w:fldChar w:fldCharType="end"/>
        </w:r>
      </w:hyperlink>
    </w:p>
    <w:p w14:paraId="770E4450" w14:textId="2A6E4A14" w:rsidR="002735C1" w:rsidRDefault="001E0117">
      <w:pPr>
        <w:pStyle w:val="32"/>
        <w:tabs>
          <w:tab w:val="right" w:leader="dot" w:pos="8296"/>
        </w:tabs>
        <w:ind w:left="840"/>
        <w:rPr>
          <w:noProof/>
        </w:rPr>
      </w:pPr>
      <w:hyperlink w:anchor="_Toc450562219" w:history="1">
        <w:r w:rsidR="002735C1" w:rsidRPr="00DD5534">
          <w:rPr>
            <w:rStyle w:val="af"/>
            <w:rFonts w:ascii="Times New Roman" w:eastAsiaTheme="majorEastAsia" w:hAnsi="Times New Roman" w:cs="Times New Roman"/>
            <w:noProof/>
          </w:rPr>
          <w:t xml:space="preserve">4.3.2 </w:t>
        </w:r>
        <w:r w:rsidR="002735C1" w:rsidRPr="00DD5534">
          <w:rPr>
            <w:rStyle w:val="af"/>
            <w:rFonts w:ascii="Times New Roman" w:eastAsiaTheme="majorEastAsia" w:hAnsi="Times New Roman" w:cs="Times New Roman"/>
            <w:noProof/>
          </w:rPr>
          <w:t>实验结果</w:t>
        </w:r>
        <w:r w:rsidR="002735C1">
          <w:rPr>
            <w:noProof/>
            <w:webHidden/>
          </w:rPr>
          <w:tab/>
        </w:r>
        <w:r w:rsidR="002735C1">
          <w:rPr>
            <w:noProof/>
            <w:webHidden/>
          </w:rPr>
          <w:fldChar w:fldCharType="begin"/>
        </w:r>
        <w:r w:rsidR="002735C1">
          <w:rPr>
            <w:noProof/>
            <w:webHidden/>
          </w:rPr>
          <w:instrText xml:space="preserve"> PAGEREF _Toc450562219 \h </w:instrText>
        </w:r>
        <w:r w:rsidR="002735C1">
          <w:rPr>
            <w:noProof/>
            <w:webHidden/>
          </w:rPr>
        </w:r>
        <w:r w:rsidR="002735C1">
          <w:rPr>
            <w:noProof/>
            <w:webHidden/>
          </w:rPr>
          <w:fldChar w:fldCharType="separate"/>
        </w:r>
        <w:r w:rsidR="002735C1">
          <w:rPr>
            <w:noProof/>
            <w:webHidden/>
          </w:rPr>
          <w:t>50</w:t>
        </w:r>
        <w:r w:rsidR="002735C1">
          <w:rPr>
            <w:noProof/>
            <w:webHidden/>
          </w:rPr>
          <w:fldChar w:fldCharType="end"/>
        </w:r>
      </w:hyperlink>
    </w:p>
    <w:p w14:paraId="795FA9D8" w14:textId="3D540BB4" w:rsidR="002735C1" w:rsidRDefault="001E0117">
      <w:pPr>
        <w:pStyle w:val="26"/>
        <w:rPr>
          <w:noProof/>
        </w:rPr>
      </w:pPr>
      <w:hyperlink w:anchor="_Toc450562220" w:history="1">
        <w:r w:rsidR="002735C1" w:rsidRPr="00DD5534">
          <w:rPr>
            <w:rStyle w:val="af"/>
            <w:rFonts w:ascii="Times New Roman" w:hAnsi="Times New Roman" w:cs="Times New Roman"/>
            <w:noProof/>
          </w:rPr>
          <w:t>4.4</w:t>
        </w:r>
        <w:r w:rsidR="002735C1" w:rsidRPr="00DD5534">
          <w:rPr>
            <w:rStyle w:val="af"/>
            <w:rFonts w:ascii="Times New Roman" w:hAnsi="Times New Roman" w:cs="Times New Roman"/>
            <w:noProof/>
          </w:rPr>
          <w:t>本章小结</w:t>
        </w:r>
        <w:r w:rsidR="002735C1">
          <w:rPr>
            <w:noProof/>
            <w:webHidden/>
          </w:rPr>
          <w:tab/>
        </w:r>
        <w:r w:rsidR="002735C1">
          <w:rPr>
            <w:noProof/>
            <w:webHidden/>
          </w:rPr>
          <w:fldChar w:fldCharType="begin"/>
        </w:r>
        <w:r w:rsidR="002735C1">
          <w:rPr>
            <w:noProof/>
            <w:webHidden/>
          </w:rPr>
          <w:instrText xml:space="preserve"> PAGEREF _Toc450562220 \h </w:instrText>
        </w:r>
        <w:r w:rsidR="002735C1">
          <w:rPr>
            <w:noProof/>
            <w:webHidden/>
          </w:rPr>
        </w:r>
        <w:r w:rsidR="002735C1">
          <w:rPr>
            <w:noProof/>
            <w:webHidden/>
          </w:rPr>
          <w:fldChar w:fldCharType="separate"/>
        </w:r>
        <w:r w:rsidR="002735C1">
          <w:rPr>
            <w:noProof/>
            <w:webHidden/>
          </w:rPr>
          <w:t>55</w:t>
        </w:r>
        <w:r w:rsidR="002735C1">
          <w:rPr>
            <w:noProof/>
            <w:webHidden/>
          </w:rPr>
          <w:fldChar w:fldCharType="end"/>
        </w:r>
      </w:hyperlink>
    </w:p>
    <w:p w14:paraId="6603BC2D" w14:textId="4BF4DC58" w:rsidR="002735C1" w:rsidRDefault="001E0117">
      <w:pPr>
        <w:pStyle w:val="1c"/>
        <w:tabs>
          <w:tab w:val="left" w:pos="1260"/>
          <w:tab w:val="right" w:leader="dot" w:pos="8296"/>
        </w:tabs>
        <w:rPr>
          <w:noProof/>
        </w:rPr>
      </w:pPr>
      <w:hyperlink w:anchor="_Toc450562221" w:history="1">
        <w:r w:rsidR="002735C1" w:rsidRPr="00DD5534">
          <w:rPr>
            <w:rStyle w:val="af"/>
            <w:rFonts w:ascii="Times New Roman" w:eastAsia="宋体" w:hAnsi="Times New Roman" w:cs="Times New Roman"/>
            <w:noProof/>
          </w:rPr>
          <w:t>第五章</w:t>
        </w:r>
        <w:r w:rsidR="002735C1">
          <w:rPr>
            <w:noProof/>
          </w:rPr>
          <w:tab/>
        </w:r>
        <w:r w:rsidR="002735C1" w:rsidRPr="00DD5534">
          <w:rPr>
            <w:rStyle w:val="af"/>
            <w:rFonts w:ascii="Times New Roman" w:eastAsia="宋体" w:hAnsi="Times New Roman" w:cs="Times New Roman"/>
            <w:noProof/>
          </w:rPr>
          <w:t>总结与展望</w:t>
        </w:r>
        <w:r w:rsidR="002735C1">
          <w:rPr>
            <w:noProof/>
            <w:webHidden/>
          </w:rPr>
          <w:tab/>
        </w:r>
        <w:r w:rsidR="002735C1">
          <w:rPr>
            <w:noProof/>
            <w:webHidden/>
          </w:rPr>
          <w:fldChar w:fldCharType="begin"/>
        </w:r>
        <w:r w:rsidR="002735C1">
          <w:rPr>
            <w:noProof/>
            <w:webHidden/>
          </w:rPr>
          <w:instrText xml:space="preserve"> PAGEREF _Toc450562221 \h </w:instrText>
        </w:r>
        <w:r w:rsidR="002735C1">
          <w:rPr>
            <w:noProof/>
            <w:webHidden/>
          </w:rPr>
        </w:r>
        <w:r w:rsidR="002735C1">
          <w:rPr>
            <w:noProof/>
            <w:webHidden/>
          </w:rPr>
          <w:fldChar w:fldCharType="separate"/>
        </w:r>
        <w:r w:rsidR="002735C1">
          <w:rPr>
            <w:noProof/>
            <w:webHidden/>
          </w:rPr>
          <w:t>56</w:t>
        </w:r>
        <w:r w:rsidR="002735C1">
          <w:rPr>
            <w:noProof/>
            <w:webHidden/>
          </w:rPr>
          <w:fldChar w:fldCharType="end"/>
        </w:r>
      </w:hyperlink>
    </w:p>
    <w:p w14:paraId="3856FC2A" w14:textId="5F1C9270" w:rsidR="002735C1" w:rsidRDefault="001E0117">
      <w:pPr>
        <w:pStyle w:val="26"/>
        <w:rPr>
          <w:noProof/>
        </w:rPr>
      </w:pPr>
      <w:hyperlink w:anchor="_Toc450562222" w:history="1">
        <w:r w:rsidR="002735C1" w:rsidRPr="00DD5534">
          <w:rPr>
            <w:rStyle w:val="af"/>
            <w:rFonts w:ascii="Times New Roman" w:eastAsia="宋体" w:hAnsi="Times New Roman" w:cs="Times New Roman"/>
            <w:noProof/>
          </w:rPr>
          <w:t>5.1</w:t>
        </w:r>
        <w:r w:rsidR="002735C1">
          <w:rPr>
            <w:noProof/>
          </w:rPr>
          <w:tab/>
        </w:r>
        <w:r w:rsidR="002735C1" w:rsidRPr="00DD5534">
          <w:rPr>
            <w:rStyle w:val="af"/>
            <w:rFonts w:ascii="Times New Roman" w:eastAsia="宋体" w:hAnsi="Times New Roman" w:cs="Times New Roman"/>
            <w:noProof/>
          </w:rPr>
          <w:t>总结</w:t>
        </w:r>
        <w:r w:rsidR="002735C1">
          <w:rPr>
            <w:noProof/>
            <w:webHidden/>
          </w:rPr>
          <w:tab/>
        </w:r>
        <w:r w:rsidR="002735C1">
          <w:rPr>
            <w:noProof/>
            <w:webHidden/>
          </w:rPr>
          <w:fldChar w:fldCharType="begin"/>
        </w:r>
        <w:r w:rsidR="002735C1">
          <w:rPr>
            <w:noProof/>
            <w:webHidden/>
          </w:rPr>
          <w:instrText xml:space="preserve"> PAGEREF _Toc450562222 \h </w:instrText>
        </w:r>
        <w:r w:rsidR="002735C1">
          <w:rPr>
            <w:noProof/>
            <w:webHidden/>
          </w:rPr>
        </w:r>
        <w:r w:rsidR="002735C1">
          <w:rPr>
            <w:noProof/>
            <w:webHidden/>
          </w:rPr>
          <w:fldChar w:fldCharType="separate"/>
        </w:r>
        <w:r w:rsidR="002735C1">
          <w:rPr>
            <w:noProof/>
            <w:webHidden/>
          </w:rPr>
          <w:t>56</w:t>
        </w:r>
        <w:r w:rsidR="002735C1">
          <w:rPr>
            <w:noProof/>
            <w:webHidden/>
          </w:rPr>
          <w:fldChar w:fldCharType="end"/>
        </w:r>
      </w:hyperlink>
    </w:p>
    <w:p w14:paraId="7C14ADB9" w14:textId="10E6E92A" w:rsidR="002735C1" w:rsidRDefault="001E0117">
      <w:pPr>
        <w:pStyle w:val="26"/>
        <w:rPr>
          <w:noProof/>
        </w:rPr>
      </w:pPr>
      <w:hyperlink w:anchor="_Toc450562223" w:history="1">
        <w:r w:rsidR="002735C1" w:rsidRPr="00DD5534">
          <w:rPr>
            <w:rStyle w:val="af"/>
            <w:rFonts w:ascii="Times New Roman" w:eastAsia="宋体" w:hAnsi="Times New Roman" w:cs="Times New Roman"/>
            <w:noProof/>
          </w:rPr>
          <w:t>5.2</w:t>
        </w:r>
        <w:r w:rsidR="002735C1">
          <w:rPr>
            <w:noProof/>
          </w:rPr>
          <w:tab/>
        </w:r>
        <w:r w:rsidR="002735C1" w:rsidRPr="00DD5534">
          <w:rPr>
            <w:rStyle w:val="af"/>
            <w:rFonts w:ascii="Times New Roman" w:eastAsia="宋体" w:hAnsi="Times New Roman" w:cs="Times New Roman"/>
            <w:noProof/>
          </w:rPr>
          <w:t>展望</w:t>
        </w:r>
        <w:r w:rsidR="002735C1">
          <w:rPr>
            <w:noProof/>
            <w:webHidden/>
          </w:rPr>
          <w:tab/>
        </w:r>
        <w:r w:rsidR="002735C1">
          <w:rPr>
            <w:noProof/>
            <w:webHidden/>
          </w:rPr>
          <w:fldChar w:fldCharType="begin"/>
        </w:r>
        <w:r w:rsidR="002735C1">
          <w:rPr>
            <w:noProof/>
            <w:webHidden/>
          </w:rPr>
          <w:instrText xml:space="preserve"> PAGEREF _Toc450562223 \h </w:instrText>
        </w:r>
        <w:r w:rsidR="002735C1">
          <w:rPr>
            <w:noProof/>
            <w:webHidden/>
          </w:rPr>
        </w:r>
        <w:r w:rsidR="002735C1">
          <w:rPr>
            <w:noProof/>
            <w:webHidden/>
          </w:rPr>
          <w:fldChar w:fldCharType="separate"/>
        </w:r>
        <w:r w:rsidR="002735C1">
          <w:rPr>
            <w:noProof/>
            <w:webHidden/>
          </w:rPr>
          <w:t>56</w:t>
        </w:r>
        <w:r w:rsidR="002735C1">
          <w:rPr>
            <w:noProof/>
            <w:webHidden/>
          </w:rPr>
          <w:fldChar w:fldCharType="end"/>
        </w:r>
      </w:hyperlink>
    </w:p>
    <w:p w14:paraId="40598393" w14:textId="57CD83B6" w:rsidR="002735C1" w:rsidRDefault="001E0117">
      <w:pPr>
        <w:pStyle w:val="1c"/>
        <w:tabs>
          <w:tab w:val="right" w:leader="dot" w:pos="8296"/>
        </w:tabs>
        <w:rPr>
          <w:noProof/>
        </w:rPr>
      </w:pPr>
      <w:hyperlink w:anchor="_Toc450562224" w:history="1">
        <w:r w:rsidR="002735C1" w:rsidRPr="00DD5534">
          <w:rPr>
            <w:rStyle w:val="af"/>
            <w:rFonts w:ascii="Times New Roman" w:eastAsia="宋体" w:hAnsi="Times New Roman" w:cs="Times New Roman"/>
            <w:noProof/>
          </w:rPr>
          <w:t>参考文献</w:t>
        </w:r>
        <w:r w:rsidR="002735C1">
          <w:rPr>
            <w:noProof/>
            <w:webHidden/>
          </w:rPr>
          <w:tab/>
        </w:r>
        <w:r w:rsidR="002735C1">
          <w:rPr>
            <w:noProof/>
            <w:webHidden/>
          </w:rPr>
          <w:fldChar w:fldCharType="begin"/>
        </w:r>
        <w:r w:rsidR="002735C1">
          <w:rPr>
            <w:noProof/>
            <w:webHidden/>
          </w:rPr>
          <w:instrText xml:space="preserve"> PAGEREF _Toc450562224 \h </w:instrText>
        </w:r>
        <w:r w:rsidR="002735C1">
          <w:rPr>
            <w:noProof/>
            <w:webHidden/>
          </w:rPr>
        </w:r>
        <w:r w:rsidR="002735C1">
          <w:rPr>
            <w:noProof/>
            <w:webHidden/>
          </w:rPr>
          <w:fldChar w:fldCharType="separate"/>
        </w:r>
        <w:r w:rsidR="002735C1">
          <w:rPr>
            <w:noProof/>
            <w:webHidden/>
          </w:rPr>
          <w:t>57</w:t>
        </w:r>
        <w:r w:rsidR="002735C1">
          <w:rPr>
            <w:noProof/>
            <w:webHidden/>
          </w:rPr>
          <w:fldChar w:fldCharType="end"/>
        </w:r>
      </w:hyperlink>
    </w:p>
    <w:p w14:paraId="4519717F" w14:textId="55CA9728" w:rsidR="002735C1" w:rsidRDefault="001E0117">
      <w:pPr>
        <w:pStyle w:val="1c"/>
        <w:tabs>
          <w:tab w:val="right" w:leader="dot" w:pos="8296"/>
        </w:tabs>
        <w:rPr>
          <w:noProof/>
        </w:rPr>
      </w:pPr>
      <w:hyperlink w:anchor="_Toc450562225" w:history="1">
        <w:r w:rsidR="002735C1" w:rsidRPr="00DD5534">
          <w:rPr>
            <w:rStyle w:val="af"/>
            <w:rFonts w:ascii="Times New Roman" w:eastAsia="宋体" w:hAnsi="Times New Roman" w:cs="Times New Roman"/>
            <w:noProof/>
          </w:rPr>
          <w:t>科研成果</w:t>
        </w:r>
        <w:r w:rsidR="002735C1">
          <w:rPr>
            <w:noProof/>
            <w:webHidden/>
          </w:rPr>
          <w:tab/>
        </w:r>
        <w:r w:rsidR="002735C1">
          <w:rPr>
            <w:noProof/>
            <w:webHidden/>
          </w:rPr>
          <w:fldChar w:fldCharType="begin"/>
        </w:r>
        <w:r w:rsidR="002735C1">
          <w:rPr>
            <w:noProof/>
            <w:webHidden/>
          </w:rPr>
          <w:instrText xml:space="preserve"> PAGEREF _Toc450562225 \h </w:instrText>
        </w:r>
        <w:r w:rsidR="002735C1">
          <w:rPr>
            <w:noProof/>
            <w:webHidden/>
          </w:rPr>
        </w:r>
        <w:r w:rsidR="002735C1">
          <w:rPr>
            <w:noProof/>
            <w:webHidden/>
          </w:rPr>
          <w:fldChar w:fldCharType="separate"/>
        </w:r>
        <w:r w:rsidR="002735C1">
          <w:rPr>
            <w:noProof/>
            <w:webHidden/>
          </w:rPr>
          <w:t>63</w:t>
        </w:r>
        <w:r w:rsidR="002735C1">
          <w:rPr>
            <w:noProof/>
            <w:webHidden/>
          </w:rPr>
          <w:fldChar w:fldCharType="end"/>
        </w:r>
      </w:hyperlink>
    </w:p>
    <w:p w14:paraId="7C23FFD5" w14:textId="541EE5B8" w:rsidR="002735C1" w:rsidRDefault="001E0117">
      <w:pPr>
        <w:pStyle w:val="26"/>
        <w:rPr>
          <w:noProof/>
        </w:rPr>
      </w:pPr>
      <w:hyperlink w:anchor="_Toc450562226" w:history="1">
        <w:r w:rsidR="002735C1" w:rsidRPr="00DD5534">
          <w:rPr>
            <w:rStyle w:val="af"/>
            <w:rFonts w:ascii="Times New Roman" w:hAnsi="Times New Roman" w:cs="Times New Roman"/>
            <w:noProof/>
          </w:rPr>
          <w:t>在校参加的研究工作</w:t>
        </w:r>
        <w:r w:rsidR="002735C1">
          <w:rPr>
            <w:noProof/>
            <w:webHidden/>
          </w:rPr>
          <w:tab/>
        </w:r>
        <w:r w:rsidR="002735C1">
          <w:rPr>
            <w:noProof/>
            <w:webHidden/>
          </w:rPr>
          <w:fldChar w:fldCharType="begin"/>
        </w:r>
        <w:r w:rsidR="002735C1">
          <w:rPr>
            <w:noProof/>
            <w:webHidden/>
          </w:rPr>
          <w:instrText xml:space="preserve"> PAGEREF _Toc450562226 \h </w:instrText>
        </w:r>
        <w:r w:rsidR="002735C1">
          <w:rPr>
            <w:noProof/>
            <w:webHidden/>
          </w:rPr>
        </w:r>
        <w:r w:rsidR="002735C1">
          <w:rPr>
            <w:noProof/>
            <w:webHidden/>
          </w:rPr>
          <w:fldChar w:fldCharType="separate"/>
        </w:r>
        <w:r w:rsidR="002735C1">
          <w:rPr>
            <w:noProof/>
            <w:webHidden/>
          </w:rPr>
          <w:t>63</w:t>
        </w:r>
        <w:r w:rsidR="002735C1">
          <w:rPr>
            <w:noProof/>
            <w:webHidden/>
          </w:rPr>
          <w:fldChar w:fldCharType="end"/>
        </w:r>
      </w:hyperlink>
    </w:p>
    <w:p w14:paraId="0C1A8166" w14:textId="31619B07" w:rsidR="002735C1" w:rsidRDefault="001E0117">
      <w:pPr>
        <w:pStyle w:val="26"/>
        <w:rPr>
          <w:noProof/>
        </w:rPr>
      </w:pPr>
      <w:hyperlink w:anchor="_Toc450562227" w:history="1">
        <w:r w:rsidR="002735C1" w:rsidRPr="00DD5534">
          <w:rPr>
            <w:rStyle w:val="af"/>
            <w:rFonts w:ascii="Times New Roman" w:hAnsi="Times New Roman" w:cs="Times New Roman"/>
            <w:noProof/>
          </w:rPr>
          <w:t>在校发表论文</w:t>
        </w:r>
        <w:r w:rsidR="002735C1">
          <w:rPr>
            <w:noProof/>
            <w:webHidden/>
          </w:rPr>
          <w:tab/>
        </w:r>
        <w:r w:rsidR="002735C1">
          <w:rPr>
            <w:noProof/>
            <w:webHidden/>
          </w:rPr>
          <w:fldChar w:fldCharType="begin"/>
        </w:r>
        <w:r w:rsidR="002735C1">
          <w:rPr>
            <w:noProof/>
            <w:webHidden/>
          </w:rPr>
          <w:instrText xml:space="preserve"> PAGEREF _Toc450562227 \h </w:instrText>
        </w:r>
        <w:r w:rsidR="002735C1">
          <w:rPr>
            <w:noProof/>
            <w:webHidden/>
          </w:rPr>
        </w:r>
        <w:r w:rsidR="002735C1">
          <w:rPr>
            <w:noProof/>
            <w:webHidden/>
          </w:rPr>
          <w:fldChar w:fldCharType="separate"/>
        </w:r>
        <w:r w:rsidR="002735C1">
          <w:rPr>
            <w:noProof/>
            <w:webHidden/>
          </w:rPr>
          <w:t>63</w:t>
        </w:r>
        <w:r w:rsidR="002735C1">
          <w:rPr>
            <w:noProof/>
            <w:webHidden/>
          </w:rPr>
          <w:fldChar w:fldCharType="end"/>
        </w:r>
      </w:hyperlink>
    </w:p>
    <w:p w14:paraId="6FE2D2A2" w14:textId="799A1F8E" w:rsidR="002735C1" w:rsidRDefault="001E0117">
      <w:pPr>
        <w:pStyle w:val="1c"/>
        <w:tabs>
          <w:tab w:val="right" w:leader="dot" w:pos="8296"/>
        </w:tabs>
        <w:rPr>
          <w:noProof/>
        </w:rPr>
      </w:pPr>
      <w:hyperlink w:anchor="_Toc450562228" w:history="1">
        <w:r w:rsidR="002735C1" w:rsidRPr="00DD5534">
          <w:rPr>
            <w:rStyle w:val="af"/>
            <w:rFonts w:ascii="Times New Roman" w:eastAsia="宋体" w:hAnsi="Times New Roman" w:cs="Times New Roman"/>
            <w:noProof/>
          </w:rPr>
          <w:t>致谢</w:t>
        </w:r>
        <w:r w:rsidR="002735C1">
          <w:rPr>
            <w:noProof/>
            <w:webHidden/>
          </w:rPr>
          <w:tab/>
        </w:r>
        <w:r w:rsidR="002735C1">
          <w:rPr>
            <w:noProof/>
            <w:webHidden/>
          </w:rPr>
          <w:fldChar w:fldCharType="begin"/>
        </w:r>
        <w:r w:rsidR="002735C1">
          <w:rPr>
            <w:noProof/>
            <w:webHidden/>
          </w:rPr>
          <w:instrText xml:space="preserve"> PAGEREF _Toc450562228 \h </w:instrText>
        </w:r>
        <w:r w:rsidR="002735C1">
          <w:rPr>
            <w:noProof/>
            <w:webHidden/>
          </w:rPr>
        </w:r>
        <w:r w:rsidR="002735C1">
          <w:rPr>
            <w:noProof/>
            <w:webHidden/>
          </w:rPr>
          <w:fldChar w:fldCharType="separate"/>
        </w:r>
        <w:r w:rsidR="002735C1">
          <w:rPr>
            <w:noProof/>
            <w:webHidden/>
          </w:rPr>
          <w:t>64</w:t>
        </w:r>
        <w:r w:rsidR="002735C1">
          <w:rPr>
            <w:noProof/>
            <w:webHidden/>
          </w:rPr>
          <w:fldChar w:fldCharType="end"/>
        </w:r>
      </w:hyperlink>
    </w:p>
    <w:p w14:paraId="558B48A2" w14:textId="0DD9FE95"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2" w:name="_Toc450562175"/>
      <w:r w:rsidRPr="00B96E99">
        <w:rPr>
          <w:rFonts w:ascii="Times New Roman" w:eastAsia="宋体" w:hAnsi="Times New Roman" w:cs="Times New Roman"/>
        </w:rPr>
        <w:lastRenderedPageBreak/>
        <w:t>绪论</w:t>
      </w:r>
      <w:bookmarkEnd w:id="12"/>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3" w:name="_Toc450562176"/>
      <w:r w:rsidRPr="00B96E99">
        <w:rPr>
          <w:rFonts w:ascii="Times New Roman" w:eastAsia="宋体" w:hAnsi="Times New Roman" w:cs="Times New Roman"/>
        </w:rPr>
        <w:t>研究背景与意义</w:t>
      </w:r>
      <w:bookmarkEnd w:id="13"/>
    </w:p>
    <w:p w14:paraId="58C12AFB" w14:textId="77777777" w:rsidR="00526714" w:rsidRPr="00526714" w:rsidRDefault="00526714" w:rsidP="00526714">
      <w:pPr>
        <w:spacing w:line="400" w:lineRule="exact"/>
        <w:ind w:firstLine="420"/>
        <w:rPr>
          <w:ins w:id="14"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5"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6" w:author="ericson yang" w:date="2016-05-07T12:49:00Z">
        <w:r w:rsidRPr="00526714">
          <w:rPr>
            <w:rFonts w:ascii="Times New Roman" w:eastAsia="宋体" w:hAnsi="Times New Roman" w:cs="Times New Roman" w:hint="eastAsia"/>
            <w:sz w:val="24"/>
            <w:szCs w:val="24"/>
          </w:rPr>
          <w:t>大数据</w:t>
        </w:r>
      </w:ins>
      <w:ins w:id="17" w:author="ericson yang" w:date="2016-05-04T17:02:00Z">
        <w:r w:rsidRPr="00526714">
          <w:rPr>
            <w:rFonts w:ascii="Times New Roman" w:eastAsia="宋体" w:hAnsi="Times New Roman" w:cs="Times New Roman" w:hint="eastAsia"/>
            <w:sz w:val="24"/>
            <w:szCs w:val="24"/>
          </w:rPr>
          <w:t>计算</w:t>
        </w:r>
      </w:ins>
      <w:del w:id="18" w:author="ericson yang" w:date="2016-05-04T17:06:00Z">
        <w:r w:rsidRPr="00526714" w:rsidDel="00FA55A5">
          <w:rPr>
            <w:rFonts w:ascii="Times New Roman" w:eastAsia="宋体" w:hAnsi="Times New Roman" w:cs="Times New Roman"/>
            <w:sz w:val="24"/>
            <w:szCs w:val="24"/>
          </w:rPr>
          <w:delText>大数据</w:delText>
        </w:r>
      </w:del>
      <w:del w:id="19"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0" w:author="ericson yang" w:date="2016-05-04T17:06:00Z">
        <w:r w:rsidRPr="00526714" w:rsidDel="00C14DC7">
          <w:rPr>
            <w:rFonts w:ascii="Times New Roman" w:eastAsia="宋体" w:hAnsi="Times New Roman" w:cs="Times New Roman"/>
            <w:sz w:val="24"/>
            <w:szCs w:val="24"/>
          </w:rPr>
          <w:delText>，</w:delText>
        </w:r>
      </w:del>
      <w:ins w:id="21"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2"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3"/>
      <w:r w:rsidRPr="00526714">
        <w:rPr>
          <w:rFonts w:ascii="Times New Roman" w:eastAsia="宋体" w:hAnsi="Times New Roman" w:cs="Times New Roman"/>
          <w:sz w:val="24"/>
          <w:szCs w:val="24"/>
        </w:rPr>
        <w:t>等</w:t>
      </w:r>
      <w:commentRangeEnd w:id="23"/>
      <w:r>
        <w:rPr>
          <w:rStyle w:val="af3"/>
        </w:rPr>
        <w:commentReference w:id="23"/>
      </w:r>
      <w:r w:rsidRPr="00526714">
        <w:rPr>
          <w:rFonts w:ascii="Times New Roman" w:eastAsia="宋体" w:hAnsi="Times New Roman" w:cs="Times New Roman"/>
          <w:sz w:val="24"/>
          <w:szCs w:val="24"/>
        </w:rPr>
        <w:t>。</w:t>
      </w:r>
      <w:ins w:id="24"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5" w:author="ericson yang" w:date="2016-05-07T12:55:00Z">
        <w:r w:rsidRPr="00526714">
          <w:rPr>
            <w:rFonts w:ascii="Times New Roman" w:eastAsia="宋体" w:hAnsi="Times New Roman" w:cs="Times New Roman" w:hint="eastAsia"/>
            <w:sz w:val="24"/>
            <w:szCs w:val="24"/>
          </w:rPr>
          <w:t>查询；基于实时数据流的数据处理。</w:t>
        </w:r>
      </w:ins>
      <w:ins w:id="26" w:author="ericson yang" w:date="2016-05-07T12:56:00Z">
        <w:r w:rsidRPr="00526714">
          <w:rPr>
            <w:rFonts w:ascii="Times New Roman" w:eastAsia="宋体" w:hAnsi="Times New Roman" w:cs="Times New Roman" w:hint="eastAsia"/>
            <w:sz w:val="24"/>
            <w:szCs w:val="24"/>
          </w:rPr>
          <w:t>不同的框架通过不同的实现方式来</w:t>
        </w:r>
      </w:ins>
      <w:ins w:id="27" w:author="ericson yang" w:date="2016-05-07T12:57:00Z">
        <w:r w:rsidRPr="00526714">
          <w:rPr>
            <w:rFonts w:ascii="Times New Roman" w:eastAsia="宋体" w:hAnsi="Times New Roman" w:cs="Times New Roman" w:hint="eastAsia"/>
            <w:sz w:val="24"/>
            <w:szCs w:val="24"/>
          </w:rPr>
          <w:t>处理不同类型的数据。</w:t>
        </w:r>
      </w:ins>
      <w:ins w:id="28"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29"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0" w:author="ericson yang" w:date="2016-05-07T13:00:00Z">
        <w:r w:rsidRPr="00526714">
          <w:rPr>
            <w:rFonts w:ascii="Times New Roman" w:eastAsia="宋体" w:hAnsi="Times New Roman" w:cs="Times New Roman" w:hint="eastAsia"/>
            <w:sz w:val="24"/>
            <w:szCs w:val="24"/>
          </w:rPr>
          <w:t>经过不断的发展，</w:t>
        </w:r>
      </w:ins>
      <w:ins w:id="31"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2"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ins w:id="33"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4"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5" w:author="ericson yang" w:date="2016-05-04T16:35:00Z">
        <w:r w:rsidRPr="00526714">
          <w:rPr>
            <w:rFonts w:ascii="Times New Roman" w:eastAsia="宋体" w:hAnsi="Times New Roman" w:cs="Times New Roman" w:hint="eastAsia"/>
            <w:sz w:val="24"/>
            <w:szCs w:val="24"/>
          </w:rPr>
          <w:t>）</w:t>
        </w:r>
      </w:ins>
      <w:ins w:id="36"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7" w:author="ericson yang" w:date="2016-05-07T13:06:00Z">
        <w:r w:rsidRPr="00526714" w:rsidDel="007A2142">
          <w:rPr>
            <w:rFonts w:ascii="Times New Roman" w:eastAsia="宋体" w:hAnsi="Times New Roman" w:cs="Times New Roman" w:hint="eastAsia"/>
            <w:sz w:val="24"/>
            <w:szCs w:val="24"/>
          </w:rPr>
          <w:delText>一些</w:delText>
        </w:r>
      </w:del>
      <w:ins w:id="38" w:author="ericson yang" w:date="2016-05-07T13:06:00Z">
        <w:r w:rsidRPr="00526714">
          <w:rPr>
            <w:rFonts w:ascii="Times New Roman" w:eastAsia="宋体" w:hAnsi="Times New Roman" w:cs="Times New Roman" w:hint="eastAsia"/>
            <w:sz w:val="24"/>
            <w:szCs w:val="24"/>
          </w:rPr>
          <w:t>应用</w:t>
        </w:r>
      </w:ins>
      <w:ins w:id="39" w:author="ericson yang" w:date="2016-05-07T13:07:00Z">
        <w:r w:rsidRPr="00526714">
          <w:rPr>
            <w:rFonts w:ascii="Times New Roman" w:eastAsia="宋体" w:hAnsi="Times New Roman" w:cs="Times New Roman" w:hint="eastAsia"/>
            <w:sz w:val="24"/>
            <w:szCs w:val="24"/>
          </w:rPr>
          <w:t>于很多领域</w:t>
        </w:r>
      </w:ins>
      <w:ins w:id="40" w:author="ericson yang" w:date="2016-05-07T13:06:00Z">
        <w:r w:rsidRPr="00526714">
          <w:rPr>
            <w:rFonts w:ascii="Times New Roman" w:eastAsia="宋体" w:hAnsi="Times New Roman" w:cs="Times New Roman" w:hint="eastAsia"/>
            <w:sz w:val="24"/>
            <w:szCs w:val="24"/>
          </w:rPr>
          <w:t>，如地震勘探。</w:t>
        </w:r>
      </w:ins>
      <w:ins w:id="41" w:author="ericson yang" w:date="2016-05-07T13:10:00Z">
        <w:r w:rsidRPr="00526714">
          <w:rPr>
            <w:rFonts w:ascii="Times New Roman" w:eastAsia="宋体" w:hAnsi="Times New Roman" w:cs="Times New Roman" w:hint="eastAsia"/>
            <w:sz w:val="24"/>
            <w:szCs w:val="24"/>
          </w:rPr>
          <w:t>地震勘探是高性能</w:t>
        </w:r>
      </w:ins>
      <w:ins w:id="42"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43"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4"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5"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ins w:id="46" w:author="ericson yang" w:date="2016-05-07T12:41:00Z"/>
          <w:rFonts w:ascii="Times New Roman" w:eastAsia="宋体" w:hAnsi="Times New Roman" w:cs="Times New Roman"/>
          <w:sz w:val="24"/>
          <w:szCs w:val="24"/>
        </w:rPr>
        <w:pPrChange w:id="47" w:author="ericson yang" w:date="2016-05-07T13:24:00Z">
          <w:pPr>
            <w:spacing w:line="400" w:lineRule="exact"/>
            <w:ind w:firstLineChars="200" w:firstLine="480"/>
          </w:pPr>
        </w:pPrChange>
      </w:pPr>
      <w:ins w:id="48" w:author="ericson yang" w:date="2016-05-07T12:50:00Z">
        <w:r w:rsidRPr="00526714">
          <w:rPr>
            <w:rFonts w:ascii="Times New Roman" w:eastAsia="宋体" w:hAnsi="Times New Roman" w:cs="Times New Roman" w:hint="eastAsia"/>
            <w:sz w:val="24"/>
            <w:szCs w:val="24"/>
          </w:rPr>
          <w:t>大数据处理</w:t>
        </w:r>
      </w:ins>
      <w:del w:id="49"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0" w:author="ericson yang" w:date="2016-05-07T11:19:00Z">
        <w:r w:rsidRPr="00526714">
          <w:rPr>
            <w:rFonts w:ascii="Times New Roman" w:eastAsia="宋体" w:hAnsi="Times New Roman" w:cs="Times New Roman" w:hint="eastAsia"/>
            <w:sz w:val="24"/>
            <w:szCs w:val="24"/>
          </w:rPr>
          <w:t>于这两个方向的研究</w:t>
        </w:r>
      </w:ins>
      <w:ins w:id="51" w:author="ericson yang" w:date="2016-05-07T11:23:00Z">
        <w:r w:rsidRPr="00526714">
          <w:rPr>
            <w:rFonts w:ascii="Times New Roman" w:eastAsia="宋体" w:hAnsi="Times New Roman" w:cs="Times New Roman" w:hint="eastAsia"/>
            <w:sz w:val="24"/>
            <w:szCs w:val="24"/>
          </w:rPr>
          <w:t>开发</w:t>
        </w:r>
      </w:ins>
      <w:ins w:id="52" w:author="ericson yang" w:date="2016-05-07T11:19:00Z">
        <w:r w:rsidRPr="00526714">
          <w:rPr>
            <w:rFonts w:ascii="Times New Roman" w:eastAsia="宋体" w:hAnsi="Times New Roman" w:cs="Times New Roman" w:hint="eastAsia"/>
            <w:sz w:val="24"/>
            <w:szCs w:val="24"/>
          </w:rPr>
          <w:t>。</w:t>
        </w:r>
      </w:ins>
      <w:ins w:id="53" w:author="ericson yang" w:date="2016-05-07T12:35:00Z">
        <w:r w:rsidRPr="00526714">
          <w:rPr>
            <w:rFonts w:ascii="Times New Roman" w:eastAsia="宋体" w:hAnsi="Times New Roman" w:cs="Times New Roman" w:hint="eastAsia"/>
            <w:sz w:val="24"/>
            <w:szCs w:val="24"/>
          </w:rPr>
          <w:t>在高性能计算中，</w:t>
        </w:r>
      </w:ins>
      <w:ins w:id="54"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5" w:author="ericson yang" w:date="2016-05-07T12:30:00Z">
        <w:r w:rsidRPr="00526714">
          <w:rPr>
            <w:rFonts w:ascii="Times New Roman" w:eastAsia="宋体" w:hAnsi="Times New Roman" w:cs="Times New Roman" w:hint="eastAsia"/>
            <w:sz w:val="24"/>
            <w:szCs w:val="24"/>
          </w:rPr>
          <w:t>目前</w:t>
        </w:r>
      </w:ins>
      <w:ins w:id="56" w:author="ericson yang" w:date="2016-05-07T12:55:00Z">
        <w:r w:rsidRPr="00526714">
          <w:rPr>
            <w:rFonts w:ascii="Times New Roman" w:eastAsia="宋体" w:hAnsi="Times New Roman" w:cs="Times New Roman" w:hint="eastAsia"/>
            <w:sz w:val="24"/>
            <w:szCs w:val="24"/>
          </w:rPr>
          <w:t>大数据处理</w:t>
        </w:r>
      </w:ins>
      <w:ins w:id="57" w:author="ericson yang" w:date="2016-05-07T12:30:00Z">
        <w:r w:rsidRPr="00526714">
          <w:rPr>
            <w:rFonts w:ascii="Times New Roman" w:eastAsia="宋体" w:hAnsi="Times New Roman" w:cs="Times New Roman" w:hint="eastAsia"/>
            <w:sz w:val="24"/>
            <w:szCs w:val="24"/>
          </w:rPr>
          <w:t>和高性能计算都</w:t>
        </w:r>
      </w:ins>
      <w:ins w:id="58"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59"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0" w:author="ericson yang" w:date="2016-05-07T12:34:00Z">
        <w:r w:rsidRPr="00526714">
          <w:rPr>
            <w:rFonts w:ascii="Times New Roman" w:eastAsia="宋体" w:hAnsi="Times New Roman" w:cs="Times New Roman" w:hint="eastAsia"/>
            <w:sz w:val="24"/>
            <w:szCs w:val="24"/>
          </w:rPr>
          <w:t>从而达到较高的效率。</w:t>
        </w:r>
      </w:ins>
      <w:ins w:id="61" w:author="ericson yang" w:date="2016-05-07T12:40:00Z">
        <w:r w:rsidRPr="00526714">
          <w:rPr>
            <w:rFonts w:ascii="Times New Roman" w:eastAsia="宋体" w:hAnsi="Times New Roman" w:cs="Times New Roman" w:hint="eastAsia"/>
            <w:sz w:val="24"/>
            <w:szCs w:val="24"/>
          </w:rPr>
          <w:t>集群的</w:t>
        </w:r>
      </w:ins>
      <w:ins w:id="62"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3" w:author="ericson yang" w:date="2016-05-07T12:48:00Z">
        <w:r w:rsidRPr="00526714">
          <w:rPr>
            <w:rFonts w:ascii="Times New Roman" w:eastAsia="宋体" w:hAnsi="Times New Roman" w:cs="Times New Roman" w:hint="eastAsia"/>
            <w:sz w:val="24"/>
            <w:szCs w:val="24"/>
          </w:rPr>
          <w:t>。</w:t>
        </w:r>
      </w:ins>
      <w:ins w:id="64"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5" w:author="ericson yang" w:date="2016-05-07T13:16:00Z">
        <w:r w:rsidRPr="00526714">
          <w:rPr>
            <w:rFonts w:ascii="Times New Roman" w:eastAsia="宋体" w:hAnsi="Times New Roman" w:cs="Times New Roman" w:hint="eastAsia"/>
            <w:sz w:val="24"/>
            <w:szCs w:val="24"/>
          </w:rPr>
          <w:t>地震勘探等高性能计算有诸多不足，比如</w:t>
        </w:r>
      </w:ins>
      <w:ins w:id="66"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7" w:author="ericson yang" w:date="2016-05-07T13:18:00Z">
        <w:r w:rsidRPr="00526714">
          <w:rPr>
            <w:rFonts w:ascii="Times New Roman" w:eastAsia="宋体" w:hAnsi="Times New Roman" w:cs="Times New Roman" w:hint="eastAsia"/>
            <w:sz w:val="24"/>
            <w:szCs w:val="24"/>
          </w:rPr>
          <w:t>等。因此，本文主要针对这些不足做出</w:t>
        </w:r>
      </w:ins>
      <w:ins w:id="68" w:author="ericson yang" w:date="2016-05-07T13:19:00Z">
        <w:r w:rsidRPr="00526714">
          <w:rPr>
            <w:rFonts w:ascii="Times New Roman" w:eastAsia="宋体" w:hAnsi="Times New Roman" w:cs="Times New Roman" w:hint="eastAsia"/>
            <w:sz w:val="24"/>
            <w:szCs w:val="24"/>
          </w:rPr>
          <w:t>改进，下面首先</w:t>
        </w:r>
      </w:ins>
      <w:ins w:id="69" w:author="ericson yang" w:date="2016-05-07T13:24:00Z">
        <w:r w:rsidRPr="00526714">
          <w:rPr>
            <w:rFonts w:ascii="Times New Roman" w:eastAsia="宋体" w:hAnsi="Times New Roman" w:cs="Times New Roman" w:hint="eastAsia"/>
            <w:sz w:val="24"/>
            <w:szCs w:val="24"/>
          </w:rPr>
          <w:t>简要</w:t>
        </w:r>
      </w:ins>
      <w:ins w:id="70"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1"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pPr>
      <w:bookmarkStart w:id="72" w:name="_Toc450562177"/>
      <w:r w:rsidRPr="00B96E99">
        <w:lastRenderedPageBreak/>
        <w:t xml:space="preserve">1.1.1 </w:t>
      </w:r>
      <w:r w:rsidR="00AA6CBF" w:rsidRPr="00B96E99">
        <w:t>Hadoop</w:t>
      </w:r>
      <w:r w:rsidR="000F52FE">
        <w:rPr>
          <w:rFonts w:hint="eastAsia"/>
        </w:rPr>
        <w:t>背景</w:t>
      </w:r>
      <w:bookmarkEnd w:id="72"/>
    </w:p>
    <w:p w14:paraId="71D3933D" w14:textId="5AF04C70" w:rsidR="002F792D" w:rsidRPr="00B96E99" w:rsidRDefault="002F792D" w:rsidP="002F792D">
      <w:pPr>
        <w:spacing w:line="400" w:lineRule="exact"/>
        <w:ind w:firstLineChars="200" w:firstLine="480"/>
        <w:rPr>
          <w:ins w:id="73" w:author="ericson yang" w:date="2016-05-07T13:42:00Z"/>
          <w:rFonts w:ascii="Times New Roman" w:hAnsi="Times New Roman" w:cs="Times New Roman"/>
          <w:sz w:val="24"/>
          <w:szCs w:val="24"/>
        </w:rPr>
      </w:pPr>
      <w:ins w:id="74"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75" w:author="JieTang" w:date="2016-05-02T19:29:00Z">
          <w:pPr>
            <w:pStyle w:val="30"/>
            <w:numPr>
              <w:ilvl w:val="3"/>
              <w:numId w:val="26"/>
            </w:numPr>
            <w:ind w:left="864" w:hanging="864"/>
          </w:pPr>
        </w:pPrChange>
      </w:pPr>
      <w:bookmarkStart w:id="76" w:name="_Toc450562178"/>
      <w:ins w:id="77" w:author="JieTang" w:date="2016-05-02T19:30:00Z">
        <w:r w:rsidRPr="00B57E1A">
          <w:rPr>
            <w:rFonts w:hint="eastAsia"/>
          </w:rPr>
          <w:t xml:space="preserve">1.1.1.1 </w:t>
        </w:r>
      </w:ins>
      <w:r w:rsidR="005A3576" w:rsidRPr="00B57E1A">
        <w:t>MapReduce</w:t>
      </w:r>
      <w:r w:rsidR="005A3576" w:rsidRPr="00B57E1A">
        <w:t>介绍</w:t>
      </w:r>
      <w:bookmarkEnd w:id="76"/>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78"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79"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80" w:name="_Toc450562179"/>
      <w:r>
        <w:rPr>
          <w:rFonts w:hint="eastAsia"/>
        </w:rPr>
        <w:t>1</w:t>
      </w:r>
      <w:r>
        <w:t>.1.2 YARN</w:t>
      </w:r>
      <w:r>
        <w:rPr>
          <w:rFonts w:hint="eastAsia"/>
        </w:rPr>
        <w:t>平台背景</w:t>
      </w:r>
      <w:bookmarkEnd w:id="8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3F725E05">
            <wp:extent cx="4635610" cy="325122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605" cy="3296804"/>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81" w:name="_Toc450562180"/>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8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pPr>
        <w:pStyle w:val="40"/>
        <w:pPrChange w:id="82" w:author="JieTang" w:date="2016-05-02T19:35:00Z">
          <w:pPr>
            <w:pStyle w:val="30"/>
            <w:numPr>
              <w:ilvl w:val="3"/>
              <w:numId w:val="26"/>
            </w:numPr>
            <w:ind w:left="864" w:hanging="864"/>
          </w:pPr>
        </w:pPrChange>
      </w:pPr>
      <w:bookmarkStart w:id="83" w:name="_Toc450562181"/>
      <w:ins w:id="84" w:author="JieTang" w:date="2016-05-02T19:35:00Z">
        <w:r w:rsidRPr="006B14C0">
          <w:rPr>
            <w:rFonts w:hint="eastAsia"/>
          </w:rPr>
          <w:t>1.1.</w:t>
        </w:r>
      </w:ins>
      <w:r w:rsidR="006B14C0" w:rsidRPr="006B14C0">
        <w:t>3</w:t>
      </w:r>
      <w:ins w:id="85" w:author="JieTang" w:date="2016-05-02T19:35:00Z">
        <w:r w:rsidRPr="006B14C0">
          <w:rPr>
            <w:rFonts w:hint="eastAsia"/>
          </w:rPr>
          <w:t xml:space="preserve">.1 </w:t>
        </w:r>
      </w:ins>
      <w:r w:rsidR="00F7188A" w:rsidRPr="006B14C0">
        <w:t>RDD</w:t>
      </w:r>
      <w:r w:rsidR="00F7188A" w:rsidRPr="006B14C0">
        <w:t>介绍</w:t>
      </w:r>
      <w:bookmarkEnd w:id="83"/>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86" w:author="JieTang" w:date="2016-05-02T19:36:00Z">
        <w:r w:rsidR="003314FC">
          <w:rPr>
            <w:rFonts w:ascii="Times New Roman" w:eastAsia="宋体" w:hAnsi="Times New Roman" w:cs="Times New Roman" w:hint="eastAsia"/>
            <w:sz w:val="24"/>
            <w:szCs w:val="24"/>
          </w:rPr>
          <w:t>部分</w:t>
        </w:r>
      </w:ins>
      <w:del w:id="87"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88" w:author="JieTang" w:date="2016-05-02T19:37:00Z">
        <w:r w:rsidR="003314FC">
          <w:rPr>
            <w:rFonts w:ascii="Times New Roman" w:eastAsia="宋体" w:hAnsi="Times New Roman" w:cs="Times New Roman" w:hint="eastAsia"/>
            <w:sz w:val="24"/>
            <w:szCs w:val="24"/>
          </w:rPr>
          <w:t>读入</w:t>
        </w:r>
      </w:ins>
      <w:del w:id="89"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0"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1"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2"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93" w:name="_Toc450562182"/>
      <w:r>
        <w:rPr>
          <w:rFonts w:hint="eastAsia"/>
        </w:rPr>
        <w:t xml:space="preserve">1.2 </w:t>
      </w:r>
      <w:r w:rsidR="000110F6" w:rsidRPr="00B96E99">
        <w:t>研究现状</w:t>
      </w:r>
      <w:bookmarkEnd w:id="93"/>
    </w:p>
    <w:p w14:paraId="2350E573" w14:textId="77777777" w:rsidR="004F7A40" w:rsidRPr="00DD513F" w:rsidRDefault="003314FC">
      <w:pPr>
        <w:pStyle w:val="30"/>
        <w:pPrChange w:id="94" w:author="JieTang" w:date="2016-05-02T19:38:00Z">
          <w:pPr>
            <w:pStyle w:val="30"/>
            <w:numPr>
              <w:ilvl w:val="2"/>
              <w:numId w:val="26"/>
            </w:numPr>
            <w:ind w:left="720" w:hanging="720"/>
          </w:pPr>
        </w:pPrChange>
      </w:pPr>
      <w:bookmarkStart w:id="95" w:name="_Toc450562183"/>
      <w:ins w:id="96"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95"/>
    </w:p>
    <w:p w14:paraId="147A9561" w14:textId="076B4B7B" w:rsidR="00B70FC3" w:rsidRDefault="001C30D7" w:rsidP="00B70FC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2002~</w:t>
      </w:r>
      <w:r>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14:paraId="0D49A23F" w14:textId="394E708F" w:rsidR="004F2502" w:rsidRDefault="00B70FC3"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2004</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2006</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Pr>
          <w:rFonts w:ascii="Times New Roman" w:eastAsia="宋体" w:hAnsi="Times New Roman" w:cs="Times New Roman" w:hint="eastAsia"/>
          <w:sz w:val="24"/>
          <w:szCs w:val="24"/>
        </w:rPr>
        <w:t>[</w:t>
      </w:r>
      <w:r w:rsidR="00176419">
        <w:rPr>
          <w:rFonts w:ascii="Times New Roman" w:eastAsia="宋体" w:hAnsi="Times New Roman" w:cs="Times New Roman"/>
          <w:sz w:val="24"/>
          <w:szCs w:val="24"/>
        </w:rPr>
        <w:t>45</w:t>
      </w:r>
      <w:r w:rsidR="00176419">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59AFEBB4"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w:t>
      </w:r>
      <w:r w:rsidR="007A1F87">
        <w:rPr>
          <w:rFonts w:ascii="Times New Roman" w:eastAsia="宋体" w:hAnsi="Times New Roman" w:cs="Times New Roman" w:hint="eastAsia"/>
          <w:sz w:val="24"/>
          <w:szCs w:val="24"/>
        </w:rPr>
        <w:t>[</w:t>
      </w:r>
      <w:r w:rsidR="007A1F87">
        <w:rPr>
          <w:rFonts w:ascii="Times New Roman" w:eastAsia="宋体" w:hAnsi="Times New Roman" w:cs="Times New Roman"/>
          <w:sz w:val="24"/>
          <w:szCs w:val="24"/>
        </w:rPr>
        <w:t>46</w:t>
      </w:r>
      <w:r w:rsidR="007A1F87">
        <w:rPr>
          <w:rFonts w:ascii="Times New Roman" w:eastAsia="宋体" w:hAnsi="Times New Roman" w:cs="Times New Roman" w:hint="eastAsia"/>
          <w:sz w:val="24"/>
          <w:szCs w:val="24"/>
        </w:rPr>
        <w:t>]</w:t>
      </w:r>
      <w:r w:rsidR="007A1F87">
        <w:rPr>
          <w:rFonts w:ascii="Times New Roman" w:eastAsia="宋体" w:hAnsi="Times New Roman" w:cs="Times New Roman" w:hint="eastAsia"/>
          <w:sz w:val="24"/>
          <w:szCs w:val="24"/>
        </w:rPr>
        <w:t>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Pr>
          <w:rFonts w:ascii="Times New Roman" w:eastAsia="宋体" w:hAnsi="Times New Roman" w:cs="Times New Roman" w:hint="eastAsia"/>
          <w:sz w:val="24"/>
          <w:szCs w:val="24"/>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Pr>
          <w:rFonts w:ascii="Times New Roman" w:eastAsia="宋体" w:hAnsi="Times New Roman" w:cs="Times New Roman" w:hint="eastAsia"/>
          <w:sz w:val="24"/>
          <w:szCs w:val="24"/>
        </w:rPr>
        <w:t>[</w:t>
      </w:r>
      <w:r w:rsidR="007C724C">
        <w:rPr>
          <w:rFonts w:ascii="Times New Roman" w:eastAsia="宋体" w:hAnsi="Times New Roman" w:cs="Times New Roman"/>
          <w:sz w:val="24"/>
          <w:szCs w:val="24"/>
        </w:rPr>
        <w:t>48</w:t>
      </w:r>
      <w:r w:rsidR="007C724C">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Pr>
          <w:rFonts w:ascii="Times New Roman" w:eastAsia="宋体" w:hAnsi="Times New Roman" w:cs="Times New Roman" w:hint="eastAsia"/>
          <w:sz w:val="24"/>
          <w:szCs w:val="24"/>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Pr>
          <w:rFonts w:ascii="Times New Roman" w:eastAsia="宋体" w:hAnsi="Times New Roman" w:cs="Times New Roman" w:hint="eastAsia"/>
          <w:sz w:val="24"/>
          <w:szCs w:val="24"/>
        </w:rPr>
        <w:t>[</w:t>
      </w:r>
      <w:r w:rsidR="00FD6788">
        <w:rPr>
          <w:rFonts w:ascii="Times New Roman" w:eastAsia="宋体" w:hAnsi="Times New Roman" w:cs="Times New Roman"/>
          <w:sz w:val="24"/>
          <w:szCs w:val="24"/>
        </w:rPr>
        <w:t>50</w:t>
      </w:r>
      <w:r w:rsidR="00FD6788">
        <w:rPr>
          <w:rFonts w:ascii="Times New Roman" w:eastAsia="宋体" w:hAnsi="Times New Roman" w:cs="Times New Roman" w:hint="eastAsia"/>
          <w:sz w:val="24"/>
          <w:szCs w:val="24"/>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Pr>
          <w:rFonts w:ascii="Times New Roman" w:eastAsia="宋体" w:hAnsi="Times New Roman" w:cs="Times New Roman" w:hint="eastAsia"/>
          <w:sz w:val="24"/>
          <w:szCs w:val="24"/>
        </w:rPr>
        <w:t>[</w:t>
      </w:r>
      <w:r w:rsidR="006C53E7">
        <w:rPr>
          <w:rFonts w:ascii="Times New Roman" w:eastAsia="宋体" w:hAnsi="Times New Roman" w:cs="Times New Roman"/>
          <w:sz w:val="24"/>
          <w:szCs w:val="24"/>
        </w:rPr>
        <w:t>51</w:t>
      </w:r>
      <w:r w:rsidR="006C53E7">
        <w:rPr>
          <w:rFonts w:ascii="Times New Roman" w:eastAsia="宋体" w:hAnsi="Times New Roman" w:cs="Times New Roman" w:hint="eastAsia"/>
          <w:sz w:val="24"/>
          <w:szCs w:val="24"/>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97" w:name="_Toc450562184"/>
      <w:r>
        <w:t>1.2.2 S</w:t>
      </w:r>
      <w:r>
        <w:rPr>
          <w:rFonts w:hint="eastAsia"/>
        </w:rPr>
        <w:t>huffle</w:t>
      </w:r>
      <w:r>
        <w:rPr>
          <w:rFonts w:hint="eastAsia"/>
        </w:rPr>
        <w:t>研究现状</w:t>
      </w:r>
      <w:bookmarkEnd w:id="97"/>
    </w:p>
    <w:p w14:paraId="31C7D5BA" w14:textId="77777777" w:rsidR="0042617A"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commentRangeStart w:id="98"/>
      <w:r w:rsidR="005C68B5" w:rsidRPr="00B96E99">
        <w:rPr>
          <w:rFonts w:ascii="Times New Roman" w:eastAsia="宋体" w:hAnsi="Times New Roman" w:cs="Times New Roman"/>
          <w:sz w:val="24"/>
          <w:szCs w:val="24"/>
        </w:rPr>
        <w:t xml:space="preserve">Shuffle </w:t>
      </w:r>
      <w:commentRangeEnd w:id="98"/>
      <w:r w:rsidR="005C68B5">
        <w:rPr>
          <w:rStyle w:val="af3"/>
        </w:rPr>
        <w:commentReference w:id="98"/>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4261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Pr>
          <w:rFonts w:ascii="Times New Roman" w:eastAsia="宋体" w:hAnsi="Times New Roman" w:cs="Times New Roman" w:hint="eastAsia"/>
          <w:sz w:val="24"/>
          <w:szCs w:val="24"/>
        </w:rPr>
        <w:t>[</w:t>
      </w:r>
      <w:r w:rsidR="00D703DB">
        <w:rPr>
          <w:rFonts w:ascii="Times New Roman" w:eastAsia="宋体" w:hAnsi="Times New Roman" w:cs="Times New Roman"/>
          <w:sz w:val="24"/>
          <w:szCs w:val="24"/>
        </w:rPr>
        <w:t>43</w:t>
      </w:r>
      <w:r w:rsidR="00D703D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Pr>
          <w:rFonts w:ascii="Times New Roman" w:eastAsia="宋体" w:hAnsi="Times New Roman" w:cs="Times New Roman" w:hint="eastAsia"/>
          <w:sz w:val="24"/>
          <w:szCs w:val="24"/>
        </w:rPr>
        <w:t>[</w:t>
      </w:r>
      <w:r w:rsidR="00CD0FD0">
        <w:rPr>
          <w:rFonts w:ascii="Times New Roman" w:eastAsia="宋体" w:hAnsi="Times New Roman" w:cs="Times New Roman"/>
          <w:sz w:val="24"/>
          <w:szCs w:val="24"/>
        </w:rPr>
        <w:t>52</w:t>
      </w:r>
      <w:r w:rsidR="00CD0FD0">
        <w:rPr>
          <w:rFonts w:ascii="Times New Roman" w:eastAsia="宋体" w:hAnsi="Times New Roman" w:cs="Times New Roman" w:hint="eastAsia"/>
          <w:sz w:val="24"/>
          <w:szCs w:val="24"/>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Pr>
          <w:rFonts w:ascii="Times New Roman" w:eastAsia="宋体" w:hAnsi="Times New Roman" w:cs="Times New Roman" w:hint="eastAsia"/>
          <w:sz w:val="24"/>
          <w:szCs w:val="24"/>
        </w:rPr>
        <w:t>[</w:t>
      </w:r>
      <w:r w:rsidR="00B71A6B">
        <w:rPr>
          <w:rFonts w:ascii="Times New Roman" w:eastAsia="宋体" w:hAnsi="Times New Roman" w:cs="Times New Roman"/>
          <w:sz w:val="24"/>
          <w:szCs w:val="24"/>
        </w:rPr>
        <w:t>53</w:t>
      </w:r>
      <w:r w:rsidR="00B71A6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54</w:t>
      </w:r>
      <w:r w:rsidR="00441797">
        <w:rPr>
          <w:rFonts w:ascii="Times New Roman" w:eastAsia="宋体" w:hAnsi="Times New Roman" w:cs="Times New Roman" w:hint="eastAsia"/>
          <w:sz w:val="24"/>
          <w:szCs w:val="24"/>
        </w:rPr>
        <w:t>]</w:t>
      </w:r>
      <w:r w:rsidR="00441797">
        <w:rPr>
          <w:rFonts w:ascii="Times New Roman" w:eastAsia="宋体" w:hAnsi="Times New Roman" w:cs="Times New Roman" w:hint="eastAsia"/>
          <w:sz w:val="24"/>
          <w:szCs w:val="24"/>
        </w:rPr>
        <w:t>。</w:t>
      </w:r>
    </w:p>
    <w:p w14:paraId="3AFC8B0D" w14:textId="2957DDD8" w:rsidR="005F0CBD" w:rsidRPr="005F0CBD" w:rsidRDefault="00444ED4" w:rsidP="005F0CB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Pr>
          <w:rFonts w:ascii="Times New Roman" w:eastAsia="宋体" w:hAnsi="Times New Roman" w:cs="Times New Roman" w:hint="eastAsia"/>
          <w:sz w:val="24"/>
          <w:szCs w:val="24"/>
        </w:rPr>
        <w:t>[</w:t>
      </w:r>
      <w:r w:rsidR="009339FB">
        <w:rPr>
          <w:rFonts w:ascii="Times New Roman" w:eastAsia="宋体" w:hAnsi="Times New Roman" w:cs="Times New Roman"/>
          <w:sz w:val="24"/>
          <w:szCs w:val="24"/>
        </w:rPr>
        <w:t>56-57</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Pr>
          <w:rFonts w:ascii="Times New Roman" w:eastAsia="宋体" w:hAnsi="Times New Roman" w:cs="Times New Roman" w:hint="eastAsia"/>
          <w:sz w:val="24"/>
          <w:szCs w:val="24"/>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Pr>
          <w:rFonts w:ascii="Times New Roman" w:eastAsia="宋体" w:hAnsi="Times New Roman" w:cs="Times New Roman" w:hint="eastAsia"/>
          <w:sz w:val="24"/>
          <w:szCs w:val="24"/>
        </w:rPr>
        <w:t>[</w:t>
      </w:r>
      <w:r w:rsidR="00E10E48">
        <w:rPr>
          <w:rFonts w:ascii="Times New Roman" w:eastAsia="宋体" w:hAnsi="Times New Roman" w:cs="Times New Roman"/>
          <w:sz w:val="24"/>
          <w:szCs w:val="24"/>
        </w:rPr>
        <w:t>58</w:t>
      </w:r>
      <w:r w:rsidR="00E10E48">
        <w:rPr>
          <w:rFonts w:ascii="Times New Roman" w:eastAsia="宋体" w:hAnsi="Times New Roman" w:cs="Times New Roman" w:hint="eastAsia"/>
          <w:sz w:val="24"/>
          <w:szCs w:val="24"/>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2A0CA2">
        <w:rPr>
          <w:rFonts w:ascii="Times New Roman" w:eastAsia="宋体" w:hAnsi="Times New Roman" w:cs="Times New Roman"/>
          <w:sz w:val="24"/>
          <w:szCs w:val="24"/>
        </w:rPr>
        <w:t>57</w:t>
      </w:r>
      <w:r w:rsidR="005F0CBD">
        <w:rPr>
          <w:rFonts w:ascii="Times New Roman" w:eastAsia="宋体" w:hAnsi="Times New Roman" w:cs="Times New Roman"/>
          <w:sz w:val="24"/>
          <w:szCs w:val="24"/>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Pr>
          <w:rFonts w:ascii="Times New Roman" w:eastAsia="宋体" w:hAnsi="Times New Roman" w:cs="Times New Roman" w:hint="eastAsia"/>
          <w:sz w:val="24"/>
          <w:szCs w:val="24"/>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Pr>
          <w:rFonts w:ascii="Times New Roman" w:eastAsia="宋体" w:hAnsi="Times New Roman" w:cs="Times New Roman" w:hint="eastAsia"/>
          <w:sz w:val="24"/>
          <w:szCs w:val="24"/>
        </w:rPr>
        <w:t>[</w:t>
      </w:r>
      <w:r w:rsidR="00121D1C">
        <w:rPr>
          <w:rFonts w:ascii="Times New Roman" w:eastAsia="宋体" w:hAnsi="Times New Roman" w:cs="Times New Roman"/>
          <w:sz w:val="24"/>
          <w:szCs w:val="24"/>
        </w:rPr>
        <w:t>59</w:t>
      </w:r>
      <w:r w:rsidR="00121D1C">
        <w:rPr>
          <w:rFonts w:ascii="Times New Roman" w:eastAsia="宋体" w:hAnsi="Times New Roman" w:cs="Times New Roman" w:hint="eastAsia"/>
          <w:sz w:val="24"/>
          <w:szCs w:val="24"/>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Pr>
          <w:rFonts w:ascii="Times New Roman" w:eastAsia="宋体" w:hAnsi="Times New Roman" w:cs="Times New Roman" w:hint="eastAsia"/>
          <w:sz w:val="24"/>
          <w:szCs w:val="24"/>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Pr>
          <w:rFonts w:ascii="Times New Roman" w:eastAsia="宋体" w:hAnsi="Times New Roman" w:cs="Times New Roman" w:hint="eastAsia"/>
          <w:sz w:val="24"/>
          <w:szCs w:val="24"/>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99" w:name="_Toc450562185"/>
      <w:r>
        <w:rPr>
          <w:rFonts w:hint="eastAsia"/>
        </w:rPr>
        <w:t>1</w:t>
      </w:r>
      <w:r>
        <w:t>.2.3 PKTM</w:t>
      </w:r>
      <w:r>
        <w:rPr>
          <w:rFonts w:hint="eastAsia"/>
        </w:rPr>
        <w:t>研究现状</w:t>
      </w:r>
      <w:bookmarkEnd w:id="99"/>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Pr>
          <w:rFonts w:ascii="Times New Roman" w:eastAsia="宋体" w:hAnsi="Times New Roman" w:cs="Times New Roman" w:hint="eastAsia"/>
          <w:sz w:val="24"/>
          <w:szCs w:val="24"/>
        </w:rPr>
        <w:t>[</w:t>
      </w:r>
      <w:r w:rsidR="00FA23FC">
        <w:rPr>
          <w:rFonts w:ascii="Times New Roman" w:eastAsia="宋体" w:hAnsi="Times New Roman" w:cs="Times New Roman"/>
          <w:sz w:val="24"/>
          <w:szCs w:val="24"/>
        </w:rPr>
        <w:t>62</w:t>
      </w:r>
      <w:r w:rsidR="00FA23FC">
        <w:rPr>
          <w:rFonts w:ascii="Times New Roman" w:eastAsia="宋体" w:hAnsi="Times New Roman" w:cs="Times New Roman" w:hint="eastAsia"/>
          <w:sz w:val="24"/>
          <w:szCs w:val="24"/>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w:t>
      </w:r>
      <w:r w:rsidR="006B7A9A">
        <w:rPr>
          <w:rFonts w:ascii="Times New Roman" w:eastAsia="宋体" w:hAnsi="Times New Roman" w:cs="Times New Roman" w:hint="eastAsia"/>
          <w:sz w:val="24"/>
          <w:szCs w:val="24"/>
        </w:rPr>
        <w:lastRenderedPageBreak/>
        <w:t>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Pr>
          <w:rFonts w:ascii="Times New Roman" w:eastAsia="宋体" w:hAnsi="Times New Roman" w:cs="Times New Roman" w:hint="eastAsia"/>
          <w:sz w:val="24"/>
          <w:szCs w:val="24"/>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53ED61D4"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E40C7F">
        <w:rPr>
          <w:rFonts w:ascii="Times New Roman" w:eastAsia="宋体" w:hAnsi="Times New Roman" w:cs="Times New Roman" w:hint="eastAsia"/>
          <w:sz w:val="24"/>
          <w:szCs w:val="24"/>
        </w:rPr>
        <w:t>文章</w:t>
      </w:r>
      <w:r w:rsidR="001D7123">
        <w:rPr>
          <w:rFonts w:ascii="Times New Roman" w:eastAsia="宋体" w:hAnsi="Times New Roman" w:cs="Times New Roman" w:hint="eastAsia"/>
          <w:sz w:val="24"/>
          <w:szCs w:val="24"/>
        </w:rPr>
        <w:t>[62]</w:t>
      </w:r>
      <w:r w:rsidR="00E40C7F">
        <w:rPr>
          <w:rFonts w:ascii="Times New Roman" w:eastAsia="宋体" w:hAnsi="Times New Roman" w:cs="Times New Roman" w:hint="eastAsia"/>
          <w:sz w:val="24"/>
          <w:szCs w:val="24"/>
        </w:rPr>
        <w:t>中介绍了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13FCC">
        <w:rPr>
          <w:rFonts w:ascii="Times New Roman" w:eastAsia="宋体" w:hAnsi="Times New Roman" w:cs="Times New Roman" w:hint="eastAsia"/>
          <w:sz w:val="24"/>
          <w:szCs w:val="24"/>
        </w:rPr>
        <w:t>提出了一个通过旅行时间获取偏移的速度模型的实际模型</w:t>
      </w:r>
      <w:r w:rsidR="003A6A74">
        <w:rPr>
          <w:rFonts w:ascii="Times New Roman" w:eastAsia="宋体" w:hAnsi="Times New Roman" w:cs="Times New Roman" w:hint="eastAsia"/>
          <w:sz w:val="24"/>
          <w:szCs w:val="24"/>
        </w:rPr>
        <w:t>[</w:t>
      </w:r>
      <w:r w:rsidR="003A6A74">
        <w:rPr>
          <w:rFonts w:ascii="Times New Roman" w:eastAsia="宋体" w:hAnsi="Times New Roman" w:cs="Times New Roman"/>
          <w:sz w:val="24"/>
          <w:szCs w:val="24"/>
        </w:rPr>
        <w:t>63</w:t>
      </w:r>
      <w:r w:rsidR="003A6A74">
        <w:rPr>
          <w:rFonts w:ascii="Times New Roman" w:eastAsia="宋体" w:hAnsi="Times New Roman" w:cs="Times New Roman" w:hint="eastAsia"/>
          <w:sz w:val="24"/>
          <w:szCs w:val="24"/>
        </w:rPr>
        <w:t>]</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w:t>
      </w:r>
      <w:r w:rsidR="008F5CE0">
        <w:rPr>
          <w:rFonts w:ascii="Times New Roman" w:eastAsia="宋体" w:hAnsi="Times New Roman" w:cs="Times New Roman" w:hint="eastAsia"/>
          <w:sz w:val="24"/>
          <w:szCs w:val="24"/>
        </w:rPr>
        <w:t>[</w:t>
      </w:r>
      <w:r w:rsidR="008F5CE0">
        <w:rPr>
          <w:rFonts w:ascii="Times New Roman" w:eastAsia="宋体" w:hAnsi="Times New Roman" w:cs="Times New Roman"/>
          <w:sz w:val="24"/>
          <w:szCs w:val="24"/>
        </w:rPr>
        <w:t>64</w:t>
      </w:r>
      <w:r w:rsidR="008F5CE0">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w:t>
      </w:r>
      <w:r w:rsidR="003C2238">
        <w:rPr>
          <w:rFonts w:ascii="Times New Roman" w:eastAsia="宋体" w:hAnsi="Times New Roman" w:cs="Times New Roman" w:hint="eastAsia"/>
          <w:sz w:val="24"/>
          <w:szCs w:val="24"/>
        </w:rPr>
        <w:t>[</w:t>
      </w:r>
      <w:r w:rsidR="003C2238">
        <w:rPr>
          <w:rFonts w:ascii="Times New Roman" w:eastAsia="宋体" w:hAnsi="Times New Roman" w:cs="Times New Roman"/>
          <w:sz w:val="24"/>
          <w:szCs w:val="24"/>
        </w:rPr>
        <w:t>65</w:t>
      </w:r>
      <w:r w:rsidR="003C2238">
        <w:rPr>
          <w:rFonts w:ascii="Times New Roman" w:eastAsia="宋体" w:hAnsi="Times New Roman" w:cs="Times New Roman" w:hint="eastAsia"/>
          <w:sz w:val="24"/>
          <w:szCs w:val="24"/>
        </w:rPr>
        <w:t>]</w:t>
      </w:r>
      <w:r w:rsidR="00DB1000">
        <w:rPr>
          <w:rFonts w:ascii="Times New Roman" w:eastAsia="宋体" w:hAnsi="Times New Roman" w:cs="Times New Roman" w:hint="eastAsia"/>
          <w:sz w:val="24"/>
          <w:szCs w:val="24"/>
        </w:rPr>
        <w:t>（该算法也是地质成像算法），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w:t>
      </w:r>
      <w:r w:rsidR="00BA4594">
        <w:rPr>
          <w:rFonts w:ascii="Times New Roman" w:eastAsia="宋体" w:hAnsi="Times New Roman" w:cs="Times New Roman"/>
          <w:sz w:val="24"/>
          <w:szCs w:val="24"/>
        </w:rPr>
        <w:t>66</w:t>
      </w:r>
      <w:r w:rsidR="00BA4594">
        <w:rPr>
          <w:rFonts w:ascii="Times New Roman" w:eastAsia="宋体" w:hAnsi="Times New Roman" w:cs="Times New Roman" w:hint="eastAsia"/>
          <w:sz w:val="24"/>
          <w:szCs w:val="24"/>
        </w:rPr>
        <w:t>]</w:t>
      </w:r>
      <w:r w:rsidR="00BA4594">
        <w:rPr>
          <w:rFonts w:ascii="Times New Roman" w:eastAsia="宋体" w:hAnsi="Times New Roman" w:cs="Times New Roman" w:hint="eastAsia"/>
          <w:sz w:val="24"/>
          <w:szCs w:val="24"/>
        </w:rPr>
        <w:t>；文章</w:t>
      </w:r>
      <w:r w:rsidR="00BA4594">
        <w:rPr>
          <w:rFonts w:ascii="Times New Roman" w:eastAsia="宋体" w:hAnsi="Times New Roman" w:cs="Times New Roman" w:hint="eastAsia"/>
          <w:sz w:val="24"/>
          <w:szCs w:val="24"/>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Pr>
          <w:rFonts w:ascii="Times New Roman" w:eastAsia="宋体" w:hAnsi="Times New Roman" w:cs="Times New Roman" w:hint="eastAsia"/>
          <w:sz w:val="24"/>
          <w:szCs w:val="24"/>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00" w:name="_Toc450562186"/>
      <w:r>
        <w:rPr>
          <w:rFonts w:hint="eastAsia"/>
        </w:rPr>
        <w:t xml:space="preserve">1.3 </w:t>
      </w:r>
      <w:r>
        <w:rPr>
          <w:rFonts w:hint="eastAsia"/>
        </w:rPr>
        <w:t>本文主要工作和内容组织</w:t>
      </w:r>
      <w:bookmarkEnd w:id="100"/>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01" w:name="_Toc450562187"/>
      <w:r w:rsidRPr="00796BA1">
        <w:t xml:space="preserve">1.3.1 </w:t>
      </w:r>
      <w:r w:rsidRPr="00796BA1">
        <w:t>本文工作</w:t>
      </w:r>
      <w:bookmarkEnd w:id="101"/>
    </w:p>
    <w:p w14:paraId="54EB3646" w14:textId="1CA12C04"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bookmarkStart w:id="102" w:name="OLE_LINK1"/>
      <w:bookmarkStart w:id="103"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02"/>
      <w:bookmarkEnd w:id="103"/>
      <w:r w:rsidRPr="00B96E99">
        <w:rPr>
          <w:rFonts w:ascii="Times New Roman" w:eastAsia="宋体" w:hAnsi="Times New Roman" w:cs="Times New Roman"/>
          <w:sz w:val="24"/>
          <w:szCs w:val="24"/>
        </w:rPr>
        <w:t>rk</w:t>
      </w:r>
      <w:del w:id="104" w:author="JieTang" w:date="2016-05-02T19:43:00Z">
        <w:r w:rsidRPr="00B96E99" w:rsidDel="00FC5E44">
          <w:rPr>
            <w:rFonts w:ascii="Times New Roman" w:eastAsia="宋体" w:hAnsi="Times New Roman" w:cs="Times New Roman" w:hint="eastAsia"/>
            <w:sz w:val="24"/>
            <w:szCs w:val="24"/>
          </w:rPr>
          <w:delText>做了一些</w:delText>
        </w:r>
      </w:del>
      <w:ins w:id="105" w:author="JieTang" w:date="2016-05-02T19:43:00Z">
        <w:r w:rsidR="00FC5E44">
          <w:rPr>
            <w:rFonts w:ascii="Times New Roman" w:eastAsia="宋体" w:hAnsi="Times New Roman" w:cs="Times New Roman" w:hint="eastAsia"/>
            <w:sz w:val="24"/>
            <w:szCs w:val="24"/>
          </w:rPr>
          <w:t>进行了</w:t>
        </w:r>
      </w:ins>
      <w:r w:rsidR="00E361E5">
        <w:rPr>
          <w:rFonts w:ascii="Times New Roman" w:eastAsia="宋体" w:hAnsi="Times New Roman" w:cs="Times New Roman" w:hint="eastAsia"/>
          <w:sz w:val="24"/>
          <w:szCs w:val="24"/>
        </w:rPr>
        <w:t>调研，并修改了</w:t>
      </w:r>
      <w:r w:rsidR="00E361E5">
        <w:rPr>
          <w:rFonts w:ascii="Times New Roman" w:eastAsia="宋体" w:hAnsi="Times New Roman" w:cs="Times New Roman" w:hint="eastAsia"/>
          <w:sz w:val="24"/>
          <w:szCs w:val="24"/>
        </w:rPr>
        <w:t>YARN</w:t>
      </w:r>
      <w:r w:rsidR="00E361E5">
        <w:rPr>
          <w:rFonts w:ascii="Times New Roman" w:eastAsia="宋体" w:hAnsi="Times New Roman" w:cs="Times New Roman" w:hint="eastAsia"/>
          <w:sz w:val="24"/>
          <w:szCs w:val="24"/>
        </w:rPr>
        <w:t>框架的源码</w:t>
      </w:r>
      <w:r w:rsidRPr="00B96E99">
        <w:rPr>
          <w:rFonts w:ascii="Times New Roman" w:eastAsia="宋体" w:hAnsi="Times New Roman" w:cs="Times New Roman"/>
          <w:sz w:val="24"/>
          <w:szCs w:val="24"/>
        </w:rPr>
        <w:t>，</w:t>
      </w:r>
      <w:del w:id="106"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07"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08" w:author="JieTang" w:date="2016-05-02T19:44:00Z">
        <w:r w:rsidR="00FC5E44">
          <w:rPr>
            <w:rFonts w:ascii="Times New Roman" w:eastAsia="宋体" w:hAnsi="Times New Roman" w:cs="Times New Roman" w:hint="eastAsia"/>
            <w:sz w:val="24"/>
            <w:szCs w:val="24"/>
          </w:rPr>
          <w:t>对其进行了改进，以</w:t>
        </w:r>
      </w:ins>
      <w:del w:id="109"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r w:rsidR="005D1326">
        <w:rPr>
          <w:rFonts w:ascii="Times New Roman" w:eastAsia="宋体" w:hAnsi="Times New Roman" w:cs="Times New Roman" w:hint="eastAsia"/>
          <w:sz w:val="24"/>
          <w:szCs w:val="24"/>
        </w:rPr>
        <w:t>集群的整体性能</w:t>
      </w:r>
      <w:del w:id="110" w:author="JieTang" w:date="2016-05-02T19:44:00Z">
        <w:r w:rsidRPr="00B96E99" w:rsidDel="00FC5E44">
          <w:rPr>
            <w:rFonts w:ascii="Times New Roman" w:eastAsia="宋体" w:hAnsi="Times New Roman" w:cs="Times New Roman"/>
            <w:sz w:val="24"/>
            <w:szCs w:val="24"/>
          </w:rPr>
          <w:delText>集群</w:delText>
        </w:r>
      </w:del>
      <w:r w:rsidR="005D1326">
        <w:rPr>
          <w:rFonts w:ascii="Times New Roman" w:eastAsia="宋体" w:hAnsi="Times New Roman" w:cs="Times New Roman" w:hint="eastAsia"/>
          <w:sz w:val="24"/>
          <w:szCs w:val="24"/>
        </w:rPr>
        <w:t>，最后我们实现了</w:t>
      </w:r>
      <w:r w:rsidR="005D1326">
        <w:rPr>
          <w:rFonts w:ascii="Times New Roman" w:eastAsia="宋体" w:hAnsi="Times New Roman" w:cs="Times New Roman" w:hint="eastAsia"/>
          <w:sz w:val="24"/>
          <w:szCs w:val="24"/>
        </w:rPr>
        <w:t>PKTM</w:t>
      </w:r>
      <w:r w:rsidR="005D1326">
        <w:rPr>
          <w:rFonts w:ascii="Times New Roman" w:eastAsia="宋体" w:hAnsi="Times New Roman" w:cs="Times New Roman" w:hint="eastAsia"/>
          <w:sz w:val="24"/>
          <w:szCs w:val="24"/>
        </w:rPr>
        <w:t>地质成像算法的改进，并用其证明了我们对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ins w:id="111" w:author="JieTang" w:date="2016-05-02T19:45:00Z">
        <w:r w:rsidR="00FC5E44">
          <w:rPr>
            <w:rFonts w:ascii="Times New Roman" w:eastAsia="宋体" w:hAnsi="Times New Roman" w:cs="Times New Roman" w:hint="eastAsia"/>
            <w:sz w:val="24"/>
            <w:szCs w:val="24"/>
          </w:rPr>
          <w:t>，</w:t>
        </w:r>
      </w:ins>
      <w:r w:rsidR="000C5302">
        <w:rPr>
          <w:rFonts w:ascii="Times New Roman" w:eastAsia="宋体" w:hAnsi="Times New Roman" w:cs="Times New Roman" w:hint="eastAsia"/>
          <w:sz w:val="24"/>
          <w:szCs w:val="24"/>
        </w:rPr>
        <w:t>具体</w:t>
      </w:r>
      <w:ins w:id="112" w:author="JieTang" w:date="2016-05-02T19:45:00Z">
        <w:r w:rsidR="00FC5E44">
          <w:rPr>
            <w:rFonts w:ascii="Times New Roman" w:eastAsia="宋体" w:hAnsi="Times New Roman" w:cs="Times New Roman" w:hint="eastAsia"/>
            <w:sz w:val="24"/>
            <w:szCs w:val="24"/>
          </w:rPr>
          <w:t>工作如下</w:t>
        </w:r>
      </w:ins>
      <w:r w:rsidRPr="00B96E99">
        <w:rPr>
          <w:rFonts w:ascii="Times New Roman" w:eastAsia="宋体" w:hAnsi="Times New Roman" w:cs="Times New Roman"/>
          <w:sz w:val="24"/>
          <w:szCs w:val="24"/>
        </w:rPr>
        <w:t>：</w:t>
      </w:r>
    </w:p>
    <w:p w14:paraId="5E8DFB69" w14:textId="72F65064" w:rsidR="00A82CE7" w:rsidRPr="00B96E99" w:rsidRDefault="00556E15">
      <w:pPr>
        <w:pStyle w:val="a3"/>
        <w:numPr>
          <w:ilvl w:val="0"/>
          <w:numId w:val="59"/>
        </w:numPr>
        <w:spacing w:line="400" w:lineRule="exact"/>
        <w:ind w:left="567" w:firstLineChars="0" w:hanging="567"/>
        <w:rPr>
          <w:rFonts w:ascii="Times New Roman" w:eastAsia="宋体" w:hAnsi="Times New Roman" w:cs="Times New Roman"/>
          <w:sz w:val="24"/>
          <w:szCs w:val="24"/>
        </w:rPr>
        <w:pPrChange w:id="113"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w:t>
      </w:r>
      <w:r w:rsidR="0092751D">
        <w:rPr>
          <w:rFonts w:ascii="Times New Roman" w:eastAsia="宋体" w:hAnsi="Times New Roman" w:cs="Times New Roman" w:hint="eastAsia"/>
          <w:sz w:val="24"/>
          <w:szCs w:val="24"/>
        </w:rPr>
        <w:lastRenderedPageBreak/>
        <w:t>时间长的问题，</w:t>
      </w:r>
      <w:del w:id="114" w:author="JieTang" w:date="2016-05-02T19:45:00Z">
        <w:r w:rsidR="00A82CE7" w:rsidRPr="00B96E99" w:rsidDel="00FC5E44">
          <w:rPr>
            <w:rFonts w:ascii="Times New Roman" w:eastAsia="宋体" w:hAnsi="Times New Roman" w:cs="Times New Roman"/>
            <w:sz w:val="24"/>
            <w:szCs w:val="24"/>
          </w:rPr>
          <w:delText>第二章</w:delText>
        </w:r>
      </w:del>
      <w:del w:id="115" w:author="JieTang" w:date="2016-05-02T20:04:00Z">
        <w:r w:rsidR="00A82CE7" w:rsidRPr="00B96E99" w:rsidDel="00493A43">
          <w:rPr>
            <w:rFonts w:ascii="Times New Roman" w:eastAsia="宋体" w:hAnsi="Times New Roman" w:cs="Times New Roman"/>
            <w:sz w:val="24"/>
            <w:szCs w:val="24"/>
          </w:rPr>
          <w:delText>首先</w:delText>
        </w:r>
      </w:del>
      <w:ins w:id="116" w:author="JieTang" w:date="2016-05-02T19:58:00Z">
        <w:r w:rsidR="008B18C3">
          <w:rPr>
            <w:rFonts w:ascii="Times New Roman" w:eastAsia="宋体" w:hAnsi="Times New Roman" w:cs="Times New Roman" w:hint="eastAsia"/>
            <w:sz w:val="24"/>
            <w:szCs w:val="24"/>
          </w:rPr>
          <w:t>将</w:t>
        </w:r>
      </w:ins>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del w:id="117" w:author="JieTang" w:date="2016-05-02T19:58:00Z">
        <w:r w:rsidR="00A82CE7" w:rsidRPr="00B96E99" w:rsidDel="008B18C3">
          <w:rPr>
            <w:rFonts w:ascii="Times New Roman" w:eastAsia="宋体" w:hAnsi="Times New Roman" w:cs="Times New Roman"/>
            <w:sz w:val="24"/>
            <w:szCs w:val="24"/>
          </w:rPr>
          <w:delText>然后</w:delText>
        </w:r>
      </w:del>
      <w:r w:rsidR="00A82CE7" w:rsidRPr="00B96E99">
        <w:rPr>
          <w:rFonts w:ascii="Times New Roman" w:eastAsia="宋体" w:hAnsi="Times New Roman" w:cs="Times New Roman"/>
          <w:sz w:val="24"/>
          <w:szCs w:val="24"/>
        </w:rPr>
        <w:t>抽象</w:t>
      </w:r>
      <w:ins w:id="118" w:author="JieTang" w:date="2016-05-02T19:58:00Z">
        <w:r w:rsidR="008B18C3">
          <w:rPr>
            <w:rFonts w:ascii="Times New Roman" w:eastAsia="宋体" w:hAnsi="Times New Roman" w:cs="Times New Roman" w:hint="eastAsia"/>
            <w:sz w:val="24"/>
            <w:szCs w:val="24"/>
          </w:rPr>
          <w:t>为</w:t>
        </w:r>
      </w:ins>
      <w:r w:rsidR="00371A1E">
        <w:rPr>
          <w:rFonts w:ascii="Times New Roman" w:eastAsia="宋体" w:hAnsi="Times New Roman" w:cs="Times New Roman" w:hint="eastAsia"/>
          <w:sz w:val="24"/>
          <w:szCs w:val="24"/>
        </w:rPr>
        <w:t>一个</w:t>
      </w:r>
      <w:del w:id="119" w:author="JieTang" w:date="2016-05-02T19:58:00Z">
        <w:r w:rsidR="00A82CE7" w:rsidRPr="00B96E99" w:rsidDel="008B18C3">
          <w:rPr>
            <w:rFonts w:ascii="Times New Roman" w:eastAsia="宋体" w:hAnsi="Times New Roman" w:cs="Times New Roman"/>
            <w:sz w:val="24"/>
            <w:szCs w:val="24"/>
          </w:rPr>
          <w:delText>出</w:delText>
        </w:r>
      </w:del>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ins w:id="120" w:author="JieTang" w:date="2016-05-02T19:58:00Z">
        <w:r w:rsidR="00493A43">
          <w:rPr>
            <w:rFonts w:ascii="Times New Roman" w:eastAsia="宋体" w:hAnsi="Times New Roman" w:cs="Times New Roman" w:hint="eastAsia"/>
            <w:sz w:val="24"/>
            <w:szCs w:val="24"/>
          </w:rPr>
          <w:t>然后</w:t>
        </w:r>
      </w:ins>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del w:id="121" w:author="JieTang" w:date="2016-05-02T19:59:00Z">
        <w:r w:rsidR="00A82CE7" w:rsidRPr="00B96E99" w:rsidDel="00493A43">
          <w:rPr>
            <w:rFonts w:ascii="Times New Roman" w:eastAsia="宋体" w:hAnsi="Times New Roman" w:cs="Times New Roman" w:hint="eastAsia"/>
            <w:sz w:val="24"/>
            <w:szCs w:val="24"/>
          </w:rPr>
          <w:delText>人工鱼群可</w:delText>
        </w:r>
      </w:del>
      <w:r w:rsidR="00A82CE7" w:rsidRPr="00B96E99">
        <w:rPr>
          <w:rFonts w:ascii="Times New Roman" w:eastAsia="宋体" w:hAnsi="Times New Roman" w:cs="Times New Roman"/>
          <w:sz w:val="24"/>
          <w:szCs w:val="24"/>
        </w:rPr>
        <w:t>。</w:t>
      </w:r>
    </w:p>
    <w:p w14:paraId="07F2DF23" w14:textId="0CA86058" w:rsidR="00A82CE7" w:rsidRPr="00B96E99" w:rsidRDefault="00A340FE">
      <w:pPr>
        <w:pStyle w:val="a3"/>
        <w:numPr>
          <w:ilvl w:val="0"/>
          <w:numId w:val="59"/>
        </w:numPr>
        <w:spacing w:line="400" w:lineRule="exact"/>
        <w:ind w:left="567" w:firstLineChars="0" w:hanging="567"/>
        <w:rPr>
          <w:rFonts w:ascii="Times New Roman" w:eastAsia="宋体" w:hAnsi="Times New Roman" w:cs="Times New Roman"/>
          <w:sz w:val="24"/>
          <w:szCs w:val="24"/>
        </w:rPr>
        <w:pPrChange w:id="122"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w:t>
      </w:r>
      <w:ins w:id="123" w:author="JieTang" w:date="2016-05-02T19:46:00Z">
        <w:r w:rsidR="00FC5E44">
          <w:rPr>
            <w:rFonts w:ascii="Times New Roman" w:eastAsia="宋体" w:hAnsi="Times New Roman" w:cs="Times New Roman" w:hint="eastAsia"/>
            <w:sz w:val="24"/>
            <w:szCs w:val="24"/>
          </w:rPr>
          <w:t>深入</w:t>
        </w:r>
      </w:ins>
      <w:del w:id="124"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25" w:author="JieTang" w:date="2016-05-02T20:04:00Z">
        <w:r w:rsidR="00493A43">
          <w:rPr>
            <w:rFonts w:ascii="Times New Roman" w:eastAsia="宋体" w:hAnsi="Times New Roman" w:cs="Times New Roman" w:hint="eastAsia"/>
            <w:sz w:val="24"/>
            <w:szCs w:val="24"/>
          </w:rPr>
          <w:t>，</w:t>
        </w:r>
      </w:ins>
      <w:r w:rsidR="00AC317F">
        <w:rPr>
          <w:rFonts w:ascii="Times New Roman" w:eastAsia="宋体" w:hAnsi="Times New Roman" w:cs="Times New Roman" w:hint="eastAsia"/>
          <w:sz w:val="24"/>
          <w:szCs w:val="24"/>
        </w:rPr>
        <w:t>调研</w:t>
      </w:r>
      <w:ins w:id="126" w:author="JieTang" w:date="2016-05-02T20:04:00Z">
        <w:r w:rsidR="00493A43">
          <w:rPr>
            <w:rFonts w:ascii="Times New Roman" w:eastAsia="宋体" w:hAnsi="Times New Roman" w:cs="Times New Roman" w:hint="eastAsia"/>
            <w:sz w:val="24"/>
            <w:szCs w:val="24"/>
          </w:rPr>
          <w:t>了</w:t>
        </w:r>
      </w:ins>
      <w:ins w:id="127"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ins w:id="128" w:author="JieTang" w:date="2016-05-02T20:05:00Z">
        <w:r w:rsidR="00493A43">
          <w:rPr>
            <w:rFonts w:ascii="Times New Roman" w:eastAsia="宋体" w:hAnsi="Times New Roman" w:cs="Times New Roman" w:hint="eastAsia"/>
            <w:sz w:val="24"/>
            <w:szCs w:val="24"/>
          </w:rPr>
          <w:t>提出了一种基于</w:t>
        </w:r>
      </w:ins>
      <w:del w:id="129"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30"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31" w:author="JieTang" w:date="2016-05-02T20:05:00Z">
        <w:r w:rsidR="00A82CE7" w:rsidRPr="00B96E99" w:rsidDel="00493A43">
          <w:rPr>
            <w:rFonts w:ascii="Times New Roman" w:eastAsia="宋体" w:hAnsi="Times New Roman" w:cs="Times New Roman" w:hint="eastAsia"/>
            <w:sz w:val="24"/>
            <w:szCs w:val="24"/>
          </w:rPr>
          <w:delText>更改了</w:delText>
        </w:r>
      </w:del>
      <w:r w:rsidR="00E851B8">
        <w:rPr>
          <w:rFonts w:ascii="Times New Roman" w:eastAsia="宋体" w:hAnsi="Times New Roman" w:cs="Times New Roman" w:hint="eastAsia"/>
          <w:sz w:val="24"/>
          <w:szCs w:val="24"/>
        </w:rPr>
        <w:t>优化</w:t>
      </w:r>
      <w:ins w:id="132" w:author="JieTang" w:date="2016-05-02T20:05:00Z">
        <w:r w:rsidR="00493A43">
          <w:rPr>
            <w:rFonts w:ascii="Times New Roman" w:eastAsia="宋体" w:hAnsi="Times New Roman" w:cs="Times New Roman" w:hint="eastAsia"/>
            <w:sz w:val="24"/>
            <w:szCs w:val="24"/>
          </w:rPr>
          <w:t>了</w:t>
        </w:r>
      </w:ins>
      <w:r w:rsidR="00A82CE7" w:rsidRPr="00B96E99">
        <w:rPr>
          <w:rFonts w:ascii="Times New Roman" w:eastAsia="宋体" w:hAnsi="Times New Roman" w:cs="Times New Roman"/>
          <w:sz w:val="24"/>
          <w:szCs w:val="24"/>
        </w:rPr>
        <w:t>Shuffle</w:t>
      </w:r>
      <w:ins w:id="133" w:author="JieTang" w:date="2016-05-02T20:05:00Z">
        <w:r w:rsidR="00493A43">
          <w:rPr>
            <w:rFonts w:ascii="Times New Roman" w:eastAsia="宋体" w:hAnsi="Times New Roman" w:cs="Times New Roman" w:hint="eastAsia"/>
            <w:sz w:val="24"/>
            <w:szCs w:val="24"/>
          </w:rPr>
          <w:t>中的关键</w:t>
        </w:r>
      </w:ins>
      <w:del w:id="134" w:author="JieTang" w:date="2016-05-02T20:05:00Z">
        <w:r w:rsidR="00A82CE7" w:rsidRPr="00B96E99" w:rsidDel="00493A43">
          <w:rPr>
            <w:rFonts w:ascii="Times New Roman" w:eastAsia="宋体" w:hAnsi="Times New Roman" w:cs="Times New Roman"/>
            <w:sz w:val="24"/>
            <w:szCs w:val="24"/>
          </w:rPr>
          <w:delText>的</w:delText>
        </w:r>
      </w:del>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6724D5C2" w:rsidR="00A82CE7" w:rsidRPr="00102F2D" w:rsidRDefault="00554421">
      <w:pPr>
        <w:pStyle w:val="a3"/>
        <w:numPr>
          <w:ilvl w:val="0"/>
          <w:numId w:val="59"/>
        </w:numPr>
        <w:spacing w:line="400" w:lineRule="exact"/>
        <w:ind w:left="567" w:firstLineChars="0" w:hanging="567"/>
        <w:rPr>
          <w:rFonts w:ascii="Times New Roman" w:eastAsia="宋体" w:hAnsi="Times New Roman" w:cs="Times New Roman"/>
          <w:sz w:val="24"/>
          <w:szCs w:val="24"/>
        </w:rPr>
        <w:pPrChange w:id="135"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136" w:name="_Toc450562188"/>
      <w:r>
        <w:rPr>
          <w:rFonts w:hint="eastAsia"/>
        </w:rPr>
        <w:t xml:space="preserve">1.3.2 </w:t>
      </w:r>
      <w:r>
        <w:rPr>
          <w:rFonts w:hint="eastAsia"/>
        </w:rPr>
        <w:t>章节安排</w:t>
      </w:r>
      <w:bookmarkEnd w:id="136"/>
    </w:p>
    <w:p w14:paraId="118E2037" w14:textId="1AF5F051" w:rsidR="0047779A" w:rsidRPr="00B96E99" w:rsidRDefault="00176022" w:rsidP="0079561B">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Default="00341EE9" w:rsidP="0079561B">
      <w:pPr>
        <w:pStyle w:val="a3"/>
        <w:numPr>
          <w:ilvl w:val="0"/>
          <w:numId w:val="4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第一章：绪论。</w:t>
      </w:r>
      <w:r w:rsidR="0092751D">
        <w:rPr>
          <w:rFonts w:ascii="Times New Roman" w:eastAsia="宋体" w:hAnsi="Times New Roman" w:cs="Times New Roman" w:hint="eastAsia"/>
          <w:sz w:val="24"/>
          <w:szCs w:val="24"/>
        </w:rPr>
        <w:t>分别介绍了</w:t>
      </w:r>
      <w:r w:rsidR="0092751D">
        <w:rPr>
          <w:rFonts w:ascii="Times New Roman" w:eastAsia="宋体" w:hAnsi="Times New Roman" w:cs="Times New Roman" w:hint="eastAsia"/>
          <w:sz w:val="24"/>
          <w:szCs w:val="24"/>
        </w:rPr>
        <w:t>Hadoop</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Spark</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YARN</w:t>
      </w:r>
      <w:r w:rsidR="0092751D">
        <w:rPr>
          <w:rFonts w:ascii="Times New Roman" w:eastAsia="宋体" w:hAnsi="Times New Roman" w:cs="Times New Roman" w:hint="eastAsia"/>
          <w:sz w:val="24"/>
          <w:szCs w:val="24"/>
        </w:rPr>
        <w:t>的背景知识和研究现状，以及存在的一些问题，</w:t>
      </w:r>
      <w:r w:rsidR="00BC1A3E">
        <w:rPr>
          <w:rFonts w:ascii="Times New Roman" w:eastAsia="宋体" w:hAnsi="Times New Roman" w:cs="Times New Roman" w:hint="eastAsia"/>
          <w:sz w:val="24"/>
          <w:szCs w:val="24"/>
        </w:rPr>
        <w:t>本文的研究工作和文章整体框架。</w:t>
      </w:r>
    </w:p>
    <w:p w14:paraId="147698A7" w14:textId="4EE17041"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w:t>
      </w:r>
      <w:r w:rsidR="003A2D1D">
        <w:rPr>
          <w:rFonts w:ascii="Times New Roman" w:eastAsia="宋体" w:hAnsi="Times New Roman" w:cs="Times New Roman" w:hint="eastAsia"/>
          <w:sz w:val="24"/>
          <w:szCs w:val="24"/>
        </w:rPr>
        <w:t>：</w:t>
      </w:r>
      <w:r w:rsidR="003A2D1D">
        <w:rPr>
          <w:rFonts w:ascii="Times New Roman" w:eastAsia="宋体" w:hAnsi="Times New Roman" w:cs="Times New Roman" w:hint="eastAsia"/>
          <w:sz w:val="24"/>
          <w:szCs w:val="24"/>
        </w:rPr>
        <w:t>YARN</w:t>
      </w:r>
      <w:r w:rsidR="003A2D1D">
        <w:rPr>
          <w:rFonts w:ascii="Times New Roman" w:eastAsia="宋体" w:hAnsi="Times New Roman" w:cs="Times New Roman" w:hint="eastAsia"/>
          <w:sz w:val="24"/>
          <w:szCs w:val="24"/>
        </w:rPr>
        <w:t>平台改进。</w:t>
      </w:r>
      <w:r w:rsidR="00D1578B">
        <w:rPr>
          <w:rFonts w:ascii="Times New Roman" w:eastAsia="宋体" w:hAnsi="Times New Roman" w:cs="Times New Roman" w:hint="eastAsia"/>
          <w:sz w:val="24"/>
          <w:szCs w:val="24"/>
        </w:rPr>
        <w:t>该章</w:t>
      </w:r>
      <w:r w:rsidRPr="00B96E99">
        <w:rPr>
          <w:rFonts w:ascii="Times New Roman" w:eastAsia="宋体" w:hAnsi="Times New Roman" w:cs="Times New Roman"/>
          <w:sz w:val="24"/>
          <w:szCs w:val="24"/>
        </w:rPr>
        <w:t>首先</w:t>
      </w:r>
      <w:r w:rsidR="00C64914">
        <w:rPr>
          <w:rFonts w:ascii="Times New Roman" w:eastAsia="宋体" w:hAnsi="Times New Roman" w:cs="Times New Roman" w:hint="eastAsia"/>
          <w:sz w:val="24"/>
          <w:szCs w:val="24"/>
        </w:rPr>
        <w:t>介绍</w:t>
      </w:r>
      <w:r w:rsidR="00C64914">
        <w:rPr>
          <w:rFonts w:ascii="Times New Roman" w:eastAsia="宋体" w:hAnsi="Times New Roman" w:cs="Times New Roman" w:hint="eastAsia"/>
          <w:sz w:val="24"/>
          <w:szCs w:val="24"/>
        </w:rPr>
        <w:t>YARN</w:t>
      </w:r>
      <w:r w:rsidR="00C64914">
        <w:rPr>
          <w:rFonts w:ascii="Times New Roman" w:eastAsia="宋体" w:hAnsi="Times New Roman" w:cs="Times New Roman" w:hint="eastAsia"/>
          <w:sz w:val="24"/>
          <w:szCs w:val="24"/>
        </w:rPr>
        <w:t>调度器功能，并</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0079561B">
        <w:rPr>
          <w:rFonts w:ascii="Times New Roman" w:eastAsia="宋体" w:hAnsi="Times New Roman" w:cs="Times New Roman" w:hint="eastAsia"/>
          <w:sz w:val="24"/>
          <w:szCs w:val="24"/>
        </w:rPr>
        <w:t>插拔式的人工鱼群</w:t>
      </w:r>
      <w:r w:rsidR="00B8334C">
        <w:rPr>
          <w:rFonts w:ascii="Times New Roman" w:eastAsia="宋体" w:hAnsi="Times New Roman" w:cs="Times New Roman"/>
          <w:sz w:val="24"/>
          <w:szCs w:val="24"/>
        </w:rPr>
        <w:t>调度器，最后用实验验证</w:t>
      </w:r>
      <w:r w:rsidR="00B8334C">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的可行性。</w:t>
      </w:r>
    </w:p>
    <w:p w14:paraId="24CAFAC3" w14:textId="5C541F59"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w:t>
      </w:r>
      <w:r w:rsidR="00CF2392">
        <w:rPr>
          <w:rFonts w:ascii="Times New Roman" w:eastAsia="宋体" w:hAnsi="Times New Roman" w:cs="Times New Roman" w:hint="eastAsia"/>
          <w:sz w:val="24"/>
          <w:szCs w:val="24"/>
        </w:rPr>
        <w:t>：</w:t>
      </w:r>
      <w:r w:rsidR="00CF2392">
        <w:rPr>
          <w:rFonts w:ascii="Times New Roman" w:eastAsia="宋体" w:hAnsi="Times New Roman" w:cs="Times New Roman" w:hint="eastAsia"/>
          <w:sz w:val="24"/>
          <w:szCs w:val="24"/>
        </w:rPr>
        <w:t>Shuffle</w:t>
      </w:r>
      <w:r w:rsidR="00CF2392">
        <w:rPr>
          <w:rFonts w:ascii="Times New Roman" w:eastAsia="宋体" w:hAnsi="Times New Roman" w:cs="Times New Roman" w:hint="eastAsia"/>
          <w:sz w:val="24"/>
          <w:szCs w:val="24"/>
        </w:rPr>
        <w:t>过程改进</w:t>
      </w:r>
      <w:r w:rsidR="00FC1F74">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w:t>
      </w:r>
      <w:r w:rsidR="00381F68">
        <w:rPr>
          <w:rFonts w:ascii="Times New Roman" w:eastAsia="宋体" w:hAnsi="Times New Roman" w:cs="Times New Roman" w:hint="eastAsia"/>
          <w:sz w:val="24"/>
          <w:szCs w:val="24"/>
        </w:rPr>
        <w:t>分析</w:t>
      </w:r>
      <w:r w:rsidR="00381F68">
        <w:rPr>
          <w:rFonts w:ascii="Times New Roman" w:eastAsia="宋体" w:hAnsi="Times New Roman" w:cs="Times New Roman" w:hint="eastAsia"/>
          <w:sz w:val="24"/>
          <w:szCs w:val="24"/>
        </w:rPr>
        <w:t>Shuffle</w:t>
      </w:r>
      <w:r w:rsidR="00381F68">
        <w:rPr>
          <w:rFonts w:ascii="Times New Roman" w:eastAsia="宋体" w:hAnsi="Times New Roman" w:cs="Times New Roman" w:hint="eastAsia"/>
          <w:sz w:val="24"/>
          <w:szCs w:val="24"/>
        </w:rPr>
        <w:t>中的问题，</w:t>
      </w:r>
      <w:r w:rsidRPr="00B96E99">
        <w:rPr>
          <w:rFonts w:ascii="Times New Roman" w:eastAsia="宋体" w:hAnsi="Times New Roman" w:cs="Times New Roman"/>
          <w:sz w:val="24"/>
          <w:szCs w:val="24"/>
        </w:rPr>
        <w:t>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Shuffle</w:t>
      </w:r>
      <w:r w:rsidR="00784155">
        <w:rPr>
          <w:rFonts w:ascii="Times New Roman" w:eastAsia="宋体" w:hAnsi="Times New Roman" w:cs="Times New Roman"/>
          <w:sz w:val="24"/>
          <w:szCs w:val="24"/>
        </w:rPr>
        <w:t>的算法，</w:t>
      </w:r>
      <w:r w:rsidR="00784155">
        <w:rPr>
          <w:rFonts w:ascii="Times New Roman" w:eastAsia="宋体" w:hAnsi="Times New Roman" w:cs="Times New Roman" w:hint="eastAsia"/>
          <w:sz w:val="24"/>
          <w:szCs w:val="24"/>
        </w:rPr>
        <w:t>最后用实验验证性能提高</w:t>
      </w:r>
      <w:r w:rsidRPr="00B96E99">
        <w:rPr>
          <w:rFonts w:ascii="Times New Roman" w:eastAsia="宋体" w:hAnsi="Times New Roman" w:cs="Times New Roman"/>
          <w:sz w:val="24"/>
          <w:szCs w:val="24"/>
        </w:rPr>
        <w:t>。</w:t>
      </w:r>
    </w:p>
    <w:p w14:paraId="1A02D83E" w14:textId="6CCAD8BD"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w:t>
      </w:r>
      <w:r w:rsidR="0033056A">
        <w:rPr>
          <w:rFonts w:ascii="Times New Roman" w:eastAsia="宋体" w:hAnsi="Times New Roman" w:cs="Times New Roman" w:hint="eastAsia"/>
          <w:sz w:val="24"/>
          <w:szCs w:val="24"/>
        </w:rPr>
        <w:t>：</w:t>
      </w:r>
      <w:r w:rsidR="00984F9E">
        <w:rPr>
          <w:rFonts w:ascii="Times New Roman" w:eastAsia="宋体" w:hAnsi="Times New Roman" w:cs="Times New Roman" w:hint="eastAsia"/>
          <w:sz w:val="24"/>
          <w:szCs w:val="24"/>
        </w:rPr>
        <w:t>PKTM</w:t>
      </w:r>
      <w:r w:rsidR="00984F9E">
        <w:rPr>
          <w:rFonts w:ascii="Times New Roman" w:eastAsia="宋体" w:hAnsi="Times New Roman" w:cs="Times New Roman" w:hint="eastAsia"/>
          <w:sz w:val="24"/>
          <w:szCs w:val="24"/>
        </w:rPr>
        <w:t>算法改进。</w:t>
      </w:r>
      <w:r w:rsidR="00702AB0">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w:t>
      </w:r>
      <w:r w:rsidR="00702AB0">
        <w:rPr>
          <w:rFonts w:ascii="Times New Roman" w:eastAsia="宋体" w:hAnsi="Times New Roman" w:cs="Times New Roman" w:hint="eastAsia"/>
          <w:sz w:val="24"/>
          <w:szCs w:val="24"/>
        </w:rPr>
        <w:t>Hadoop</w:t>
      </w:r>
      <w:r w:rsidR="00702AB0">
        <w:rPr>
          <w:rFonts w:ascii="Times New Roman" w:eastAsia="宋体" w:hAnsi="Times New Roman" w:cs="Times New Roman" w:hint="eastAsia"/>
          <w:sz w:val="24"/>
          <w:szCs w:val="24"/>
        </w:rPr>
        <w:t>和</w:t>
      </w:r>
      <w:r w:rsidR="00702AB0">
        <w:rPr>
          <w:rFonts w:ascii="Times New Roman" w:eastAsia="宋体" w:hAnsi="Times New Roman" w:cs="Times New Roman" w:hint="eastAsia"/>
          <w:sz w:val="24"/>
          <w:szCs w:val="24"/>
        </w:rPr>
        <w:t>Spark</w:t>
      </w:r>
      <w:r w:rsidR="00702AB0">
        <w:rPr>
          <w:rFonts w:ascii="Times New Roman" w:eastAsia="宋体" w:hAnsi="Times New Roman" w:cs="Times New Roman" w:hint="eastAsia"/>
          <w:sz w:val="24"/>
          <w:szCs w:val="24"/>
        </w:rPr>
        <w:t>版</w:t>
      </w:r>
      <w:r w:rsidRPr="00B96E99">
        <w:rPr>
          <w:rFonts w:ascii="Times New Roman" w:eastAsia="宋体" w:hAnsi="Times New Roman" w:cs="Times New Roman"/>
          <w:sz w:val="24"/>
          <w:szCs w:val="24"/>
        </w:rPr>
        <w:t>并行化算法</w:t>
      </w:r>
      <w:r w:rsidR="006870E1">
        <w:rPr>
          <w:rFonts w:ascii="Times New Roman" w:eastAsia="宋体" w:hAnsi="Times New Roman" w:cs="Times New Roman" w:hint="eastAsia"/>
          <w:sz w:val="24"/>
          <w:szCs w:val="24"/>
        </w:rPr>
        <w:t>，并做出一定的改进</w:t>
      </w:r>
      <w:r w:rsidRPr="00B96E99">
        <w:rPr>
          <w:rFonts w:ascii="Times New Roman" w:eastAsia="宋体" w:hAnsi="Times New Roman" w:cs="Times New Roman"/>
          <w:sz w:val="24"/>
          <w:szCs w:val="24"/>
        </w:rPr>
        <w:t>，</w:t>
      </w:r>
      <w:r w:rsidR="00593E9C">
        <w:rPr>
          <w:rFonts w:ascii="Times New Roman" w:eastAsia="宋体" w:hAnsi="Times New Roman" w:cs="Times New Roman" w:hint="eastAsia"/>
          <w:sz w:val="24"/>
          <w:szCs w:val="24"/>
        </w:rPr>
        <w:t>最后</w:t>
      </w:r>
      <w:r w:rsidRPr="00B96E99">
        <w:rPr>
          <w:rFonts w:ascii="Times New Roman" w:eastAsia="宋体" w:hAnsi="Times New Roman" w:cs="Times New Roman"/>
          <w:sz w:val="24"/>
          <w:szCs w:val="24"/>
        </w:rPr>
        <w:t>用此算法来验证</w:t>
      </w:r>
      <w:r w:rsidR="00AF7065">
        <w:rPr>
          <w:rFonts w:ascii="Times New Roman" w:eastAsia="宋体" w:hAnsi="Times New Roman" w:cs="Times New Roman" w:hint="eastAsia"/>
          <w:sz w:val="24"/>
          <w:szCs w:val="24"/>
        </w:rPr>
        <w:t>YARN</w:t>
      </w:r>
      <w:r w:rsidR="00AF7065">
        <w:rPr>
          <w:rFonts w:ascii="Times New Roman" w:eastAsia="宋体" w:hAnsi="Times New Roman" w:cs="Times New Roman" w:hint="eastAsia"/>
          <w:sz w:val="24"/>
          <w:szCs w:val="24"/>
        </w:rPr>
        <w:t>框架改进后</w:t>
      </w:r>
      <w:r w:rsidRPr="00B96E99">
        <w:rPr>
          <w:rFonts w:ascii="Times New Roman" w:eastAsia="宋体" w:hAnsi="Times New Roman" w:cs="Times New Roman"/>
          <w:sz w:val="24"/>
          <w:szCs w:val="24"/>
        </w:rPr>
        <w:t>的性能。</w:t>
      </w:r>
    </w:p>
    <w:p w14:paraId="7A2E8E59" w14:textId="72965250"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w:t>
      </w:r>
      <w:r w:rsidR="00C825A3">
        <w:rPr>
          <w:rFonts w:ascii="Times New Roman" w:eastAsia="宋体" w:hAnsi="Times New Roman" w:cs="Times New Roman" w:hint="eastAsia"/>
          <w:sz w:val="24"/>
          <w:szCs w:val="24"/>
        </w:rPr>
        <w:t>：总结与展望。</w:t>
      </w:r>
      <w:r w:rsidRPr="00B96E99">
        <w:rPr>
          <w:rFonts w:ascii="Times New Roman" w:eastAsia="宋体" w:hAnsi="Times New Roman" w:cs="Times New Roman"/>
          <w:sz w:val="24"/>
          <w:szCs w:val="24"/>
        </w:rPr>
        <w:t>总结</w:t>
      </w:r>
      <w:r w:rsidR="0077226B">
        <w:rPr>
          <w:rFonts w:ascii="Times New Roman" w:eastAsia="宋体" w:hAnsi="Times New Roman" w:cs="Times New Roman" w:hint="eastAsia"/>
          <w:sz w:val="24"/>
          <w:szCs w:val="24"/>
        </w:rPr>
        <w:t>本文所阐述的所有算法，</w:t>
      </w:r>
      <w:r w:rsidRPr="00B96E99">
        <w:rPr>
          <w:rFonts w:ascii="Times New Roman" w:eastAsia="宋体" w:hAnsi="Times New Roman" w:cs="Times New Roman"/>
          <w:sz w:val="24"/>
          <w:szCs w:val="24"/>
        </w:rPr>
        <w:t>并对下一步工作做出展望。</w:t>
      </w:r>
    </w:p>
    <w:p w14:paraId="3EE102A1" w14:textId="7CDE7A73" w:rsidR="000770A4"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0C77A6" w14:textId="77777777" w:rsidR="000770A4" w:rsidRPr="00B96E99" w:rsidRDefault="000770A4">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37" w:name="_Toc450562189"/>
      <w:ins w:id="138" w:author="JieTang" w:date="2016-05-02T20:06:00Z">
        <w:r>
          <w:rPr>
            <w:rFonts w:ascii="Times New Roman" w:eastAsia="宋体" w:hAnsi="Times New Roman" w:cs="Times New Roman" w:hint="eastAsia"/>
          </w:rPr>
          <w:t>一种</w:t>
        </w:r>
      </w:ins>
      <w:ins w:id="139" w:author="JieTang" w:date="2016-05-02T20:29:00Z">
        <w:r w:rsidR="00D642EC">
          <w:rPr>
            <w:rFonts w:ascii="Times New Roman" w:eastAsia="宋体" w:hAnsi="Times New Roman" w:cs="Times New Roman" w:hint="eastAsia"/>
          </w:rPr>
          <w:t>基于</w:t>
        </w:r>
      </w:ins>
      <w:ins w:id="140" w:author="JieTang" w:date="2016-05-02T20:30:00Z">
        <w:r w:rsidR="00D642EC">
          <w:rPr>
            <w:rFonts w:ascii="Times New Roman" w:eastAsia="宋体" w:hAnsi="Times New Roman" w:cs="Times New Roman" w:hint="eastAsia"/>
          </w:rPr>
          <w:t>人工鱼群算法</w:t>
        </w:r>
      </w:ins>
      <w:ins w:id="141"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42" w:author="JieTang" w:date="2016-05-02T20:31:00Z">
        <w:r w:rsidR="00D642EC">
          <w:rPr>
            <w:rFonts w:ascii="Times New Roman" w:eastAsia="宋体" w:hAnsi="Times New Roman" w:cs="Times New Roman" w:hint="eastAsia"/>
          </w:rPr>
          <w:t>器</w:t>
        </w:r>
      </w:ins>
      <w:bookmarkEnd w:id="137"/>
      <w:del w:id="143" w:author="JieTang" w:date="2016-05-02T20:10:00Z">
        <w:r w:rsidR="001E2456" w:rsidRPr="00B96E99" w:rsidDel="006F24DF">
          <w:rPr>
            <w:rFonts w:ascii="Times New Roman" w:eastAsia="宋体" w:hAnsi="Times New Roman" w:cs="Times New Roman"/>
          </w:rPr>
          <w:delText>器</w:delText>
        </w:r>
      </w:del>
      <w:del w:id="144" w:author="JieTang" w:date="2016-05-02T20:06:00Z">
        <w:r w:rsidR="001E2456" w:rsidRPr="00B96E99" w:rsidDel="00493A43">
          <w:rPr>
            <w:rFonts w:ascii="Times New Roman" w:eastAsia="宋体" w:hAnsi="Times New Roman" w:cs="Times New Roman"/>
          </w:rPr>
          <w:delText>更改</w:delText>
        </w:r>
      </w:del>
    </w:p>
    <w:p w14:paraId="4A539D8B" w14:textId="35C7183C" w:rsidR="00B00A76" w:rsidRDefault="009D749B" w:rsidP="00A83B30">
      <w:pPr>
        <w:pStyle w:val="24"/>
      </w:pPr>
      <w:bookmarkStart w:id="145" w:name="_Toc450562190"/>
      <w:r>
        <w:rPr>
          <w:rFonts w:hint="eastAsia"/>
        </w:rPr>
        <w:t>2</w:t>
      </w:r>
      <w:r>
        <w:t>.1 YARN</w:t>
      </w:r>
      <w:r>
        <w:rPr>
          <w:rFonts w:hint="eastAsia"/>
        </w:rPr>
        <w:t>调度器概述</w:t>
      </w:r>
      <w:bookmarkEnd w:id="145"/>
    </w:p>
    <w:p w14:paraId="049D29F1" w14:textId="4992D95E" w:rsidR="007F0434" w:rsidRDefault="00882094" w:rsidP="001B152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commentRangeStart w:id="146"/>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commentRangeEnd w:id="146"/>
      <w:r w:rsidR="007F0434">
        <w:rPr>
          <w:rStyle w:val="af3"/>
        </w:rPr>
        <w:commentReference w:id="146"/>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w:t>
      </w:r>
      <w:commentRangeStart w:id="147"/>
      <w:r w:rsidR="007F0434" w:rsidRPr="00B96E99">
        <w:rPr>
          <w:rFonts w:ascii="Times New Roman" w:eastAsia="宋体" w:hAnsi="Times New Roman" w:cs="Times New Roman"/>
          <w:sz w:val="24"/>
          <w:szCs w:val="24"/>
        </w:rPr>
        <w:t>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commentRangeEnd w:id="147"/>
      <w:r w:rsidR="007F0434">
        <w:rPr>
          <w:rStyle w:val="af3"/>
        </w:rPr>
        <w:commentReference w:id="147"/>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7601A29" w:rsidR="006E73F6" w:rsidRDefault="001A6996"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通过上面的分析，我们知道了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F10027">
        <w:rPr>
          <w:rFonts w:ascii="Times New Roman" w:eastAsia="宋体" w:hAnsi="Times New Roman" w:cs="Times New Roman" w:hint="eastAsia"/>
          <w:sz w:val="24"/>
          <w:szCs w:val="24"/>
        </w:rPr>
        <w:t>在本文中，我们</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148" w:name="_Toc450562191"/>
      <w:r>
        <w:rPr>
          <w:rFonts w:hint="eastAsia"/>
        </w:rPr>
        <w:lastRenderedPageBreak/>
        <w:t xml:space="preserve">2.2 </w:t>
      </w:r>
      <w:r>
        <w:rPr>
          <w:rFonts w:hint="eastAsia"/>
        </w:rPr>
        <w:t>相关工作</w:t>
      </w:r>
      <w:bookmarkEnd w:id="148"/>
    </w:p>
    <w:p w14:paraId="787A3BF5" w14:textId="2380A31B" w:rsidR="001826C5" w:rsidRDefault="00E54E41" w:rsidP="00FD227A">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w:t>
      </w:r>
      <w:r w:rsidR="00701F98">
        <w:rPr>
          <w:rFonts w:ascii="Times New Roman" w:eastAsia="宋体" w:hAnsi="Times New Roman" w:cs="Times New Roman" w:hint="eastAsia"/>
          <w:sz w:val="24"/>
          <w:szCs w:val="24"/>
        </w:rPr>
        <w:t>[</w:t>
      </w:r>
      <w:r w:rsidR="00383754">
        <w:rPr>
          <w:rFonts w:ascii="Times New Roman" w:eastAsia="宋体" w:hAnsi="Times New Roman" w:cs="Times New Roman"/>
          <w:sz w:val="24"/>
          <w:szCs w:val="24"/>
        </w:rPr>
        <w:t>72</w:t>
      </w:r>
      <w:r w:rsidR="00701F98">
        <w:rPr>
          <w:rFonts w:ascii="Times New Roman" w:eastAsia="宋体" w:hAnsi="Times New Roman" w:cs="Times New Roman" w:hint="eastAsia"/>
          <w:sz w:val="24"/>
          <w:szCs w:val="24"/>
        </w:rPr>
        <w:t>]</w:t>
      </w:r>
      <w:r w:rsidR="00A65D89">
        <w:rPr>
          <w:rFonts w:ascii="Times New Roman" w:eastAsia="宋体" w:hAnsi="Times New Roman" w:cs="Times New Roman" w:hint="eastAsia"/>
          <w:sz w:val="24"/>
          <w:szCs w:val="24"/>
        </w:rPr>
        <w:t>，该调度器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w:t>
      </w:r>
      <w:r w:rsidR="005558D5">
        <w:rPr>
          <w:rFonts w:ascii="Times New Roman" w:eastAsia="宋体" w:hAnsi="Times New Roman" w:cs="Times New Roman" w:hint="eastAsia"/>
          <w:sz w:val="24"/>
          <w:szCs w:val="24"/>
        </w:rPr>
        <w:t>[</w:t>
      </w:r>
      <w:r w:rsidR="005558D5">
        <w:rPr>
          <w:rFonts w:ascii="Times New Roman" w:eastAsia="宋体" w:hAnsi="Times New Roman" w:cs="Times New Roman"/>
          <w:sz w:val="24"/>
          <w:szCs w:val="24"/>
        </w:rPr>
        <w:t>46</w:t>
      </w:r>
      <w:r w:rsidR="005558D5">
        <w:rPr>
          <w:rFonts w:ascii="Times New Roman" w:eastAsia="宋体" w:hAnsi="Times New Roman" w:cs="Times New Roman" w:hint="eastAsia"/>
          <w:sz w:val="24"/>
          <w:szCs w:val="24"/>
        </w:rPr>
        <w:t>]</w:t>
      </w:r>
      <w:r w:rsidR="00E5773E">
        <w:rPr>
          <w:rFonts w:ascii="Times New Roman" w:eastAsia="宋体" w:hAnsi="Times New Roman" w:cs="Times New Roman" w:hint="eastAsia"/>
          <w:sz w:val="24"/>
          <w:szCs w:val="24"/>
        </w:rPr>
        <w:t>，通过本地性来提高集群性能；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6F3630">
        <w:rPr>
          <w:rFonts w:ascii="Times New Roman" w:eastAsia="宋体" w:hAnsi="Times New Roman" w:cs="Times New Roman" w:hint="eastAsia"/>
          <w:sz w:val="24"/>
          <w:szCs w:val="24"/>
        </w:rPr>
        <w:t>[</w:t>
      </w:r>
      <w:r w:rsidR="006F3630">
        <w:rPr>
          <w:rFonts w:ascii="Times New Roman" w:eastAsia="宋体" w:hAnsi="Times New Roman" w:cs="Times New Roman"/>
          <w:sz w:val="24"/>
          <w:szCs w:val="24"/>
        </w:rPr>
        <w:t>73</w:t>
      </w:r>
      <w:r w:rsidR="006F3630">
        <w:rPr>
          <w:rFonts w:ascii="Times New Roman" w:eastAsia="宋体" w:hAnsi="Times New Roman" w:cs="Times New Roman" w:hint="eastAsia"/>
          <w:sz w:val="24"/>
          <w:szCs w:val="24"/>
        </w:rPr>
        <w:t>]</w:t>
      </w:r>
      <w:r w:rsidR="00C977A9">
        <w:rPr>
          <w:rFonts w:ascii="Times New Roman" w:eastAsia="宋体" w:hAnsi="Times New Roman" w:cs="Times New Roman" w:hint="eastAsia"/>
          <w:sz w:val="24"/>
          <w:szCs w:val="24"/>
        </w:rPr>
        <w:t>；</w:t>
      </w:r>
      <w:r w:rsidR="00C04758">
        <w:rPr>
          <w:rFonts w:ascii="Times New Roman" w:eastAsia="宋体" w:hAnsi="Times New Roman" w:cs="Times New Roman" w:hint="eastAsia"/>
          <w:sz w:val="24"/>
          <w:szCs w:val="24"/>
        </w:rPr>
        <w:t>Verma</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C04758">
        <w:rPr>
          <w:rFonts w:ascii="Times New Roman" w:eastAsia="宋体" w:hAnsi="Times New Roman" w:cs="Times New Roman" w:hint="eastAsia"/>
          <w:sz w:val="24"/>
          <w:szCs w:val="24"/>
        </w:rPr>
        <w:t>[74]</w:t>
      </w:r>
      <w:r w:rsidR="00C04758">
        <w:rPr>
          <w:rFonts w:ascii="Times New Roman" w:eastAsia="宋体" w:hAnsi="Times New Roman" w:cs="Times New Roman" w:hint="eastAsia"/>
          <w:sz w:val="24"/>
          <w:szCs w:val="24"/>
        </w:rPr>
        <w:t>；</w:t>
      </w:r>
      <w:r w:rsidR="00BB7DA1">
        <w:rPr>
          <w:rFonts w:ascii="Times New Roman" w:eastAsia="宋体" w:hAnsi="Times New Roman" w:cs="Times New Roman" w:hint="eastAsia"/>
          <w:sz w:val="24"/>
          <w:szCs w:val="24"/>
        </w:rPr>
        <w:t>文章</w:t>
      </w:r>
      <w:r w:rsidR="00BB7DA1">
        <w:rPr>
          <w:rFonts w:ascii="Times New Roman" w:eastAsia="宋体" w:hAnsi="Times New Roman" w:cs="Times New Roman" w:hint="eastAsia"/>
          <w:sz w:val="24"/>
          <w:szCs w:val="24"/>
        </w:rPr>
        <w:t>[75]</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CF17CB">
        <w:rPr>
          <w:rFonts w:ascii="Times New Roman" w:eastAsia="宋体" w:hAnsi="Times New Roman" w:cs="Times New Roman" w:hint="eastAsia"/>
          <w:sz w:val="24"/>
          <w:szCs w:val="24"/>
        </w:rPr>
        <w:t>[76]</w:t>
      </w:r>
      <w:r w:rsidR="00636804">
        <w:rPr>
          <w:rFonts w:ascii="Times New Roman" w:eastAsia="宋体" w:hAnsi="Times New Roman" w:cs="Times New Roman" w:hint="eastAsia"/>
          <w:sz w:val="24"/>
          <w:szCs w:val="24"/>
        </w:rPr>
        <w:t>。</w:t>
      </w:r>
    </w:p>
    <w:p w14:paraId="2A434CF0" w14:textId="527D1996" w:rsidR="006936C3" w:rsidRPr="00BB7DA1" w:rsidRDefault="00FD227A" w:rsidP="00D23FB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Pr>
          <w:rFonts w:ascii="Times New Roman" w:eastAsia="宋体" w:hAnsi="Times New Roman" w:cs="Times New Roman" w:hint="eastAsia"/>
          <w:sz w:val="24"/>
          <w:szCs w:val="24"/>
        </w:rPr>
        <w:t>[</w:t>
      </w:r>
      <w:r>
        <w:rPr>
          <w:rFonts w:ascii="Times New Roman" w:eastAsia="宋体" w:hAnsi="Times New Roman" w:cs="Times New Roman"/>
          <w:sz w:val="24"/>
          <w:szCs w:val="24"/>
        </w:rPr>
        <w:t>77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。从这些缺点中，我们可以看出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7D8602F8" w14:textId="22BDC111" w:rsidR="006D0B16" w:rsidRPr="00B96E99" w:rsidRDefault="006F24DF">
      <w:pPr>
        <w:pStyle w:val="24"/>
        <w:rPr>
          <w:rFonts w:ascii="Times New Roman" w:hAnsi="Times New Roman" w:cs="Times New Roman"/>
        </w:rPr>
        <w:pPrChange w:id="149" w:author="JieTang" w:date="2016-05-02T20:11:00Z">
          <w:pPr>
            <w:pStyle w:val="24"/>
            <w:numPr>
              <w:ilvl w:val="1"/>
              <w:numId w:val="16"/>
            </w:numPr>
            <w:ind w:left="576" w:hanging="576"/>
          </w:pPr>
        </w:pPrChange>
      </w:pPr>
      <w:bookmarkStart w:id="150" w:name="_Toc450562192"/>
      <w:ins w:id="151" w:author="JieTang" w:date="2016-05-02T20:11:00Z">
        <w:r>
          <w:rPr>
            <w:rFonts w:ascii="Times New Roman" w:hAnsi="Times New Roman" w:cs="Times New Roman" w:hint="eastAsia"/>
            <w:highlight w:val="lightGray"/>
          </w:rPr>
          <w:t>2.3</w:t>
        </w:r>
        <w:r>
          <w:rPr>
            <w:rFonts w:ascii="Times New Roman" w:hAnsi="Times New Roman" w:cs="Times New Roman" w:hint="eastAsia"/>
          </w:rPr>
          <w:t xml:space="preserve"> </w:t>
        </w:r>
      </w:ins>
      <w:del w:id="152" w:author="JieTang" w:date="2016-05-04T09:55:00Z">
        <w:r w:rsidRPr="00B96E99" w:rsidDel="00784AD3">
          <w:rPr>
            <w:rFonts w:ascii="Times New Roman" w:hAnsi="Times New Roman" w:cs="Times New Roman"/>
          </w:rPr>
          <w:delText>EASY</w:delText>
        </w:r>
      </w:del>
      <w:r w:rsidR="006936C3">
        <w:rPr>
          <w:rFonts w:ascii="Times New Roman" w:hAnsi="Times New Roman" w:cs="Times New Roman" w:hint="eastAsia"/>
        </w:rPr>
        <w:t>基于人工鱼群</w:t>
      </w:r>
      <w:r w:rsidR="002F209D">
        <w:rPr>
          <w:rFonts w:ascii="Times New Roman" w:hAnsi="Times New Roman" w:cs="Times New Roman" w:hint="eastAsia"/>
        </w:rPr>
        <w:t>算法</w:t>
      </w:r>
      <w:r w:rsidR="006936C3">
        <w:rPr>
          <w:rFonts w:ascii="Times New Roman" w:hAnsi="Times New Roman" w:cs="Times New Roman" w:hint="eastAsia"/>
        </w:rPr>
        <w:t>的</w:t>
      </w:r>
      <w:r w:rsidR="006936C3">
        <w:rPr>
          <w:rFonts w:ascii="Times New Roman" w:hAnsi="Times New Roman" w:cs="Times New Roman" w:hint="eastAsia"/>
        </w:rPr>
        <w:t>YARN</w:t>
      </w:r>
      <w:r w:rsidR="006936C3">
        <w:rPr>
          <w:rFonts w:ascii="Times New Roman" w:hAnsi="Times New Roman" w:cs="Times New Roman" w:hint="eastAsia"/>
        </w:rPr>
        <w:t>调度器实现细节</w:t>
      </w:r>
      <w:bookmarkEnd w:id="150"/>
      <w:del w:id="153" w:author="JieTang" w:date="2016-05-02T20:12:00Z">
        <w:r w:rsidRPr="00B96E99" w:rsidDel="006F24DF">
          <w:rPr>
            <w:rFonts w:ascii="Times New Roman" w:hAnsi="Times New Roman" w:cs="Times New Roman"/>
          </w:rPr>
          <w:delText>介绍</w:delText>
        </w:r>
      </w:del>
    </w:p>
    <w:p w14:paraId="05EBD6A5" w14:textId="1CA86886" w:rsidR="00FB0D21" w:rsidRDefault="00FB0D21" w:rsidP="00F46C83">
      <w:pPr>
        <w:pStyle w:val="30"/>
      </w:pPr>
      <w:bookmarkStart w:id="154" w:name="_Toc450562193"/>
      <w:r>
        <w:rPr>
          <w:rFonts w:hint="eastAsia"/>
        </w:rPr>
        <w:t>2.3.1</w:t>
      </w:r>
      <w:r w:rsidR="00F46C83">
        <w:t xml:space="preserve"> </w:t>
      </w:r>
      <w:r w:rsidR="00F46C83">
        <w:rPr>
          <w:rFonts w:hint="eastAsia"/>
        </w:rPr>
        <w:t>资源调度问题陈述</w:t>
      </w:r>
      <w:bookmarkEnd w:id="154"/>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346" cy="2383581"/>
                    </a:xfrm>
                    <a:prstGeom prst="rect">
                      <a:avLst/>
                    </a:prstGeom>
                  </pic:spPr>
                </pic:pic>
              </a:graphicData>
            </a:graphic>
          </wp:inline>
        </w:drawing>
      </w:r>
    </w:p>
    <w:p w14:paraId="2BE212B5" w14:textId="7360F4B7" w:rsidR="00222110" w:rsidRDefault="00222110" w:rsidP="00222110">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7BE1DF6E" w:rsidR="002A5BA5" w:rsidRDefault="002A5BA5" w:rsidP="008A326D">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m</w:t>
      </w:r>
      <w:r w:rsidRPr="00B96E99">
        <w:rPr>
          <w:rFonts w:ascii="Times New Roman" w:eastAsia="宋体" w:hAnsi="Times New Roman" w:cs="Times New Roman"/>
          <w:sz w:val="24"/>
          <w:szCs w:val="24"/>
        </w:rPr>
        <w:t>个节点</w:t>
      </w:r>
      <w:r w:rsidRPr="00B96E99">
        <w:rPr>
          <w:rFonts w:ascii="Times New Roman" w:eastAsia="宋体" w:hAnsi="Times New Roman" w:cs="Times New Roman"/>
          <w:sz w:val="24"/>
          <w:szCs w:val="24"/>
        </w:rPr>
        <w:t>{S</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S</w:t>
      </w:r>
      <w:r w:rsidRPr="00B96E99">
        <w:rPr>
          <w:rFonts w:ascii="Times New Roman" w:eastAsia="宋体" w:hAnsi="Times New Roman" w:cs="Times New Roman"/>
          <w:sz w:val="24"/>
          <w:szCs w:val="24"/>
          <w:vertAlign w:val="subscript"/>
        </w:rPr>
        <w:t>m</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3DF0DC3"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 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Pr="00B96E99">
        <w:rPr>
          <w:rFonts w:ascii="Times New Roman" w:eastAsia="宋体" w:hAnsi="Times New Roman" w:cs="Times New Roman"/>
          <w:sz w:val="24"/>
          <w:szCs w:val="24"/>
        </w:rPr>
        <w:t xml:space="preserve">V[i,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1F1FB654" w14:textId="09CA202C"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1EA268BE" w14:textId="7013C611" w:rsidR="002032F1" w:rsidRPr="00B96E99" w:rsidRDefault="002032F1"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0517AB97" w14:textId="1C84F976" w:rsidR="002032F1" w:rsidRDefault="002032F1" w:rsidP="00396B5C">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1548FA6A" w:rsidR="002A5BA5" w:rsidRPr="00C339BD" w:rsidRDefault="00C339BD" w:rsidP="00C339BD">
      <w:pPr>
        <w:pStyle w:val="30"/>
      </w:pPr>
      <w:bookmarkStart w:id="155" w:name="_Toc450562194"/>
      <w:r>
        <w:rPr>
          <w:rFonts w:hint="eastAsia"/>
        </w:rPr>
        <w:t xml:space="preserve">2.3.2 </w:t>
      </w:r>
      <w:r w:rsidR="003275A1">
        <w:rPr>
          <w:rFonts w:hint="eastAsia"/>
        </w:rPr>
        <w:t>基于人工鱼群的</w:t>
      </w:r>
      <w:r>
        <w:rPr>
          <w:rFonts w:hint="eastAsia"/>
        </w:rPr>
        <w:t>资源调度器框架</w:t>
      </w:r>
      <w:bookmarkEnd w:id="155"/>
    </w:p>
    <w:p w14:paraId="192CDFF4" w14:textId="05473E1A"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96" cy="3550090"/>
                    </a:xfrm>
                    <a:prstGeom prst="rect">
                      <a:avLst/>
                    </a:prstGeom>
                  </pic:spPr>
                </pic:pic>
              </a:graphicData>
            </a:graphic>
          </wp:inline>
        </w:drawing>
      </w:r>
    </w:p>
    <w:p w14:paraId="1362CAC3" w14:textId="1EE08924"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24B003F"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Pr>
          <w:rFonts w:ascii="Times New Roman" w:eastAsia="宋体" w:hAnsi="Times New Roman" w:cs="Times New Roman" w:hint="eastAsia"/>
          <w:sz w:val="24"/>
          <w:szCs w:val="24"/>
        </w:rPr>
        <w:t>本文的</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，并且</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625537D8" w14:textId="0A0B212F" w:rsidR="00915A4C" w:rsidRPr="00915A4C" w:rsidRDefault="00915A4C" w:rsidP="00F87642">
      <w:pPr>
        <w:pStyle w:val="30"/>
      </w:pPr>
      <w:bookmarkStart w:id="156" w:name="_Toc450562195"/>
      <w:r>
        <w:lastRenderedPageBreak/>
        <w:t xml:space="preserve">2.3.3 </w:t>
      </w:r>
      <w:r>
        <w:rPr>
          <w:rFonts w:hint="eastAsia"/>
        </w:rPr>
        <w:t>详细设计</w:t>
      </w:r>
      <w:bookmarkEnd w:id="156"/>
    </w:p>
    <w:p w14:paraId="5BD8B884" w14:textId="73085C57" w:rsidR="00484AAC" w:rsidRDefault="00F87642"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FB4F4B" w:rsidRPr="00F87642">
        <w:rPr>
          <w:rFonts w:ascii="Times New Roman" w:eastAsia="宋体" w:hAnsi="Times New Roman" w:cs="Times New Roman" w:hint="eastAsia"/>
          <w:sz w:val="24"/>
          <w:szCs w:val="24"/>
        </w:rPr>
        <w:t>，我们通过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F87642">
        <w:rPr>
          <w:rFonts w:ascii="Times New Roman" w:eastAsia="宋体" w:hAnsi="Times New Roman" w:cs="Times New Roman"/>
          <w:sz w:val="24"/>
          <w:szCs w:val="24"/>
        </w:rPr>
        <w:t>YARN</w:t>
      </w:r>
      <w:r w:rsidR="00FB4F4B" w:rsidRPr="00F87642">
        <w:rPr>
          <w:rFonts w:ascii="Times New Roman" w:eastAsia="宋体" w:hAnsi="Times New Roman" w:cs="Times New Roman" w:hint="eastAsia"/>
          <w:sz w:val="24"/>
          <w:szCs w:val="24"/>
        </w:rPr>
        <w:t>的资源管理器对</w:t>
      </w:r>
      <w:r w:rsidR="00FB4F4B" w:rsidRPr="00F87642">
        <w:rPr>
          <w:rFonts w:ascii="Times New Roman" w:eastAsia="宋体" w:hAnsi="Times New Roman" w:cs="Times New Roman"/>
          <w:sz w:val="24"/>
          <w:szCs w:val="24"/>
        </w:rPr>
        <w:t xml:space="preserve">cpu </w:t>
      </w:r>
      <w:r w:rsidR="008A1659">
        <w:rPr>
          <w:rFonts w:ascii="Times New Roman" w:eastAsia="宋体" w:hAnsi="Times New Roman" w:cs="Times New Roman" w:hint="eastAsia"/>
          <w:sz w:val="24"/>
          <w:szCs w:val="24"/>
        </w:rPr>
        <w:t>资源隔离不充分</w:t>
      </w:r>
      <w:r w:rsidR="00FB4F4B" w:rsidRPr="00F87642">
        <w:rPr>
          <w:rFonts w:ascii="Times New Roman" w:eastAsia="宋体" w:hAnsi="Times New Roman" w:cs="Times New Roman" w:hint="eastAsia"/>
          <w:sz w:val="24"/>
          <w:szCs w:val="24"/>
        </w:rPr>
        <w:t>，因此，</w:t>
      </w:r>
      <w:r w:rsidR="004119E2">
        <w:rPr>
          <w:rFonts w:ascii="Times New Roman" w:eastAsia="宋体" w:hAnsi="Times New Roman" w:cs="Times New Roman" w:hint="eastAsia"/>
          <w:sz w:val="24"/>
          <w:szCs w:val="24"/>
        </w:rPr>
        <w:t>在这里</w:t>
      </w:r>
      <w:r w:rsidR="00BA2DEC">
        <w:rPr>
          <w:rFonts w:ascii="Times New Roman" w:eastAsia="宋体" w:hAnsi="Times New Roman" w:cs="Times New Roman" w:hint="eastAsia"/>
          <w:sz w:val="24"/>
          <w:szCs w:val="24"/>
        </w:rPr>
        <w:t>我们</w:t>
      </w:r>
      <w:r w:rsidR="00FB4F4B" w:rsidRPr="00F87642">
        <w:rPr>
          <w:rFonts w:ascii="Times New Roman" w:eastAsia="宋体" w:hAnsi="Times New Roman" w:cs="Times New Roman" w:hint="eastAsia"/>
          <w:sz w:val="24"/>
          <w:szCs w:val="24"/>
        </w:rPr>
        <w:t>主要讨论</w:t>
      </w:r>
      <w:r w:rsidR="00FB4F4B" w:rsidRPr="00F87642">
        <w:rPr>
          <w:rFonts w:ascii="Times New Roman" w:eastAsia="宋体" w:hAnsi="Times New Roman" w:cs="Times New Roman"/>
          <w:sz w:val="24"/>
          <w:szCs w:val="24"/>
        </w:rPr>
        <w:t>Memory</w:t>
      </w:r>
      <w:r w:rsidR="000B1F02">
        <w:rPr>
          <w:rFonts w:ascii="Times New Roman" w:eastAsia="宋体" w:hAnsi="Times New Roman" w:cs="Times New Roman" w:hint="eastAsia"/>
          <w:sz w:val="24"/>
          <w:szCs w:val="24"/>
        </w:rPr>
        <w:t>方面的</w:t>
      </w:r>
      <w:r w:rsidR="00FB4F4B" w:rsidRPr="00F87642">
        <w:rPr>
          <w:rFonts w:ascii="Times New Roman" w:eastAsia="宋体" w:hAnsi="Times New Roman" w:cs="Times New Roman" w:hint="eastAsia"/>
          <w:sz w:val="24"/>
          <w:szCs w:val="24"/>
        </w:rPr>
        <w:t>资源管理。</w:t>
      </w:r>
    </w:p>
    <w:p w14:paraId="242B864F" w14:textId="415429EB" w:rsidR="007D318E" w:rsidRPr="003C6958" w:rsidRDefault="003C6958" w:rsidP="003C6958">
      <w:pPr>
        <w:pStyle w:val="40"/>
        <w:rPr>
          <w:color w:val="FF0000"/>
        </w:rPr>
      </w:pPr>
      <w:bookmarkStart w:id="157" w:name="_Toc450562196"/>
      <w:r>
        <w:rPr>
          <w:rFonts w:hint="eastAsia"/>
        </w:rPr>
        <w:t>2.3.3.1 Memory-based</w:t>
      </w:r>
      <w:r>
        <w:rPr>
          <w:rFonts w:hint="eastAsia"/>
        </w:rPr>
        <w:t>目标函数</w:t>
      </w:r>
      <w:r w:rsidR="005148A7">
        <w:rPr>
          <w:rFonts w:hint="eastAsia"/>
        </w:rPr>
        <w:t>设计</w:t>
      </w:r>
      <w:bookmarkEnd w:id="157"/>
    </w:p>
    <w:p w14:paraId="34CC3CD2" w14:textId="06EA2CB0"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0185AA20">
            <wp:extent cx="4256841" cy="2948025"/>
            <wp:effectExtent l="0" t="0" r="0" b="508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3623" cy="2987349"/>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3F967678" w:rsidR="00CB6152" w:rsidRPr="00B96E99" w:rsidRDefault="00CB6152" w:rsidP="008746ED">
      <w:pPr>
        <w:spacing w:line="400" w:lineRule="exac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在图中我们看出，</w:t>
      </w:r>
      <w:r w:rsidR="00971BE3">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69B45F75"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DC04AB" w:rsidRPr="00B96E99">
        <w:rPr>
          <w:rFonts w:ascii="Times New Roman" w:eastAsia="宋体" w:hAnsi="Times New Roman" w:cs="Times New Roman"/>
          <w:sz w:val="24"/>
          <w:szCs w:val="24"/>
        </w:rPr>
        <w:t>中，我们用一个后台线程一次处理多个信息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00DC04AB" w:rsidRPr="00B96E99">
        <w:rPr>
          <w:rFonts w:ascii="Times New Roman" w:eastAsia="宋体" w:hAnsi="Times New Roman" w:cs="Times New Roman"/>
          <w:sz w:val="24"/>
          <w:szCs w:val="24"/>
        </w:rPr>
        <w:t>。我们使用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7E2344FA" w:rsidR="00B94F8E" w:rsidRPr="00B96E99" w:rsidRDefault="00B94F8E" w:rsidP="00BF23D7">
      <w:pPr>
        <w:spacing w:line="360" w:lineRule="auto"/>
        <w:ind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BC64937" w:rsidR="00D6082B" w:rsidRPr="00B96E99" w:rsidRDefault="001E0117" w:rsidP="00BF23D7">
      <w:pPr>
        <w:spacing w:line="360" w:lineRule="auto"/>
        <w:ind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1E0117"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53D2B36A" w:rsidR="00F5021C" w:rsidRDefault="001E0117"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3B87E26D" w:rsidR="00A60207" w:rsidRPr="000E05C0" w:rsidRDefault="007B4DDA" w:rsidP="000E05C0">
      <w:pPr>
        <w:pStyle w:val="40"/>
      </w:pPr>
      <w:bookmarkStart w:id="158" w:name="_Toc450562197"/>
      <w:r>
        <w:rPr>
          <w:rFonts w:hint="eastAsia"/>
        </w:rPr>
        <w:t>2.3.3</w:t>
      </w:r>
      <w:r>
        <w:t>.2 Time-based</w:t>
      </w:r>
      <w:r>
        <w:rPr>
          <w:rFonts w:hint="eastAsia"/>
        </w:rPr>
        <w:t>目标函数设计</w:t>
      </w:r>
      <w:bookmarkEnd w:id="158"/>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48E19C81"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3F532F7A" w:rsidR="009C7B4D" w:rsidRPr="00B96E99" w:rsidRDefault="009C7B4D" w:rsidP="009C7B4D">
      <w:pPr>
        <w:pStyle w:val="50"/>
      </w:pPr>
      <w:r>
        <w:rPr>
          <w:rFonts w:hint="eastAsia"/>
        </w:rPr>
        <w:t>2.3.3.</w:t>
      </w:r>
      <w:r>
        <w:t>2.1 D</w:t>
      </w:r>
      <w:r>
        <w:rPr>
          <w:rFonts w:hint="eastAsia"/>
        </w:rPr>
        <w:t>ependency</w:t>
      </w:r>
      <w:r>
        <w:rPr>
          <w:rFonts w:hint="eastAsia"/>
        </w:rPr>
        <w:t>分析</w:t>
      </w:r>
    </w:p>
    <w:p w14:paraId="39CCE37E" w14:textId="31996484"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622AAD69" w14:textId="77777777"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349DE707" w:rsidR="00FC4922" w:rsidRPr="00B96E99" w:rsidRDefault="001E0117" w:rsidP="00C8384F">
      <w:pPr>
        <w:spacing w:line="400" w:lineRule="exact"/>
        <w:ind w:firstLineChars="200" w:firstLine="480"/>
        <w:jc w:val="center"/>
        <w:rPr>
          <w:rFonts w:ascii="Times New Roman" w:eastAsia="宋体" w:hAnsi="Times New Roman" w:cs="Times New Roman" w:hint="eastAsia"/>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210F594" w:rsidR="002D7830" w:rsidRPr="00B96E99" w:rsidRDefault="001E0117" w:rsidP="00C8384F">
      <w:pPr>
        <w:spacing w:line="400" w:lineRule="exact"/>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02A80626" w:rsidR="002D7830" w:rsidRPr="00B96E99" w:rsidRDefault="001E0117" w:rsidP="00926938">
      <w:pPr>
        <w:spacing w:line="400" w:lineRule="exact"/>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w:t>
      </w:r>
      <w:r w:rsidRPr="00B96E99">
        <w:rPr>
          <w:rFonts w:ascii="Times New Roman" w:eastAsia="宋体" w:hAnsi="Times New Roman" w:cs="Times New Roman"/>
          <w:sz w:val="24"/>
          <w:szCs w:val="24"/>
        </w:rPr>
        <w:lastRenderedPageBreak/>
        <w:t>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1EA8D558" w:rsidR="00D115B9" w:rsidRPr="00B96E99" w:rsidRDefault="00213263">
      <w:pPr>
        <w:pStyle w:val="50"/>
        <w:pPrChange w:id="159" w:author="JieTang" w:date="2016-05-02T20:12:00Z">
          <w:pPr>
            <w:pStyle w:val="30"/>
          </w:pPr>
        </w:pPrChange>
      </w:pPr>
      <w:r>
        <w:rPr>
          <w:rFonts w:hint="eastAsia"/>
        </w:rPr>
        <w:t>2.3.3.2.2 Ada</w:t>
      </w:r>
      <w:r>
        <w:t>ptive</w:t>
      </w:r>
      <w:r>
        <w:rPr>
          <w:rFonts w:hint="eastAsia"/>
        </w:rPr>
        <w:t>分析</w:t>
      </w:r>
    </w:p>
    <w:p w14:paraId="3E853F21" w14:textId="77777777"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540044D0" w:rsidR="008D1969" w:rsidRPr="00B96E99" w:rsidRDefault="008D1969"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Pr>
          <w:rFonts w:ascii="Times New Roman" w:eastAsia="宋体" w:hAnsi="Times New Roman" w:cs="Times New Roman" w:hint="eastAsia"/>
          <w:sz w:val="24"/>
          <w:szCs w:val="24"/>
        </w:rPr>
        <w:t xml:space="preserve"> </w:t>
      </w:r>
      <w:r w:rsidR="004016D3">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4016D3">
        <w:rPr>
          <w:rFonts w:ascii="Times New Roman" w:eastAsia="宋体" w:hAnsi="Times New Roman" w:cs="Times New Roman"/>
          <w:sz w:val="24"/>
          <w:szCs w:val="24"/>
        </w:rPr>
        <w:t>7</w:t>
      </w:r>
      <w:r w:rsidR="003E2EDF">
        <w:rPr>
          <w:rFonts w:ascii="Times New Roman" w:eastAsia="宋体" w:hAnsi="Times New Roman" w:cs="Times New Roman" w:hint="eastAsia"/>
          <w:sz w:val="24"/>
          <w:szCs w:val="24"/>
        </w:rPr>
        <w:t>)</w:t>
      </w:r>
    </w:p>
    <w:p w14:paraId="0C7AA7C8" w14:textId="2E147AD8"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160" w:author="JieTang" w:date="2016-05-02T20:13:00Z">
            <w:rPr>
              <w:rFonts w:ascii="Times New Roman" w:eastAsia="宋体" w:hAnsi="Times New Roman" w:cs="Times New Roman"/>
              <w:sz w:val="24"/>
              <w:szCs w:val="24"/>
            </w:rPr>
          </w:rPrChange>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28A4D2B4"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5D4E504A" w:rsidR="00E17B59" w:rsidRPr="00B96E99" w:rsidRDefault="001E0117" w:rsidP="00EB14AE">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3EB4C7A3" w:rsidR="00AC6A85" w:rsidRDefault="001E0117"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2379550" w:rsidR="00474EEA" w:rsidRPr="00474EEA" w:rsidRDefault="00474EEA" w:rsidP="00474EEA">
      <w:pPr>
        <w:pStyle w:val="40"/>
      </w:pPr>
      <w:bookmarkStart w:id="161" w:name="_Toc450562198"/>
      <w:r>
        <w:t>2.3.3.3 AFSA</w:t>
      </w:r>
      <w:r>
        <w:rPr>
          <w:rFonts w:hint="eastAsia"/>
        </w:rPr>
        <w:t>在调度器上的实现</w:t>
      </w:r>
      <w:bookmarkEnd w:id="161"/>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A710DF8"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6243300E"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w:t>
      </w:r>
      <w:r w:rsidRPr="00B96E99">
        <w:rPr>
          <w:rFonts w:ascii="Times New Roman" w:eastAsia="宋体" w:hAnsi="Times New Roman" w:cs="Times New Roman"/>
          <w:sz w:val="24"/>
          <w:szCs w:val="24"/>
        </w:rPr>
        <w:lastRenderedPageBreak/>
        <w:t>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6CDDF8E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02E43B02" w:rsidR="00F01301" w:rsidRPr="00B96E99" w:rsidRDefault="001E0117" w:rsidP="004016D3">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5080B002">
            <wp:extent cx="3291840" cy="6370955"/>
            <wp:effectExtent l="0" t="0" r="3810"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6980" cy="6477672"/>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1354" cy="2160899"/>
                    </a:xfrm>
                    <a:prstGeom prst="rect">
                      <a:avLst/>
                    </a:prstGeom>
                  </pic:spPr>
                </pic:pic>
              </a:graphicData>
            </a:graphic>
          </wp:inline>
        </w:drawing>
      </w:r>
    </w:p>
    <w:p w14:paraId="17A79E59" w14:textId="151CBAE0" w:rsidR="00577899" w:rsidRPr="00555F0A" w:rsidRDefault="00D40B8C" w:rsidP="00D40B8C">
      <w:pPr>
        <w:pStyle w:val="24"/>
      </w:pPr>
      <w:bookmarkStart w:id="162" w:name="_Toc450562199"/>
      <w:r>
        <w:lastRenderedPageBreak/>
        <w:t>2.4</w:t>
      </w:r>
      <w:r w:rsidR="00577899" w:rsidRPr="00555F0A">
        <w:t xml:space="preserve"> </w:t>
      </w:r>
      <w:r w:rsidR="00577899" w:rsidRPr="00555F0A">
        <w:t>实验环境和结果</w:t>
      </w:r>
      <w:bookmarkEnd w:id="162"/>
    </w:p>
    <w:p w14:paraId="14726C70" w14:textId="77777777" w:rsidR="004E4E60" w:rsidRPr="00B96E99" w:rsidRDefault="00577899" w:rsidP="0010016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63" w:author="JieTang" w:date="2016-05-02T21:38:00Z" w:name="move449988428"/>
      <w:moveTo w:id="164"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163"/>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124E7575">
            <wp:extent cx="2964436" cy="1916583"/>
            <wp:effectExtent l="0" t="0" r="7620" b="762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017" cy="1940880"/>
                    </a:xfrm>
                    <a:prstGeom prst="rect">
                      <a:avLst/>
                    </a:prstGeom>
                  </pic:spPr>
                </pic:pic>
              </a:graphicData>
            </a:graphic>
          </wp:inline>
        </w:drawing>
      </w:r>
    </w:p>
    <w:p w14:paraId="7BD80429" w14:textId="0571A9A3" w:rsidR="00C24C82" w:rsidRPr="00B96E99" w:rsidDel="00283F4B" w:rsidRDefault="00283F4B" w:rsidP="00521965">
      <w:pPr>
        <w:spacing w:line="360" w:lineRule="auto"/>
        <w:ind w:firstLineChars="200" w:firstLine="480"/>
        <w:jc w:val="center"/>
        <w:rPr>
          <w:rFonts w:ascii="Times New Roman" w:eastAsia="宋体" w:hAnsi="Times New Roman" w:cs="Times New Roman"/>
          <w:sz w:val="24"/>
          <w:szCs w:val="24"/>
        </w:rPr>
      </w:pPr>
      <w:moveToRangeStart w:id="165" w:author="JieTang" w:date="2016-05-02T21:38:00Z" w:name="move449988431"/>
      <w:moveTo w:id="166"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moveFromRangeStart w:id="167" w:author="JieTang" w:date="2016-05-02T21:38:00Z" w:name="move449988428"/>
      <w:moveToRangeEnd w:id="165"/>
      <w:moveFrom w:id="168" w:author="JieTang" w:date="2016-05-02T21:38:00Z">
        <w:r w:rsidR="00C24C82" w:rsidRPr="00B96E99" w:rsidDel="00283F4B">
          <w:rPr>
            <w:rFonts w:ascii="Times New Roman" w:eastAsia="宋体" w:hAnsi="Times New Roman" w:cs="Times New Roman"/>
            <w:sz w:val="24"/>
            <w:szCs w:val="24"/>
          </w:rPr>
          <w:t>表</w:t>
        </w:r>
        <w:r w:rsidR="00C24C82" w:rsidRPr="00B96E99" w:rsidDel="00283F4B">
          <w:rPr>
            <w:rFonts w:ascii="Times New Roman" w:eastAsia="宋体" w:hAnsi="Times New Roman" w:cs="Times New Roman"/>
            <w:sz w:val="24"/>
            <w:szCs w:val="24"/>
          </w:rPr>
          <w:t xml:space="preserve">2.1 </w:t>
        </w:r>
        <w:r w:rsidR="00C24C82" w:rsidRPr="00B96E99" w:rsidDel="00283F4B">
          <w:rPr>
            <w:rFonts w:ascii="Times New Roman" w:eastAsia="宋体" w:hAnsi="Times New Roman" w:cs="Times New Roman"/>
            <w:sz w:val="24"/>
            <w:szCs w:val="24"/>
          </w:rPr>
          <w:t>随机产生物品的容量和价值</w:t>
        </w:r>
      </w:moveFrom>
    </w:p>
    <w:moveFromRangeEnd w:id="167"/>
    <w:p w14:paraId="7C06A658" w14:textId="1E06DE7D" w:rsidR="004E4E60" w:rsidRPr="00B96E99" w:rsidDel="00283F4B" w:rsidRDefault="002C0153" w:rsidP="00C94BAC">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82D9A75" wp14:editId="6A8A86D0">
            <wp:extent cx="2751563" cy="1309421"/>
            <wp:effectExtent l="0" t="0" r="0" b="508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273" cy="1313566"/>
                    </a:xfrm>
                    <a:prstGeom prst="rect">
                      <a:avLst/>
                    </a:prstGeom>
                  </pic:spPr>
                </pic:pic>
              </a:graphicData>
            </a:graphic>
          </wp:inline>
        </w:drawing>
      </w:r>
      <w:moveFromRangeStart w:id="169" w:author="JieTang" w:date="2016-05-02T21:38:00Z" w:name="move449988431"/>
      <w:moveFrom w:id="170" w:author="JieTang" w:date="2016-05-02T21:38:00Z">
        <w:r w:rsidR="006772E9" w:rsidRPr="00B96E99" w:rsidDel="00283F4B">
          <w:rPr>
            <w:rFonts w:ascii="Times New Roman" w:eastAsia="宋体" w:hAnsi="Times New Roman" w:cs="Times New Roman"/>
            <w:sz w:val="24"/>
            <w:szCs w:val="24"/>
          </w:rPr>
          <w:t>表</w:t>
        </w:r>
        <w:r w:rsidR="006772E9" w:rsidRPr="00B96E99" w:rsidDel="00283F4B">
          <w:rPr>
            <w:rFonts w:ascii="Times New Roman" w:eastAsia="宋体" w:hAnsi="Times New Roman" w:cs="Times New Roman"/>
            <w:sz w:val="24"/>
            <w:szCs w:val="24"/>
          </w:rPr>
          <w:t>2.2</w:t>
        </w:r>
        <w:r w:rsidRPr="00B96E99" w:rsidDel="00283F4B">
          <w:rPr>
            <w:rFonts w:ascii="Times New Roman" w:eastAsia="宋体" w:hAnsi="Times New Roman" w:cs="Times New Roman"/>
            <w:sz w:val="24"/>
            <w:szCs w:val="24"/>
          </w:rPr>
          <w:t xml:space="preserve"> AFSA</w:t>
        </w:r>
        <w:r w:rsidRPr="00B96E99" w:rsidDel="00283F4B">
          <w:rPr>
            <w:rFonts w:ascii="Times New Roman" w:eastAsia="宋体" w:hAnsi="Times New Roman" w:cs="Times New Roman"/>
            <w:sz w:val="24"/>
            <w:szCs w:val="24"/>
          </w:rPr>
          <w:t>算法参数值</w:t>
        </w:r>
      </w:moveFrom>
    </w:p>
    <w:moveFromRangeEnd w:id="169"/>
    <w:p w14:paraId="26286ED0" w14:textId="77777777" w:rsidR="006772E9" w:rsidRPr="00B96E99" w:rsidRDefault="00F0591E" w:rsidP="0013601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0E868AF4" w:rsidR="00D96C28" w:rsidRPr="00136017" w:rsidRDefault="00136017" w:rsidP="00023D7B">
      <w:pPr>
        <w:pStyle w:val="40"/>
      </w:pPr>
      <w:bookmarkStart w:id="171" w:name="_Toc450562200"/>
      <w:r w:rsidRPr="00136017">
        <w:t>2.</w:t>
      </w:r>
      <w:r w:rsidR="00D96C28" w:rsidRPr="00136017">
        <w:t xml:space="preserve">4.1 </w:t>
      </w:r>
      <w:r w:rsidR="00D96C28" w:rsidRPr="00136017">
        <w:t>实验配置</w:t>
      </w:r>
      <w:bookmarkEnd w:id="171"/>
    </w:p>
    <w:p w14:paraId="4578EE1F" w14:textId="77777777" w:rsidR="00BF49C6" w:rsidRPr="00B96E99" w:rsidRDefault="00BF49C6" w:rsidP="00E1471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72" w:author="JieTang" w:date="2016-05-02T21:38:00Z" w:name="move449988417"/>
      <w:moveTo w:id="173"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172"/>
    <w:p w14:paraId="609CA49B" w14:textId="57F89983" w:rsidR="00BF49C6" w:rsidRPr="00B96E99" w:rsidDel="00283F4B" w:rsidRDefault="001A3CA0" w:rsidP="00E1471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74E586F" wp14:editId="594AECA3">
            <wp:extent cx="3593006" cy="1799539"/>
            <wp:effectExtent l="0" t="0" r="762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8567" cy="1812341"/>
                    </a:xfrm>
                    <a:prstGeom prst="rect">
                      <a:avLst/>
                    </a:prstGeom>
                  </pic:spPr>
                </pic:pic>
              </a:graphicData>
            </a:graphic>
          </wp:inline>
        </w:drawing>
      </w:r>
      <w:moveFromRangeStart w:id="174" w:author="JieTang" w:date="2016-05-02T21:38:00Z" w:name="move449988417"/>
      <w:moveFrom w:id="175" w:author="JieTang" w:date="2016-05-02T21:38:00Z">
        <w:r w:rsidR="005672E6" w:rsidRPr="00B96E99" w:rsidDel="00283F4B">
          <w:rPr>
            <w:rFonts w:ascii="Times New Roman" w:eastAsia="宋体" w:hAnsi="Times New Roman" w:cs="Times New Roman"/>
            <w:sz w:val="24"/>
            <w:szCs w:val="24"/>
          </w:rPr>
          <w:t>表</w:t>
        </w:r>
        <w:r w:rsidR="005672E6" w:rsidRPr="00B96E99" w:rsidDel="00283F4B">
          <w:rPr>
            <w:rFonts w:ascii="Times New Roman" w:eastAsia="宋体" w:hAnsi="Times New Roman" w:cs="Times New Roman"/>
            <w:sz w:val="24"/>
            <w:szCs w:val="24"/>
          </w:rPr>
          <w:t>2.3</w:t>
        </w:r>
        <w:r w:rsidRPr="00B96E99" w:rsidDel="00283F4B">
          <w:rPr>
            <w:rFonts w:ascii="Times New Roman" w:eastAsia="宋体" w:hAnsi="Times New Roman" w:cs="Times New Roman"/>
            <w:sz w:val="24"/>
            <w:szCs w:val="24"/>
          </w:rPr>
          <w:t xml:space="preserve"> </w:t>
        </w:r>
        <w:r w:rsidRPr="00B96E99" w:rsidDel="00283F4B">
          <w:rPr>
            <w:rFonts w:ascii="Times New Roman" w:eastAsia="宋体" w:hAnsi="Times New Roman" w:cs="Times New Roman"/>
            <w:sz w:val="24"/>
            <w:szCs w:val="24"/>
          </w:rPr>
          <w:t>集群配置</w:t>
        </w:r>
      </w:moveFrom>
    </w:p>
    <w:p w14:paraId="7463B9AE" w14:textId="06FC491C" w:rsidR="005672E6" w:rsidRPr="004860D7" w:rsidRDefault="00136017">
      <w:pPr>
        <w:pStyle w:val="40"/>
        <w:pPrChange w:id="176" w:author="JieTang" w:date="2016-05-02T20:15:00Z">
          <w:pPr>
            <w:pStyle w:val="30"/>
          </w:pPr>
        </w:pPrChange>
      </w:pPr>
      <w:bookmarkStart w:id="177" w:name="_Toc450562201"/>
      <w:moveFromRangeEnd w:id="174"/>
      <w:r w:rsidRPr="004860D7">
        <w:t>2.</w:t>
      </w:r>
      <w:r w:rsidR="005672E6" w:rsidRPr="004860D7">
        <w:t xml:space="preserve">4.2 </w:t>
      </w:r>
      <w:r w:rsidR="005672E6" w:rsidRPr="004860D7">
        <w:t>实验结果和分析</w:t>
      </w:r>
      <w:bookmarkEnd w:id="177"/>
    </w:p>
    <w:p w14:paraId="30D72D37" w14:textId="3899478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Pr="00B96E99">
        <w:rPr>
          <w:rFonts w:ascii="Times New Roman" w:eastAsia="宋体" w:hAnsi="Times New Roman" w:cs="Times New Roman"/>
          <w:sz w:val="24"/>
          <w:szCs w:val="24"/>
        </w:rPr>
        <w:t>我们</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2FDEAF22" w:rsidR="00E245B8" w:rsidRPr="00E245B8" w:rsidRDefault="005672E6">
      <w:pPr>
        <w:pStyle w:val="a3"/>
        <w:numPr>
          <w:ilvl w:val="0"/>
          <w:numId w:val="61"/>
        </w:numPr>
        <w:spacing w:line="400" w:lineRule="exact"/>
        <w:ind w:firstLineChars="0"/>
        <w:rPr>
          <w:rFonts w:ascii="Times New Roman" w:eastAsia="宋体" w:hAnsi="Times New Roman" w:cs="Times New Roman"/>
          <w:sz w:val="24"/>
          <w:szCs w:val="24"/>
        </w:rPr>
        <w:pPrChange w:id="178" w:author="JieTang" w:date="2016-05-02T21:36:00Z">
          <w:pPr>
            <w:pStyle w:val="a3"/>
            <w:numPr>
              <w:numId w:val="47"/>
            </w:numPr>
            <w:spacing w:line="360" w:lineRule="auto"/>
            <w:ind w:left="720" w:firstLineChars="0" w:hanging="720"/>
          </w:pPr>
        </w:pPrChange>
      </w:pPr>
      <w:r w:rsidRPr="00E245B8">
        <w:rPr>
          <w:rFonts w:ascii="Times New Roman" w:eastAsia="宋体" w:hAnsi="Times New Roman" w:cs="Times New Roman" w:hint="eastAsia"/>
          <w:sz w:val="24"/>
          <w:szCs w:val="24"/>
          <w:rPrChange w:id="179" w:author="JieTang" w:date="2016-05-02T21:37:00Z">
            <w:rPr>
              <w:rFonts w:hint="eastAsia"/>
            </w:rPr>
          </w:rPrChange>
        </w:rPr>
        <w:t>同种类型的</w:t>
      </w:r>
      <w:r w:rsidRPr="00E245B8">
        <w:rPr>
          <w:rFonts w:ascii="Times New Roman" w:eastAsia="宋体" w:hAnsi="Times New Roman" w:cs="Times New Roman"/>
          <w:sz w:val="24"/>
          <w:szCs w:val="24"/>
          <w:rPrChange w:id="180" w:author="JieTang" w:date="2016-05-02T21:37:00Z">
            <w:rPr/>
          </w:rPrChange>
        </w:rPr>
        <w:t>jobs</w:t>
      </w:r>
      <w:del w:id="181" w:author="JieTang" w:date="2016-05-02T21:37:00Z">
        <w:r w:rsidRPr="00E245B8" w:rsidDel="00283F4B">
          <w:rPr>
            <w:rFonts w:ascii="Times New Roman" w:eastAsia="宋体" w:hAnsi="Times New Roman" w:cs="Times New Roman" w:hint="eastAsia"/>
            <w:sz w:val="24"/>
            <w:szCs w:val="24"/>
            <w:rPrChange w:id="182" w:author="JieTang" w:date="2016-05-02T21:37:00Z">
              <w:rPr>
                <w:rFonts w:hint="eastAsia"/>
              </w:rPr>
            </w:rPrChange>
          </w:rPr>
          <w:delText>：</w:delText>
        </w:r>
      </w:del>
    </w:p>
    <w:p w14:paraId="426D4F3A" w14:textId="25173A26" w:rsidR="00BE5DD1" w:rsidRDefault="005672E6">
      <w:pPr>
        <w:pStyle w:val="a3"/>
        <w:spacing w:line="400" w:lineRule="exact"/>
        <w:ind w:left="1140" w:firstLineChars="0" w:firstLine="0"/>
        <w:rPr>
          <w:rFonts w:ascii="Times New Roman" w:eastAsia="宋体" w:hAnsi="Times New Roman" w:cs="Times New Roman"/>
          <w:sz w:val="24"/>
          <w:szCs w:val="24"/>
        </w:rPr>
        <w:pPrChange w:id="183" w:author="JieTang" w:date="2016-05-02T21:37:00Z">
          <w:pPr>
            <w:pStyle w:val="a3"/>
            <w:spacing w:line="360" w:lineRule="auto"/>
            <w:ind w:left="1200" w:firstLineChars="0" w:firstLine="0"/>
          </w:pPr>
        </w:pPrChange>
      </w:pPr>
      <w:r w:rsidRPr="00E245B8">
        <w:rPr>
          <w:rFonts w:ascii="Times New Roman" w:eastAsia="宋体" w:hAnsi="Times New Roman" w:cs="Times New Roman" w:hint="eastAsia"/>
          <w:sz w:val="24"/>
          <w:szCs w:val="24"/>
          <w:rPrChange w:id="184" w:author="JieTang" w:date="2016-05-02T21:36:00Z">
            <w:rPr>
              <w:rFonts w:hint="eastAsia"/>
            </w:rPr>
          </w:rPrChange>
        </w:rPr>
        <w:t>在该实验中，我们使用简单工作负载的</w:t>
      </w:r>
      <w:r w:rsidRPr="00E245B8">
        <w:rPr>
          <w:rFonts w:ascii="Times New Roman" w:eastAsia="宋体" w:hAnsi="Times New Roman" w:cs="Times New Roman"/>
          <w:sz w:val="24"/>
          <w:szCs w:val="24"/>
          <w:rPrChange w:id="185" w:author="JieTang" w:date="2016-05-02T21:36:00Z">
            <w:rPr/>
          </w:rPrChange>
        </w:rPr>
        <w:t>WordCount</w:t>
      </w:r>
      <w:r w:rsidRPr="00E245B8">
        <w:rPr>
          <w:rFonts w:ascii="Times New Roman" w:eastAsia="宋体" w:hAnsi="Times New Roman" w:cs="Times New Roman" w:hint="eastAsia"/>
          <w:sz w:val="24"/>
          <w:szCs w:val="24"/>
          <w:rPrChange w:id="186" w:author="JieTang" w:date="2016-05-02T21:36:00Z">
            <w:rPr>
              <w:rFonts w:hint="eastAsia"/>
            </w:rPr>
          </w:rPrChange>
        </w:rPr>
        <w:t>程序，一共有</w:t>
      </w:r>
      <w:r w:rsidRPr="00E245B8">
        <w:rPr>
          <w:rFonts w:ascii="Times New Roman" w:eastAsia="宋体" w:hAnsi="Times New Roman" w:cs="Times New Roman"/>
          <w:sz w:val="24"/>
          <w:szCs w:val="24"/>
          <w:rPrChange w:id="187" w:author="JieTang" w:date="2016-05-02T21:36:00Z">
            <w:rPr/>
          </w:rPrChange>
        </w:rPr>
        <w:t>6</w:t>
      </w:r>
      <w:r w:rsidRPr="00E245B8">
        <w:rPr>
          <w:rFonts w:ascii="Times New Roman" w:eastAsia="宋体" w:hAnsi="Times New Roman" w:cs="Times New Roman" w:hint="eastAsia"/>
          <w:sz w:val="24"/>
          <w:szCs w:val="24"/>
          <w:rPrChange w:id="188" w:author="JieTang" w:date="2016-05-02T21:36:00Z">
            <w:rPr>
              <w:rFonts w:hint="eastAsia"/>
            </w:rPr>
          </w:rPrChange>
        </w:rPr>
        <w:t>个</w:t>
      </w:r>
      <w:r w:rsidRPr="00E245B8">
        <w:rPr>
          <w:rFonts w:ascii="Times New Roman" w:eastAsia="宋体" w:hAnsi="Times New Roman" w:cs="Times New Roman"/>
          <w:sz w:val="24"/>
          <w:szCs w:val="24"/>
          <w:rPrChange w:id="189" w:author="JieTang" w:date="2016-05-02T21:36:00Z">
            <w:rPr/>
          </w:rPrChange>
        </w:rPr>
        <w:t>job</w:t>
      </w:r>
      <w:r w:rsidRPr="00E245B8">
        <w:rPr>
          <w:rFonts w:ascii="Times New Roman" w:eastAsia="宋体" w:hAnsi="Times New Roman" w:cs="Times New Roman" w:hint="eastAsia"/>
          <w:sz w:val="24"/>
          <w:szCs w:val="24"/>
          <w:rPrChange w:id="190" w:author="JieTang" w:date="2016-05-02T21:36:00Z">
            <w:rPr>
              <w:rFonts w:hint="eastAsia"/>
            </w:rPr>
          </w:rPrChange>
        </w:rPr>
        <w:t>，每个</w:t>
      </w:r>
      <w:r w:rsidRPr="00E245B8">
        <w:rPr>
          <w:rFonts w:ascii="Times New Roman" w:eastAsia="宋体" w:hAnsi="Times New Roman" w:cs="Times New Roman"/>
          <w:sz w:val="24"/>
          <w:szCs w:val="24"/>
          <w:rPrChange w:id="191" w:author="JieTang" w:date="2016-05-02T21:36:00Z">
            <w:rPr/>
          </w:rPrChange>
        </w:rPr>
        <w:t>job</w:t>
      </w:r>
      <w:r w:rsidRPr="00E245B8">
        <w:rPr>
          <w:rFonts w:ascii="Times New Roman" w:eastAsia="宋体" w:hAnsi="Times New Roman" w:cs="Times New Roman" w:hint="eastAsia"/>
          <w:sz w:val="24"/>
          <w:szCs w:val="24"/>
          <w:rPrChange w:id="192" w:author="JieTang" w:date="2016-05-02T21:36:00Z">
            <w:rPr>
              <w:rFonts w:hint="eastAsia"/>
            </w:rPr>
          </w:rPrChange>
        </w:rPr>
        <w:t>有</w:t>
      </w:r>
      <w:r w:rsidRPr="00E245B8">
        <w:rPr>
          <w:rFonts w:ascii="Times New Roman" w:eastAsia="宋体" w:hAnsi="Times New Roman" w:cs="Times New Roman"/>
          <w:sz w:val="24"/>
          <w:szCs w:val="24"/>
          <w:rPrChange w:id="193" w:author="JieTang" w:date="2016-05-02T21:36:00Z">
            <w:rPr/>
          </w:rPrChange>
        </w:rPr>
        <w:t xml:space="preserve">7.18G </w:t>
      </w:r>
      <w:r w:rsidRPr="00E245B8">
        <w:rPr>
          <w:rFonts w:ascii="Times New Roman" w:eastAsia="宋体" w:hAnsi="Times New Roman" w:cs="Times New Roman" w:hint="eastAsia"/>
          <w:sz w:val="24"/>
          <w:szCs w:val="24"/>
          <w:rPrChange w:id="194" w:author="JieTang" w:date="2016-05-02T21:36:00Z">
            <w:rPr>
              <w:rFonts w:hint="eastAsia"/>
            </w:rPr>
          </w:rPrChange>
        </w:rPr>
        <w:t>的输入文件，该文件由</w:t>
      </w:r>
      <w:r w:rsidRPr="00E245B8">
        <w:rPr>
          <w:rFonts w:ascii="Times New Roman" w:eastAsia="宋体" w:hAnsi="Times New Roman" w:cs="Times New Roman"/>
          <w:sz w:val="24"/>
          <w:szCs w:val="24"/>
          <w:rPrChange w:id="195" w:author="JieTang" w:date="2016-05-02T21:36:00Z">
            <w:rPr/>
          </w:rPrChange>
        </w:rPr>
        <w:t>RandomTextWriter</w:t>
      </w:r>
      <w:r w:rsidRPr="00E245B8">
        <w:rPr>
          <w:rFonts w:ascii="Times New Roman" w:eastAsia="宋体" w:hAnsi="Times New Roman" w:cs="Times New Roman" w:hint="eastAsia"/>
          <w:sz w:val="24"/>
          <w:szCs w:val="24"/>
          <w:rPrChange w:id="196" w:author="JieTang" w:date="2016-05-02T21:36:00Z">
            <w:rPr>
              <w:rFonts w:hint="eastAsia"/>
            </w:rPr>
          </w:rPrChange>
        </w:rPr>
        <w:t>程序产生，具体配置如下表</w:t>
      </w:r>
      <w:r w:rsidRPr="00E245B8">
        <w:rPr>
          <w:rFonts w:ascii="Times New Roman" w:eastAsia="宋体" w:hAnsi="Times New Roman" w:cs="Times New Roman"/>
          <w:sz w:val="24"/>
          <w:szCs w:val="24"/>
          <w:rPrChange w:id="197" w:author="JieTang" w:date="2016-05-02T21:36:00Z">
            <w:rPr/>
          </w:rPrChange>
        </w:rPr>
        <w:t xml:space="preserve">2.4 </w:t>
      </w:r>
      <w:r w:rsidRPr="00E245B8">
        <w:rPr>
          <w:rFonts w:ascii="Times New Roman" w:eastAsia="宋体" w:hAnsi="Times New Roman" w:cs="Times New Roman" w:hint="eastAsia"/>
          <w:sz w:val="24"/>
          <w:szCs w:val="24"/>
          <w:rPrChange w:id="198" w:author="JieTang" w:date="2016-05-02T21:36:00Z">
            <w:rPr>
              <w:rFonts w:hint="eastAsia"/>
            </w:rPr>
          </w:rPrChange>
        </w:rPr>
        <w:t>所示。</w:t>
      </w:r>
    </w:p>
    <w:p w14:paraId="071E77E2" w14:textId="777A1290" w:rsidR="00BE5DD1" w:rsidRDefault="00BE5DD1" w:rsidP="00BE5DD1">
      <w:pPr>
        <w:pStyle w:val="a3"/>
        <w:spacing w:line="400" w:lineRule="exact"/>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p w14:paraId="7F9B3FB1" w14:textId="601CBB99" w:rsidR="00BE5DD1" w:rsidRDefault="00BE6D26" w:rsidP="00BE6D26">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955D8D0" wp14:editId="7D6B838B">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143" cy="2076190"/>
                    </a:xfrm>
                    <a:prstGeom prst="rect">
                      <a:avLst/>
                    </a:prstGeom>
                  </pic:spPr>
                </pic:pic>
              </a:graphicData>
            </a:graphic>
          </wp:inline>
        </w:drawing>
      </w:r>
    </w:p>
    <w:p w14:paraId="6C54C287" w14:textId="13C6AFAA" w:rsidR="003F7138" w:rsidRDefault="00CA1F6F" w:rsidP="00660FE3">
      <w:pPr>
        <w:pStyle w:val="a3"/>
        <w:spacing w:line="400" w:lineRule="exact"/>
        <w:ind w:left="1140" w:firstLine="480"/>
        <w:rPr>
          <w:sz w:val="24"/>
          <w:szCs w:val="24"/>
        </w:rPr>
      </w:pPr>
      <w:r w:rsidRPr="003F278B">
        <w:rPr>
          <w:rFonts w:hint="eastAsia"/>
          <w:sz w:val="24"/>
          <w:szCs w:val="24"/>
        </w:rPr>
        <w:lastRenderedPageBreak/>
        <w:t>该实验结果如图</w:t>
      </w:r>
      <w:r w:rsidRPr="003F278B">
        <w:rPr>
          <w:sz w:val="24"/>
          <w:szCs w:val="24"/>
        </w:rPr>
        <w:t>2.7</w:t>
      </w:r>
      <w:r w:rsidRPr="003F278B">
        <w:rPr>
          <w:rFonts w:hint="eastAsia"/>
          <w:sz w:val="24"/>
          <w:szCs w:val="24"/>
        </w:rPr>
        <w:t>所示。在图中，我们看出</w:t>
      </w:r>
      <w:r w:rsidR="008C4A3D">
        <w:rPr>
          <w:rFonts w:hint="eastAsia"/>
          <w:sz w:val="24"/>
          <w:szCs w:val="24"/>
        </w:rPr>
        <w:t>本文</w:t>
      </w:r>
      <w:r w:rsidRPr="003F278B">
        <w:rPr>
          <w:rFonts w:hint="eastAsia"/>
          <w:sz w:val="24"/>
          <w:szCs w:val="24"/>
        </w:rPr>
        <w:t>调度器比</w:t>
      </w:r>
      <w:r w:rsidRPr="003F278B">
        <w:rPr>
          <w:sz w:val="24"/>
          <w:szCs w:val="24"/>
        </w:rPr>
        <w:t xml:space="preserve">Hadoop </w:t>
      </w:r>
      <w:r w:rsidRPr="003F278B">
        <w:rPr>
          <w:rFonts w:hint="eastAsia"/>
          <w:sz w:val="24"/>
          <w:szCs w:val="24"/>
        </w:rPr>
        <w:t>目前的调度器有更高的性能。例如，运行时间比</w:t>
      </w:r>
      <w:r w:rsidRPr="003F278B">
        <w:rPr>
          <w:sz w:val="24"/>
          <w:szCs w:val="24"/>
        </w:rPr>
        <w:t>FIFO</w:t>
      </w:r>
      <w:r w:rsidRPr="003F278B">
        <w:rPr>
          <w:rFonts w:hint="eastAsia"/>
          <w:sz w:val="24"/>
          <w:szCs w:val="24"/>
        </w:rPr>
        <w:t>和</w:t>
      </w:r>
      <w:r w:rsidRPr="003F278B">
        <w:rPr>
          <w:sz w:val="24"/>
          <w:szCs w:val="24"/>
        </w:rPr>
        <w:t>Fair</w:t>
      </w:r>
      <w:r w:rsidRPr="003F278B">
        <w:rPr>
          <w:rFonts w:hint="eastAsia"/>
          <w:sz w:val="24"/>
          <w:szCs w:val="24"/>
        </w:rPr>
        <w:t>调度器缩短了</w:t>
      </w:r>
      <w:r w:rsidR="0045285E" w:rsidRPr="003F278B">
        <w:rPr>
          <w:sz w:val="24"/>
          <w:szCs w:val="24"/>
        </w:rPr>
        <w:t>33.578</w:t>
      </w:r>
      <w:r w:rsidRPr="003F278B">
        <w:rPr>
          <w:sz w:val="24"/>
          <w:szCs w:val="24"/>
        </w:rPr>
        <w:t xml:space="preserve">% </w:t>
      </w:r>
      <w:r w:rsidRPr="003F278B">
        <w:rPr>
          <w:rFonts w:hint="eastAsia"/>
          <w:sz w:val="24"/>
          <w:szCs w:val="24"/>
        </w:rPr>
        <w:t>和</w:t>
      </w:r>
      <w:r w:rsidR="0045285E" w:rsidRPr="003F278B">
        <w:rPr>
          <w:sz w:val="24"/>
          <w:szCs w:val="24"/>
        </w:rPr>
        <w:t>46.059</w:t>
      </w:r>
      <w:r w:rsidRPr="003F278B">
        <w:rPr>
          <w:sz w:val="24"/>
          <w:szCs w:val="24"/>
        </w:rPr>
        <w:t>%</w:t>
      </w:r>
      <w:r w:rsidRPr="003F278B">
        <w:rPr>
          <w:rFonts w:hint="eastAsia"/>
          <w:sz w:val="24"/>
          <w:szCs w:val="24"/>
        </w:rPr>
        <w:t>。在文章</w:t>
      </w:r>
      <w:r w:rsidR="00980379" w:rsidRPr="003F278B">
        <w:rPr>
          <w:sz w:val="24"/>
          <w:szCs w:val="24"/>
        </w:rPr>
        <w:t>[27]</w:t>
      </w:r>
      <w:r w:rsidRPr="003F278B">
        <w:rPr>
          <w:rFonts w:hint="eastAsia"/>
          <w:sz w:val="24"/>
          <w:szCs w:val="24"/>
        </w:rPr>
        <w:t>中，</w:t>
      </w:r>
      <w:r w:rsidRPr="003F278B">
        <w:rPr>
          <w:sz w:val="24"/>
          <w:szCs w:val="24"/>
        </w:rPr>
        <w:t>HaSTE</w:t>
      </w:r>
      <w:r w:rsidRPr="003F278B">
        <w:rPr>
          <w:rFonts w:hint="eastAsia"/>
          <w:sz w:val="24"/>
          <w:szCs w:val="24"/>
        </w:rPr>
        <w:t>调度器在相似的实验环境下，</w:t>
      </w:r>
      <w:r w:rsidR="00C5503F">
        <w:rPr>
          <w:rFonts w:hint="eastAsia"/>
          <w:sz w:val="24"/>
          <w:szCs w:val="24"/>
        </w:rPr>
        <w:t>我们通过比例显示在我们的实验环境中，</w:t>
      </w:r>
      <w:r w:rsidRPr="003F278B">
        <w:rPr>
          <w:rFonts w:hint="eastAsia"/>
          <w:sz w:val="24"/>
          <w:szCs w:val="24"/>
        </w:rPr>
        <w:t>运行时间比</w:t>
      </w:r>
      <w:r w:rsidRPr="003F278B">
        <w:rPr>
          <w:sz w:val="24"/>
          <w:szCs w:val="24"/>
        </w:rPr>
        <w:t>FIFO</w:t>
      </w:r>
      <w:r w:rsidRPr="003F278B">
        <w:rPr>
          <w:rFonts w:hint="eastAsia"/>
          <w:sz w:val="24"/>
          <w:szCs w:val="24"/>
        </w:rPr>
        <w:t>和</w:t>
      </w:r>
      <w:r w:rsidRPr="003F278B">
        <w:rPr>
          <w:sz w:val="24"/>
          <w:szCs w:val="24"/>
        </w:rPr>
        <w:t xml:space="preserve">Fair </w:t>
      </w:r>
      <w:r w:rsidRPr="003F278B">
        <w:rPr>
          <w:rFonts w:hint="eastAsia"/>
          <w:sz w:val="24"/>
          <w:szCs w:val="24"/>
        </w:rPr>
        <w:t>缩短了</w:t>
      </w:r>
      <w:r w:rsidR="00C5503F">
        <w:rPr>
          <w:sz w:val="24"/>
          <w:szCs w:val="24"/>
        </w:rPr>
        <w:t>22.013</w:t>
      </w:r>
      <w:r w:rsidRPr="003F278B">
        <w:rPr>
          <w:sz w:val="24"/>
          <w:szCs w:val="24"/>
        </w:rPr>
        <w:t>%</w:t>
      </w:r>
      <w:r w:rsidRPr="003F278B">
        <w:rPr>
          <w:rFonts w:hint="eastAsia"/>
          <w:sz w:val="24"/>
          <w:szCs w:val="24"/>
        </w:rPr>
        <w:t>和</w:t>
      </w:r>
      <w:r w:rsidR="00F527E1">
        <w:rPr>
          <w:sz w:val="24"/>
          <w:szCs w:val="24"/>
        </w:rPr>
        <w:t>33.413</w:t>
      </w:r>
      <w:r w:rsidRPr="003F278B">
        <w:rPr>
          <w:sz w:val="24"/>
          <w:szCs w:val="24"/>
        </w:rPr>
        <w:t>%</w:t>
      </w:r>
      <w:r w:rsidRPr="003F278B">
        <w:rPr>
          <w:rFonts w:hint="eastAsia"/>
          <w:sz w:val="24"/>
          <w:szCs w:val="24"/>
        </w:rPr>
        <w:t>。可以看出</w:t>
      </w:r>
      <w:r w:rsidR="000F1681">
        <w:rPr>
          <w:rFonts w:hint="eastAsia"/>
          <w:sz w:val="24"/>
          <w:szCs w:val="24"/>
        </w:rPr>
        <w:t>改进的</w:t>
      </w:r>
      <w:r w:rsidRPr="003F278B">
        <w:rPr>
          <w:rFonts w:hint="eastAsia"/>
          <w:sz w:val="24"/>
          <w:szCs w:val="24"/>
        </w:rPr>
        <w:t>调度器比</w:t>
      </w:r>
      <w:r w:rsidRPr="003F278B">
        <w:rPr>
          <w:sz w:val="24"/>
          <w:szCs w:val="24"/>
        </w:rPr>
        <w:t xml:space="preserve">HaSTE </w:t>
      </w:r>
      <w:r w:rsidR="000549B8">
        <w:rPr>
          <w:rFonts w:hint="eastAsia"/>
          <w:sz w:val="24"/>
          <w:szCs w:val="24"/>
        </w:rPr>
        <w:t>效率高。同样的，可以看出本文调度器</w:t>
      </w:r>
      <w:r w:rsidRPr="003F278B">
        <w:rPr>
          <w:rFonts w:hint="eastAsia"/>
          <w:sz w:val="24"/>
          <w:szCs w:val="24"/>
        </w:rPr>
        <w:t>在内存利用率上也有相当的提高。</w:t>
      </w:r>
    </w:p>
    <w:p w14:paraId="7C17202A" w14:textId="1CF87C64" w:rsidR="00AA6CB1" w:rsidRDefault="00C5503F" w:rsidP="00015EF9">
      <w:pPr>
        <w:pStyle w:val="a3"/>
        <w:ind w:left="114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9340" cy="2653703"/>
                    </a:xfrm>
                    <a:prstGeom prst="rect">
                      <a:avLst/>
                    </a:prstGeom>
                  </pic:spPr>
                </pic:pic>
              </a:graphicData>
            </a:graphic>
          </wp:inline>
        </w:drawing>
      </w:r>
    </w:p>
    <w:p w14:paraId="2C372D0A" w14:textId="75A0357E" w:rsidR="00015EF9" w:rsidRPr="00015EF9" w:rsidRDefault="00015EF9" w:rsidP="00015EF9">
      <w:pPr>
        <w:pStyle w:val="a3"/>
        <w:spacing w:line="360" w:lineRule="auto"/>
        <w:ind w:firstLineChars="0" w:firstLine="0"/>
        <w:jc w:val="center"/>
        <w:rPr>
          <w:rFonts w:ascii="Times New Roman" w:eastAsia="宋体" w:hAnsi="Times New Roman" w:cs="Times New Roman"/>
          <w:sz w:val="24"/>
          <w:szCs w:val="24"/>
          <w:rPrChange w:id="199" w:author="JieTang" w:date="2016-05-02T21:37:00Z">
            <w:rPr/>
          </w:rPrChange>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7DD74284" w14:textId="5ABF4EEF" w:rsidR="00CB7258" w:rsidRPr="00CB7258" w:rsidRDefault="00F73FF8">
      <w:pPr>
        <w:pStyle w:val="a3"/>
        <w:numPr>
          <w:ilvl w:val="0"/>
          <w:numId w:val="61"/>
        </w:numPr>
        <w:spacing w:line="360" w:lineRule="auto"/>
        <w:ind w:firstLineChars="0"/>
        <w:rPr>
          <w:rFonts w:ascii="Times New Roman" w:eastAsia="宋体" w:hAnsi="Times New Roman" w:cs="Times New Roman"/>
          <w:sz w:val="24"/>
          <w:szCs w:val="24"/>
        </w:rPr>
        <w:pPrChange w:id="200" w:author="JieTang" w:date="2016-05-02T21:35:00Z">
          <w:pPr>
            <w:pStyle w:val="a3"/>
            <w:numPr>
              <w:numId w:val="47"/>
            </w:numPr>
            <w:spacing w:line="360" w:lineRule="auto"/>
            <w:ind w:left="720" w:firstLineChars="0" w:hanging="720"/>
          </w:pPr>
        </w:pPrChange>
      </w:pPr>
      <w:r w:rsidRPr="00CB7258">
        <w:rPr>
          <w:rFonts w:ascii="Times New Roman" w:eastAsia="宋体" w:hAnsi="Times New Roman" w:cs="Times New Roman" w:hint="eastAsia"/>
          <w:sz w:val="24"/>
          <w:szCs w:val="24"/>
          <w:rPrChange w:id="201" w:author="JieTang" w:date="2016-05-02T21:37:00Z">
            <w:rPr>
              <w:rFonts w:hint="eastAsia"/>
            </w:rPr>
          </w:rPrChange>
        </w:rPr>
        <w:t>不同种类型的</w:t>
      </w:r>
      <w:r w:rsidRPr="00CB7258">
        <w:rPr>
          <w:rFonts w:ascii="Times New Roman" w:eastAsia="宋体" w:hAnsi="Times New Roman" w:cs="Times New Roman"/>
          <w:sz w:val="24"/>
          <w:szCs w:val="24"/>
          <w:rPrChange w:id="202" w:author="JieTang" w:date="2016-05-02T21:37:00Z">
            <w:rPr/>
          </w:rPrChange>
        </w:rPr>
        <w:t>jobs</w:t>
      </w:r>
      <w:r w:rsidRPr="00CB7258">
        <w:rPr>
          <w:rFonts w:ascii="Times New Roman" w:eastAsia="宋体" w:hAnsi="Times New Roman" w:cs="Times New Roman" w:hint="eastAsia"/>
          <w:sz w:val="24"/>
          <w:szCs w:val="24"/>
          <w:rPrChange w:id="203" w:author="JieTang" w:date="2016-05-02T21:37:00Z">
            <w:rPr>
              <w:rFonts w:hint="eastAsia"/>
            </w:rPr>
          </w:rPrChange>
        </w:rPr>
        <w:t>：</w:t>
      </w:r>
    </w:p>
    <w:p w14:paraId="27D82043" w14:textId="77777777" w:rsidR="004F5F5A" w:rsidRDefault="00F73FF8" w:rsidP="00660FE3">
      <w:pPr>
        <w:pStyle w:val="a3"/>
        <w:spacing w:line="400" w:lineRule="exact"/>
        <w:ind w:left="1140" w:firstLineChars="0" w:firstLine="0"/>
        <w:rPr>
          <w:rFonts w:ascii="Times New Roman" w:eastAsia="宋体" w:hAnsi="Times New Roman" w:cs="Times New Roman"/>
          <w:sz w:val="24"/>
          <w:szCs w:val="24"/>
        </w:rPr>
      </w:pPr>
      <w:r w:rsidRPr="003F278B">
        <w:rPr>
          <w:rFonts w:ascii="Times New Roman" w:eastAsia="宋体" w:hAnsi="Times New Roman" w:cs="Times New Roman" w:hint="eastAsia"/>
          <w:sz w:val="24"/>
          <w:szCs w:val="24"/>
        </w:rPr>
        <w:t>在此种情况下，我们考虑复合负载的</w:t>
      </w:r>
      <w:r w:rsidRPr="003F278B">
        <w:rPr>
          <w:rFonts w:ascii="Times New Roman" w:eastAsia="宋体" w:hAnsi="Times New Roman" w:cs="Times New Roman"/>
          <w:sz w:val="24"/>
          <w:szCs w:val="24"/>
        </w:rPr>
        <w:t>jobs</w:t>
      </w:r>
      <w:r w:rsidRPr="003F278B">
        <w:rPr>
          <w:rFonts w:ascii="Times New Roman" w:eastAsia="宋体" w:hAnsi="Times New Roman" w:cs="Times New Roman" w:hint="eastAsia"/>
          <w:sz w:val="24"/>
          <w:szCs w:val="24"/>
        </w:rPr>
        <w:t>，例如，</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TeraSort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Grep</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 xml:space="preserve">TreaSort </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TeraGen</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RandomTextWriter</w:t>
      </w:r>
      <w:r w:rsidRPr="003F278B">
        <w:rPr>
          <w:rFonts w:ascii="Times New Roman" w:eastAsia="宋体" w:hAnsi="Times New Roman" w:cs="Times New Roman" w:hint="eastAsia"/>
          <w:sz w:val="24"/>
          <w:szCs w:val="24"/>
        </w:rPr>
        <w:t>，实验配置如表</w:t>
      </w:r>
      <w:r w:rsidRPr="003F278B">
        <w:rPr>
          <w:rFonts w:ascii="Times New Roman" w:eastAsia="宋体" w:hAnsi="Times New Roman" w:cs="Times New Roman"/>
          <w:sz w:val="24"/>
          <w:szCs w:val="24"/>
        </w:rPr>
        <w:t>2.5</w:t>
      </w:r>
      <w:r w:rsidRPr="003F278B">
        <w:rPr>
          <w:rFonts w:ascii="Times New Roman" w:eastAsia="宋体" w:hAnsi="Times New Roman" w:cs="Times New Roman" w:hint="eastAsia"/>
          <w:sz w:val="24"/>
          <w:szCs w:val="24"/>
        </w:rPr>
        <w:t>所示。</w:t>
      </w:r>
    </w:p>
    <w:p w14:paraId="2F9EF6A4" w14:textId="70874344" w:rsidR="004F5F5A" w:rsidRDefault="004F5F5A" w:rsidP="004F5F5A">
      <w:pPr>
        <w:pStyle w:val="a3"/>
        <w:spacing w:line="360" w:lineRule="auto"/>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p w14:paraId="5AAAF289" w14:textId="39E23853" w:rsidR="004F5F5A" w:rsidRDefault="002449F8" w:rsidP="002449F8">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697A48A" wp14:editId="1740864E">
            <wp:extent cx="3233319" cy="1751917"/>
            <wp:effectExtent l="0" t="0" r="5715" b="127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4434" cy="1763358"/>
                    </a:xfrm>
                    <a:prstGeom prst="rect">
                      <a:avLst/>
                    </a:prstGeom>
                  </pic:spPr>
                </pic:pic>
              </a:graphicData>
            </a:graphic>
          </wp:inline>
        </w:drawing>
      </w:r>
    </w:p>
    <w:p w14:paraId="28533E7B" w14:textId="62B75A7F" w:rsidR="00560DAF" w:rsidRDefault="00F73FF8" w:rsidP="00660FE3">
      <w:pPr>
        <w:pStyle w:val="a3"/>
        <w:spacing w:line="400" w:lineRule="exact"/>
        <w:ind w:left="1140" w:firstLine="480"/>
        <w:rPr>
          <w:rFonts w:ascii="Times New Roman" w:eastAsia="宋体" w:hAnsi="Times New Roman" w:cs="Times New Roman"/>
          <w:sz w:val="24"/>
          <w:szCs w:val="24"/>
        </w:rPr>
      </w:pPr>
      <w:r w:rsidRPr="00660FE3">
        <w:rPr>
          <w:rFonts w:ascii="Times New Roman" w:eastAsia="宋体" w:hAnsi="Times New Roman" w:cs="Times New Roman" w:hint="eastAsia"/>
          <w:sz w:val="24"/>
          <w:szCs w:val="24"/>
        </w:rPr>
        <w:t>该实验结果如图</w:t>
      </w:r>
      <w:r w:rsidRPr="00660FE3">
        <w:rPr>
          <w:rFonts w:ascii="Times New Roman" w:eastAsia="宋体" w:hAnsi="Times New Roman" w:cs="Times New Roman"/>
          <w:sz w:val="24"/>
          <w:szCs w:val="24"/>
        </w:rPr>
        <w:t>2.8</w:t>
      </w:r>
      <w:r w:rsidRPr="00660FE3">
        <w:rPr>
          <w:rFonts w:ascii="Times New Roman" w:eastAsia="宋体" w:hAnsi="Times New Roman" w:cs="Times New Roman" w:hint="eastAsia"/>
          <w:sz w:val="24"/>
          <w:szCs w:val="24"/>
        </w:rPr>
        <w:t>所示。图中我们可以看出</w:t>
      </w:r>
      <w:r w:rsidR="003F278B">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调度器运行时间比</w:t>
      </w:r>
      <w:r w:rsidRPr="00660FE3">
        <w:rPr>
          <w:rFonts w:ascii="Times New Roman" w:eastAsia="宋体" w:hAnsi="Times New Roman" w:cs="Times New Roman"/>
          <w:sz w:val="24"/>
          <w:szCs w:val="24"/>
        </w:rPr>
        <w:t>FIFO</w:t>
      </w:r>
      <w:r w:rsidRPr="00660FE3">
        <w:rPr>
          <w:rFonts w:ascii="Times New Roman" w:eastAsia="宋体" w:hAnsi="Times New Roman" w:cs="Times New Roman" w:hint="eastAsia"/>
          <w:sz w:val="24"/>
          <w:szCs w:val="24"/>
        </w:rPr>
        <w:t>和</w:t>
      </w:r>
      <w:r w:rsidRPr="00660FE3">
        <w:rPr>
          <w:rFonts w:ascii="Times New Roman" w:eastAsia="宋体" w:hAnsi="Times New Roman" w:cs="Times New Roman"/>
          <w:sz w:val="24"/>
          <w:szCs w:val="24"/>
        </w:rPr>
        <w:t>Fair</w:t>
      </w:r>
      <w:r w:rsidRPr="00660FE3">
        <w:rPr>
          <w:rFonts w:ascii="Times New Roman" w:eastAsia="宋体" w:hAnsi="Times New Roman" w:cs="Times New Roman" w:hint="eastAsia"/>
          <w:sz w:val="24"/>
          <w:szCs w:val="24"/>
        </w:rPr>
        <w:t>缩短了</w:t>
      </w:r>
      <w:r w:rsidR="00432698" w:rsidRPr="00660FE3">
        <w:rPr>
          <w:rFonts w:ascii="Times New Roman" w:eastAsia="宋体" w:hAnsi="Times New Roman" w:cs="Times New Roman"/>
          <w:sz w:val="24"/>
          <w:szCs w:val="24"/>
        </w:rPr>
        <w:t>43.255</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和</w:t>
      </w:r>
      <w:r w:rsidR="00432698" w:rsidRPr="00660FE3">
        <w:rPr>
          <w:rFonts w:ascii="Times New Roman" w:eastAsia="宋体" w:hAnsi="Times New Roman" w:cs="Times New Roman"/>
          <w:sz w:val="24"/>
          <w:szCs w:val="24"/>
        </w:rPr>
        <w:t>40.54</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，相比于</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w:t>
      </w:r>
      <w:r w:rsidR="0048617E">
        <w:rPr>
          <w:rFonts w:ascii="Times New Roman" w:eastAsia="宋体" w:hAnsi="Times New Roman" w:cs="Times New Roman" w:hint="eastAsia"/>
          <w:sz w:val="24"/>
          <w:szCs w:val="24"/>
        </w:rPr>
        <w:t>2</w:t>
      </w:r>
      <w:r w:rsidR="00432698" w:rsidRPr="00660FE3">
        <w:rPr>
          <w:rFonts w:ascii="Times New Roman" w:eastAsia="宋体" w:hAnsi="Times New Roman" w:cs="Times New Roman"/>
          <w:sz w:val="24"/>
          <w:szCs w:val="24"/>
        </w:rPr>
        <w:t>6.</w:t>
      </w:r>
      <w:r w:rsidR="0048617E">
        <w:rPr>
          <w:rFonts w:ascii="Times New Roman" w:eastAsia="宋体" w:hAnsi="Times New Roman" w:cs="Times New Roman"/>
          <w:sz w:val="24"/>
          <w:szCs w:val="24"/>
        </w:rPr>
        <w:t>7</w:t>
      </w:r>
      <w:r w:rsidRPr="00660FE3">
        <w:rPr>
          <w:rFonts w:ascii="Times New Roman" w:eastAsia="宋体" w:hAnsi="Times New Roman" w:cs="Times New Roman"/>
          <w:sz w:val="24"/>
          <w:szCs w:val="24"/>
        </w:rPr>
        <w:t xml:space="preserve">% </w:t>
      </w:r>
      <w:r w:rsidRPr="00660FE3">
        <w:rPr>
          <w:rFonts w:ascii="Times New Roman" w:eastAsia="宋体" w:hAnsi="Times New Roman" w:cs="Times New Roman" w:hint="eastAsia"/>
          <w:sz w:val="24"/>
          <w:szCs w:val="24"/>
        </w:rPr>
        <w:t>和</w:t>
      </w:r>
      <w:r w:rsidR="00395CC2">
        <w:rPr>
          <w:rFonts w:ascii="Times New Roman" w:eastAsia="宋体" w:hAnsi="Times New Roman" w:cs="Times New Roman"/>
          <w:sz w:val="24"/>
          <w:szCs w:val="24"/>
        </w:rPr>
        <w:t>24.3</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提高了更多，这就意味着</w:t>
      </w:r>
      <w:r w:rsidR="00F013CD">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调度器效率更</w:t>
      </w:r>
      <w:r w:rsidRPr="00660FE3">
        <w:rPr>
          <w:rFonts w:ascii="Times New Roman" w:eastAsia="宋体" w:hAnsi="Times New Roman" w:cs="Times New Roman" w:hint="eastAsia"/>
          <w:sz w:val="24"/>
          <w:szCs w:val="24"/>
        </w:rPr>
        <w:lastRenderedPageBreak/>
        <w:t>高。同样的，</w:t>
      </w:r>
      <w:r w:rsidR="002C0504">
        <w:rPr>
          <w:rFonts w:ascii="Times New Roman" w:eastAsia="宋体" w:hAnsi="Times New Roman" w:cs="Times New Roman" w:hint="eastAsia"/>
          <w:sz w:val="24"/>
          <w:szCs w:val="24"/>
        </w:rPr>
        <w:t>改进后调度器</w:t>
      </w:r>
      <w:r w:rsidRPr="00660FE3">
        <w:rPr>
          <w:rFonts w:ascii="Times New Roman" w:eastAsia="宋体" w:hAnsi="Times New Roman" w:cs="Times New Roman" w:hint="eastAsia"/>
          <w:sz w:val="24"/>
          <w:szCs w:val="24"/>
        </w:rPr>
        <w:t>的内存利用率也比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的高。</w:t>
      </w:r>
    </w:p>
    <w:p w14:paraId="2F17B133" w14:textId="3E99B2E9" w:rsidR="00C10DED" w:rsidRDefault="00C10DED" w:rsidP="00C10DED">
      <w:pPr>
        <w:pStyle w:val="a3"/>
        <w:ind w:left="114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464" cy="2669788"/>
                    </a:xfrm>
                    <a:prstGeom prst="rect">
                      <a:avLst/>
                    </a:prstGeom>
                  </pic:spPr>
                </pic:pic>
              </a:graphicData>
            </a:graphic>
          </wp:inline>
        </w:drawing>
      </w:r>
    </w:p>
    <w:p w14:paraId="1D285330" w14:textId="11A3F2DF" w:rsidR="00C10DED" w:rsidRPr="00C10DED" w:rsidRDefault="00C10DED" w:rsidP="00C10DED">
      <w:pPr>
        <w:pStyle w:val="a3"/>
        <w:spacing w:line="360" w:lineRule="auto"/>
        <w:ind w:left="114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2.8 </w:t>
      </w:r>
      <w:r>
        <w:rPr>
          <w:rFonts w:ascii="Times New Roman" w:eastAsia="宋体" w:hAnsi="Times New Roman" w:cs="Times New Roman" w:hint="eastAsia"/>
          <w:sz w:val="24"/>
          <w:szCs w:val="24"/>
        </w:rPr>
        <w:t>不同种类的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的运行时间和内存利用率对比</w:t>
      </w:r>
    </w:p>
    <w:p w14:paraId="300C7FDE" w14:textId="77777777" w:rsidR="00AA4F8E" w:rsidRDefault="00EA232C" w:rsidP="00AA4F8E">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00AA4F8E">
        <w:rPr>
          <w:rFonts w:ascii="Times New Roman" w:eastAsia="宋体" w:hAnsi="Times New Roman" w:cs="Times New Roman"/>
          <w:sz w:val="24"/>
          <w:szCs w:val="24"/>
        </w:rPr>
        <w:t>所示</w:t>
      </w:r>
      <w:r w:rsidR="00AA4F8E">
        <w:rPr>
          <w:rFonts w:ascii="Times New Roman" w:eastAsia="宋体" w:hAnsi="Times New Roman" w:cs="Times New Roman" w:hint="eastAsia"/>
          <w:sz w:val="24"/>
          <w:szCs w:val="24"/>
        </w:rPr>
        <w:t>。</w:t>
      </w:r>
    </w:p>
    <w:p w14:paraId="60FD19D1"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9841" cy="3081918"/>
                    </a:xfrm>
                    <a:prstGeom prst="rect">
                      <a:avLst/>
                    </a:prstGeom>
                  </pic:spPr>
                </pic:pic>
              </a:graphicData>
            </a:graphic>
          </wp:inline>
        </w:drawing>
      </w:r>
    </w:p>
    <w:p w14:paraId="68D4470E" w14:textId="77777777" w:rsidR="00AA4F8E" w:rsidRDefault="00AA4F8E" w:rsidP="00AA4F8E">
      <w:pPr>
        <w:pStyle w:val="a3"/>
        <w:spacing w:line="400" w:lineRule="exact"/>
        <w:ind w:left="114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32B6E603"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7539" cy="2826003"/>
                    </a:xfrm>
                    <a:prstGeom prst="rect">
                      <a:avLst/>
                    </a:prstGeom>
                  </pic:spPr>
                </pic:pic>
              </a:graphicData>
            </a:graphic>
          </wp:inline>
        </w:drawing>
      </w:r>
    </w:p>
    <w:p w14:paraId="45F60593" w14:textId="516465D4" w:rsidR="00AA4F8E" w:rsidRPr="00AA4F8E" w:rsidRDefault="00AA4F8E" w:rsidP="00AA4F8E">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788BEAE4" w:rsidR="00724459" w:rsidRPr="00B96E99" w:rsidRDefault="00EA232C" w:rsidP="00143DD4">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从两幅图中看出，</w:t>
      </w:r>
      <w:r w:rsidR="008D14E3">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w:t>
      </w:r>
      <w:r w:rsidR="00A5166B">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006E00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00143DD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00F742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w:t>
      </w:r>
      <w:r w:rsidR="00F742A5">
        <w:rPr>
          <w:rFonts w:ascii="Times New Roman" w:eastAsia="宋体" w:hAnsi="Times New Roman" w:cs="Times New Roman" w:hint="eastAsia"/>
          <w:sz w:val="24"/>
          <w:szCs w:val="24"/>
        </w:rPr>
        <w:t>也</w:t>
      </w:r>
      <w:r w:rsidRPr="00B96E99">
        <w:rPr>
          <w:rFonts w:ascii="Times New Roman" w:eastAsia="宋体" w:hAnsi="Times New Roman" w:cs="Times New Roman"/>
          <w:sz w:val="24"/>
          <w:szCs w:val="24"/>
        </w:rPr>
        <w:t>要大于其他调度器。</w:t>
      </w:r>
    </w:p>
    <w:p w14:paraId="277A250F" w14:textId="20BE03BF"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因此我们没有做参数不同的实验。</w:t>
      </w:r>
    </w:p>
    <w:p w14:paraId="13EC8173" w14:textId="16C0A0BC" w:rsidR="00033AD8" w:rsidRPr="00B96E99" w:rsidRDefault="00136017" w:rsidP="0012607C">
      <w:pPr>
        <w:pStyle w:val="24"/>
        <w:rPr>
          <w:rFonts w:ascii="Times New Roman" w:hAnsi="Times New Roman" w:cs="Times New Roman"/>
        </w:rPr>
      </w:pPr>
      <w:bookmarkStart w:id="204" w:name="_Toc450562202"/>
      <w:r>
        <w:rPr>
          <w:rFonts w:ascii="Times New Roman" w:hAnsi="Times New Roman" w:cs="Times New Roman"/>
        </w:rPr>
        <w:t>2.5</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204"/>
    </w:p>
    <w:p w14:paraId="28632422" w14:textId="076C75EA"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w:t>
      </w:r>
      <w:r w:rsidR="00F01080">
        <w:rPr>
          <w:rFonts w:ascii="Times New Roman" w:eastAsia="宋体" w:hAnsi="Times New Roman" w:cs="Times New Roman" w:hint="eastAsia"/>
          <w:sz w:val="24"/>
          <w:szCs w:val="24"/>
        </w:rPr>
        <w:lastRenderedPageBreak/>
        <w:t>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ins w:id="205" w:author="JieTang" w:date="2016-05-04T09:32:00Z"/>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6DF999" w14:textId="052ED809" w:rsidR="00CC713E" w:rsidRPr="00B96E99" w:rsidRDefault="006F24DF" w:rsidP="00450FB8">
      <w:pPr>
        <w:pStyle w:val="1a"/>
        <w:numPr>
          <w:ilvl w:val="0"/>
          <w:numId w:val="28"/>
        </w:numPr>
        <w:rPr>
          <w:rFonts w:ascii="Times New Roman" w:eastAsia="宋体" w:hAnsi="Times New Roman" w:cs="Times New Roman"/>
        </w:rPr>
      </w:pPr>
      <w:bookmarkStart w:id="206" w:name="_Toc450562203"/>
      <w:ins w:id="207" w:author="JieTang" w:date="2016-05-02T20:28:00Z">
        <w:r>
          <w:rPr>
            <w:rFonts w:ascii="Times New Roman" w:eastAsia="宋体" w:hAnsi="Times New Roman" w:cs="Times New Roman" w:hint="eastAsia"/>
          </w:rPr>
          <w:lastRenderedPageBreak/>
          <w:t>基于</w:t>
        </w:r>
      </w:ins>
      <w:ins w:id="208"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209" w:author="JieTang" w:date="2016-05-02T20:29:00Z">
        <w:r w:rsidR="00D65268" w:rsidRPr="00B96E99" w:rsidDel="00D642EC">
          <w:rPr>
            <w:rFonts w:ascii="Times New Roman" w:eastAsia="宋体" w:hAnsi="Times New Roman" w:cs="Times New Roman" w:hint="eastAsia"/>
          </w:rPr>
          <w:delText>过程更改</w:delText>
        </w:r>
      </w:del>
      <w:ins w:id="210" w:author="JieTang" w:date="2016-05-02T20:29:00Z">
        <w:r w:rsidR="00D642EC">
          <w:rPr>
            <w:rFonts w:ascii="Times New Roman" w:eastAsia="宋体" w:hAnsi="Times New Roman" w:cs="Times New Roman" w:hint="eastAsia"/>
          </w:rPr>
          <w:t>算法改进</w:t>
        </w:r>
      </w:ins>
      <w:bookmarkEnd w:id="206"/>
    </w:p>
    <w:p w14:paraId="78A11C7B" w14:textId="7F3FAF76" w:rsidR="00A7455B" w:rsidRDefault="00A7455B" w:rsidP="00D92667">
      <w:pPr>
        <w:pStyle w:val="24"/>
      </w:pPr>
      <w:bookmarkStart w:id="211" w:name="_Toc450562204"/>
      <w:r>
        <w:rPr>
          <w:rFonts w:hint="eastAsia"/>
        </w:rPr>
        <w:t>3.1 Shuffle</w:t>
      </w:r>
      <w:r>
        <w:rPr>
          <w:rFonts w:hint="eastAsia"/>
        </w:rPr>
        <w:t>概述</w:t>
      </w:r>
      <w:bookmarkEnd w:id="211"/>
    </w:p>
    <w:p w14:paraId="0CC2301B" w14:textId="6452F179"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的一个核心模块，主要用于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B50552">
        <w:rPr>
          <w:rFonts w:ascii="Times New Roman" w:eastAsia="宋体" w:hAnsi="Times New Roman" w:cs="Times New Roman" w:hint="eastAsia"/>
          <w:sz w:val="24"/>
          <w:szCs w:val="24"/>
        </w:rPr>
        <w:t>它的设计目的主要有：保证发送数据的完整性；尽可能的减少网络资源的消耗；尽可能使用内存而不是磁盘。</w:t>
      </w:r>
      <w:r w:rsidR="006604FA">
        <w:rPr>
          <w:rFonts w:ascii="Times New Roman" w:eastAsia="宋体" w:hAnsi="Times New Roman" w:cs="Times New Roman" w:hint="eastAsia"/>
          <w:sz w:val="24"/>
          <w:szCs w:val="24"/>
        </w:rPr>
        <w:t>这三点也是</w:t>
      </w:r>
      <w:r w:rsidR="006604FA">
        <w:rPr>
          <w:rFonts w:ascii="Times New Roman" w:eastAsia="宋体" w:hAnsi="Times New Roman" w:cs="Times New Roman" w:hint="eastAsia"/>
          <w:sz w:val="24"/>
          <w:szCs w:val="24"/>
        </w:rPr>
        <w:t>Shuffle</w:t>
      </w:r>
      <w:r w:rsidR="006604FA">
        <w:rPr>
          <w:rFonts w:ascii="Times New Roman" w:eastAsia="宋体" w:hAnsi="Times New Roman" w:cs="Times New Roman" w:hint="eastAsia"/>
          <w:sz w:val="24"/>
          <w:szCs w:val="24"/>
        </w:rPr>
        <w:t>过程的优化目标。</w:t>
      </w:r>
    </w:p>
    <w:p w14:paraId="52E1CF21" w14:textId="77777777"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77777777"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w:t>
      </w:r>
      <w:r w:rsidRPr="00B96E99">
        <w:rPr>
          <w:rFonts w:ascii="Times New Roman" w:eastAsia="宋体" w:hAnsi="Times New Roman" w:cs="Times New Roman"/>
          <w:sz w:val="24"/>
          <w:szCs w:val="24"/>
        </w:rPr>
        <w:lastRenderedPageBreak/>
        <w:t>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A57611">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8CC6B9B">
            <wp:extent cx="5274310" cy="17183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18310"/>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A9468D">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36D926F5">
            <wp:extent cx="5274310" cy="124258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42583"/>
                    </a:xfrm>
                    <a:prstGeom prst="rect">
                      <a:avLst/>
                    </a:prstGeom>
                  </pic:spPr>
                </pic:pic>
              </a:graphicData>
            </a:graphic>
          </wp:inline>
        </w:drawing>
      </w:r>
    </w:p>
    <w:p w14:paraId="48E85E82" w14:textId="77777777" w:rsidR="001B26B4" w:rsidRDefault="00A9468D" w:rsidP="00FD4EF9">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6536D454"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端，不过一般我们只考虑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我们以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4F88B55D"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C31D6A" w:rsidRPr="00B96E99">
        <w:rPr>
          <w:rFonts w:ascii="Times New Roman" w:eastAsia="宋体" w:hAnsi="Times New Roman" w:cs="Times New Roman"/>
          <w:sz w:val="24"/>
          <w:szCs w:val="24"/>
        </w:rPr>
        <w:t>我们</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00C31D6A" w:rsidRPr="00B96E99">
        <w:rPr>
          <w:rFonts w:ascii="Times New Roman" w:eastAsia="宋体" w:hAnsi="Times New Roman" w:cs="Times New Roman"/>
          <w:sz w:val="24"/>
          <w:szCs w:val="24"/>
        </w:rPr>
        <w:lastRenderedPageBreak/>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39F2A785">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506" cy="3549349"/>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3445E2D9" w:rsidR="00883D3B" w:rsidRPr="00B96E99" w:rsidRDefault="00883D3B"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linux</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75634233" w14:textId="77777777" w:rsidR="004E7DB6" w:rsidRDefault="00AD35B1">
      <w:pPr>
        <w:pStyle w:val="a3"/>
        <w:numPr>
          <w:ilvl w:val="0"/>
          <w:numId w:val="48"/>
        </w:numPr>
        <w:spacing w:line="400" w:lineRule="exact"/>
        <w:ind w:firstLineChars="0"/>
        <w:rPr>
          <w:rFonts w:ascii="Times New Roman" w:eastAsia="宋体" w:hAnsi="Times New Roman" w:cs="Times New Roman"/>
          <w:b/>
          <w:sz w:val="24"/>
          <w:szCs w:val="24"/>
        </w:rPr>
        <w:pPrChange w:id="212"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b/>
          <w:sz w:val="24"/>
          <w:szCs w:val="24"/>
          <w:rPrChange w:id="213" w:author="JieTang" w:date="2016-05-02T21:33:00Z">
            <w:rPr>
              <w:rFonts w:ascii="Times New Roman" w:eastAsia="宋体" w:hAnsi="Times New Roman" w:cs="Times New Roman"/>
              <w:sz w:val="24"/>
              <w:szCs w:val="24"/>
            </w:rPr>
          </w:rPrChange>
        </w:rPr>
        <w:t>Reduce</w:t>
      </w:r>
      <w:r w:rsidR="00D26637">
        <w:rPr>
          <w:rFonts w:ascii="Times New Roman" w:eastAsia="宋体" w:hAnsi="Times New Roman" w:cs="Times New Roman" w:hint="eastAsia"/>
          <w:b/>
          <w:sz w:val="24"/>
          <w:szCs w:val="24"/>
        </w:rPr>
        <w:t>端合成了较</w:t>
      </w:r>
      <w:r w:rsidRPr="00283F4B">
        <w:rPr>
          <w:rFonts w:ascii="Times New Roman" w:eastAsia="宋体" w:hAnsi="Times New Roman" w:cs="Times New Roman" w:hint="eastAsia"/>
          <w:b/>
          <w:sz w:val="24"/>
          <w:szCs w:val="24"/>
          <w:rPrChange w:id="214" w:author="JieTang" w:date="2016-05-02T21:33:00Z">
            <w:rPr>
              <w:rFonts w:ascii="Times New Roman" w:eastAsia="宋体" w:hAnsi="Times New Roman" w:cs="Times New Roman" w:hint="eastAsia"/>
              <w:sz w:val="24"/>
              <w:szCs w:val="24"/>
            </w:rPr>
          </w:rPrChange>
        </w:rPr>
        <w:t>多的阶段</w:t>
      </w:r>
      <w:del w:id="215" w:author="JieTang" w:date="2016-05-02T21:33:00Z">
        <w:r w:rsidRPr="00283F4B" w:rsidDel="00283F4B">
          <w:rPr>
            <w:rFonts w:ascii="Times New Roman" w:eastAsia="宋体" w:hAnsi="Times New Roman" w:cs="Times New Roman" w:hint="eastAsia"/>
            <w:b/>
            <w:sz w:val="24"/>
            <w:szCs w:val="24"/>
            <w:rPrChange w:id="216" w:author="JieTang" w:date="2016-05-02T21:33:00Z">
              <w:rPr>
                <w:rFonts w:ascii="Times New Roman" w:eastAsia="宋体" w:hAnsi="Times New Roman" w:cs="Times New Roman" w:hint="eastAsia"/>
                <w:sz w:val="24"/>
                <w:szCs w:val="24"/>
              </w:rPr>
            </w:rPrChange>
          </w:rPr>
          <w:delText>：</w:delText>
        </w:r>
      </w:del>
    </w:p>
    <w:p w14:paraId="38379771" w14:textId="3C0F49E0" w:rsidR="00AD35B1" w:rsidRPr="004E7DB6" w:rsidRDefault="00AD35B1" w:rsidP="00B850AA">
      <w:pPr>
        <w:pStyle w:val="a3"/>
        <w:spacing w:line="400" w:lineRule="exact"/>
        <w:ind w:left="1200" w:firstLineChars="0" w:firstLine="0"/>
        <w:rPr>
          <w:rFonts w:ascii="Times New Roman" w:eastAsia="宋体" w:hAnsi="Times New Roman" w:cs="Times New Roman"/>
          <w:b/>
          <w:sz w:val="24"/>
          <w:szCs w:val="24"/>
          <w:rPrChange w:id="217" w:author="JieTang" w:date="2016-05-02T21:33:00Z">
            <w:rPr/>
          </w:rPrChange>
        </w:rPr>
      </w:pPr>
      <w:r w:rsidRPr="004E7DB6">
        <w:rPr>
          <w:rFonts w:ascii="Times New Roman" w:eastAsia="宋体" w:hAnsi="Times New Roman" w:cs="Times New Roman"/>
          <w:sz w:val="24"/>
          <w:szCs w:val="24"/>
          <w:rPrChange w:id="218" w:author="JieTang" w:date="2016-05-02T21:33:00Z">
            <w:rPr/>
          </w:rPrChange>
        </w:rPr>
        <w:t>Reduce</w:t>
      </w:r>
      <w:r w:rsidRPr="004E7DB6">
        <w:rPr>
          <w:rFonts w:ascii="Times New Roman" w:eastAsia="宋体" w:hAnsi="Times New Roman" w:cs="Times New Roman" w:hint="eastAsia"/>
          <w:sz w:val="24"/>
          <w:szCs w:val="24"/>
          <w:rPrChange w:id="219" w:author="JieTang" w:date="2016-05-02T21:33:00Z">
            <w:rPr>
              <w:rFonts w:hint="eastAsia"/>
            </w:rPr>
          </w:rPrChange>
        </w:rPr>
        <w:t>端主要包含两个独立的阶段，</w:t>
      </w:r>
      <w:r w:rsidR="00801DBD">
        <w:rPr>
          <w:rFonts w:ascii="Times New Roman" w:eastAsia="宋体" w:hAnsi="Times New Roman" w:cs="Times New Roman"/>
          <w:sz w:val="24"/>
          <w:szCs w:val="24"/>
        </w:rPr>
        <w:t>S</w:t>
      </w:r>
      <w:r w:rsidR="00801DBD">
        <w:rPr>
          <w:rFonts w:ascii="Times New Roman" w:eastAsia="宋体" w:hAnsi="Times New Roman" w:cs="Times New Roman" w:hint="eastAsia"/>
          <w:sz w:val="24"/>
          <w:szCs w:val="24"/>
        </w:rPr>
        <w:t>huffle</w:t>
      </w:r>
      <w:r w:rsidRPr="004E7DB6">
        <w:rPr>
          <w:rFonts w:ascii="Times New Roman" w:eastAsia="宋体" w:hAnsi="Times New Roman" w:cs="Times New Roman" w:hint="eastAsia"/>
          <w:sz w:val="24"/>
          <w:szCs w:val="24"/>
          <w:rPrChange w:id="220" w:author="JieTang" w:date="2016-05-02T21:33:00Z">
            <w:rPr>
              <w:rFonts w:hint="eastAsia"/>
            </w:rPr>
          </w:rPrChange>
        </w:rPr>
        <w:t>阶段和</w:t>
      </w:r>
      <w:r w:rsidRPr="004E7DB6">
        <w:rPr>
          <w:rFonts w:ascii="Times New Roman" w:eastAsia="宋体" w:hAnsi="Times New Roman" w:cs="Times New Roman"/>
          <w:sz w:val="24"/>
          <w:szCs w:val="24"/>
          <w:rPrChange w:id="221" w:author="JieTang" w:date="2016-05-02T21:33:00Z">
            <w:rPr/>
          </w:rPrChange>
        </w:rPr>
        <w:t>Reduce</w:t>
      </w:r>
      <w:r w:rsidRPr="004E7DB6">
        <w:rPr>
          <w:rFonts w:ascii="Times New Roman" w:eastAsia="宋体" w:hAnsi="Times New Roman" w:cs="Times New Roman" w:hint="eastAsia"/>
          <w:sz w:val="24"/>
          <w:szCs w:val="24"/>
          <w:rPrChange w:id="222" w:author="JieTang" w:date="2016-05-02T21:33:00Z">
            <w:rPr>
              <w:rFonts w:hint="eastAsia"/>
            </w:rPr>
          </w:rPrChange>
        </w:rPr>
        <w:t>阶段。</w:t>
      </w:r>
      <w:r w:rsidRPr="004E7DB6">
        <w:rPr>
          <w:rFonts w:ascii="Times New Roman" w:eastAsia="宋体" w:hAnsi="Times New Roman" w:cs="Times New Roman"/>
          <w:sz w:val="24"/>
          <w:szCs w:val="24"/>
          <w:rPrChange w:id="223" w:author="JieTang" w:date="2016-05-02T21:33:00Z">
            <w:rPr/>
          </w:rPrChange>
        </w:rPr>
        <w:t xml:space="preserve">Shuffle </w:t>
      </w:r>
      <w:r w:rsidRPr="004E7DB6">
        <w:rPr>
          <w:rFonts w:ascii="Times New Roman" w:eastAsia="宋体" w:hAnsi="Times New Roman" w:cs="Times New Roman" w:hint="eastAsia"/>
          <w:sz w:val="24"/>
          <w:szCs w:val="24"/>
          <w:rPrChange w:id="224" w:author="JieTang" w:date="2016-05-02T21:33:00Z">
            <w:rPr>
              <w:rFonts w:hint="eastAsia"/>
            </w:rPr>
          </w:rPrChange>
        </w:rPr>
        <w:t>阶段请求</w:t>
      </w:r>
      <w:r w:rsidRPr="004E7DB6">
        <w:rPr>
          <w:rFonts w:ascii="Times New Roman" w:eastAsia="宋体" w:hAnsi="Times New Roman" w:cs="Times New Roman"/>
          <w:sz w:val="24"/>
          <w:szCs w:val="24"/>
          <w:rPrChange w:id="225" w:author="JieTang" w:date="2016-05-02T21:33:00Z">
            <w:rPr/>
          </w:rPrChange>
        </w:rPr>
        <w:t>map</w:t>
      </w:r>
      <w:r w:rsidRPr="004E7DB6">
        <w:rPr>
          <w:rFonts w:ascii="Times New Roman" w:eastAsia="宋体" w:hAnsi="Times New Roman" w:cs="Times New Roman" w:hint="eastAsia"/>
          <w:sz w:val="24"/>
          <w:szCs w:val="24"/>
          <w:rPrChange w:id="226" w:author="JieTang" w:date="2016-05-02T21:33:00Z">
            <w:rPr>
              <w:rFonts w:hint="eastAsia"/>
            </w:rPr>
          </w:rPrChange>
        </w:rPr>
        <w:t>中间数据，是</w:t>
      </w:r>
      <w:r w:rsidRPr="004E7DB6">
        <w:rPr>
          <w:rFonts w:ascii="Times New Roman" w:eastAsia="宋体" w:hAnsi="Times New Roman" w:cs="Times New Roman"/>
          <w:sz w:val="24"/>
          <w:szCs w:val="24"/>
          <w:rPrChange w:id="227" w:author="JieTang" w:date="2016-05-02T21:33:00Z">
            <w:rPr/>
          </w:rPrChange>
        </w:rPr>
        <w:t>I/O</w:t>
      </w:r>
      <w:r w:rsidRPr="004E7DB6">
        <w:rPr>
          <w:rFonts w:ascii="Times New Roman" w:eastAsia="宋体" w:hAnsi="Times New Roman" w:cs="Times New Roman" w:hint="eastAsia"/>
          <w:sz w:val="24"/>
          <w:szCs w:val="24"/>
          <w:rPrChange w:id="228" w:author="JieTang" w:date="2016-05-02T21:33:00Z">
            <w:rPr>
              <w:rFonts w:hint="eastAsia"/>
            </w:rPr>
          </w:rPrChange>
        </w:rPr>
        <w:t>密集型和网络密集型阶段。而</w:t>
      </w:r>
      <w:r w:rsidRPr="004E7DB6">
        <w:rPr>
          <w:rFonts w:ascii="Times New Roman" w:eastAsia="宋体" w:hAnsi="Times New Roman" w:cs="Times New Roman"/>
          <w:sz w:val="24"/>
          <w:szCs w:val="24"/>
          <w:rPrChange w:id="229" w:author="JieTang" w:date="2016-05-02T21:33:00Z">
            <w:rPr/>
          </w:rPrChange>
        </w:rPr>
        <w:t xml:space="preserve">reduce </w:t>
      </w:r>
      <w:r w:rsidRPr="004E7DB6">
        <w:rPr>
          <w:rFonts w:ascii="Times New Roman" w:eastAsia="宋体" w:hAnsi="Times New Roman" w:cs="Times New Roman" w:hint="eastAsia"/>
          <w:sz w:val="24"/>
          <w:szCs w:val="24"/>
          <w:rPrChange w:id="230" w:author="JieTang" w:date="2016-05-02T21:33:00Z">
            <w:rPr>
              <w:rFonts w:hint="eastAsia"/>
            </w:rPr>
          </w:rPrChange>
        </w:rPr>
        <w:t>函数的执行时</w:t>
      </w:r>
      <w:r w:rsidRPr="004E7DB6">
        <w:rPr>
          <w:rFonts w:ascii="Times New Roman" w:eastAsia="宋体" w:hAnsi="Times New Roman" w:cs="Times New Roman"/>
          <w:sz w:val="24"/>
          <w:szCs w:val="24"/>
          <w:rPrChange w:id="231" w:author="JieTang" w:date="2016-05-02T21:33:00Z">
            <w:rPr/>
          </w:rPrChange>
        </w:rPr>
        <w:t>cpu</w:t>
      </w:r>
      <w:r w:rsidRPr="004E7DB6">
        <w:rPr>
          <w:rFonts w:ascii="Times New Roman" w:eastAsia="宋体" w:hAnsi="Times New Roman" w:cs="Times New Roman" w:hint="eastAsia"/>
          <w:sz w:val="24"/>
          <w:szCs w:val="24"/>
          <w:rPrChange w:id="232" w:author="JieTang" w:date="2016-05-02T21:33:00Z">
            <w:rPr>
              <w:rFonts w:hint="eastAsia"/>
            </w:rPr>
          </w:rPrChange>
        </w:rPr>
        <w:t>密集型和内存密集型的，因为它需要分配足够的内存来缓冲并排序数据，输出最后文件</w:t>
      </w:r>
      <w:r w:rsidR="00262660" w:rsidRPr="004E7DB6">
        <w:rPr>
          <w:rFonts w:ascii="Times New Roman" w:eastAsia="宋体" w:hAnsi="Times New Roman" w:cs="Times New Roman"/>
          <w:sz w:val="24"/>
          <w:szCs w:val="24"/>
          <w:rPrChange w:id="233" w:author="JieTang" w:date="2016-05-02T21:33:00Z">
            <w:rPr/>
          </w:rPrChange>
        </w:rPr>
        <w:t>[29]</w:t>
      </w:r>
      <w:r w:rsidRPr="004E7DB6">
        <w:rPr>
          <w:rFonts w:ascii="Times New Roman" w:eastAsia="宋体" w:hAnsi="Times New Roman" w:cs="Times New Roman" w:hint="eastAsia"/>
          <w:sz w:val="24"/>
          <w:szCs w:val="24"/>
          <w:rPrChange w:id="234" w:author="JieTang" w:date="2016-05-02T21:33:00Z">
            <w:rPr>
              <w:rFonts w:hint="eastAsia"/>
            </w:rPr>
          </w:rPrChange>
        </w:rPr>
        <w:t>。</w:t>
      </w:r>
      <w:r w:rsidRPr="004E7DB6">
        <w:rPr>
          <w:rFonts w:ascii="Times New Roman" w:eastAsia="宋体" w:hAnsi="Times New Roman" w:cs="Times New Roman"/>
          <w:sz w:val="24"/>
          <w:szCs w:val="24"/>
          <w:rPrChange w:id="235" w:author="JieTang" w:date="2016-05-02T21:33:00Z">
            <w:rPr/>
          </w:rPrChange>
        </w:rPr>
        <w:t xml:space="preserve"> </w:t>
      </w:r>
      <w:r w:rsidRPr="004E7DB6">
        <w:rPr>
          <w:rFonts w:ascii="Times New Roman" w:eastAsia="宋体" w:hAnsi="Times New Roman" w:cs="Times New Roman" w:hint="eastAsia"/>
          <w:sz w:val="24"/>
          <w:szCs w:val="24"/>
          <w:rPrChange w:id="236" w:author="JieTang" w:date="2016-05-02T21:33:00Z">
            <w:rPr>
              <w:rFonts w:hint="eastAsia"/>
            </w:rPr>
          </w:rPrChange>
        </w:rPr>
        <w:t>此外，</w:t>
      </w:r>
      <w:r w:rsidRPr="004E7DB6">
        <w:rPr>
          <w:rFonts w:ascii="Times New Roman" w:eastAsia="宋体" w:hAnsi="Times New Roman" w:cs="Times New Roman"/>
          <w:sz w:val="24"/>
          <w:szCs w:val="24"/>
          <w:rPrChange w:id="237" w:author="JieTang" w:date="2016-05-02T21:33:00Z">
            <w:rPr/>
          </w:rPrChange>
        </w:rPr>
        <w:t>reduce</w:t>
      </w:r>
      <w:r w:rsidRPr="004E7DB6">
        <w:rPr>
          <w:rFonts w:ascii="Times New Roman" w:eastAsia="宋体" w:hAnsi="Times New Roman" w:cs="Times New Roman" w:hint="eastAsia"/>
          <w:sz w:val="24"/>
          <w:szCs w:val="24"/>
          <w:rPrChange w:id="238" w:author="JieTang" w:date="2016-05-02T21:33:00Z">
            <w:rPr>
              <w:rFonts w:hint="eastAsia"/>
            </w:rPr>
          </w:rPrChange>
        </w:rPr>
        <w:t>会一直等到</w:t>
      </w:r>
      <w:r w:rsidRPr="004E7DB6">
        <w:rPr>
          <w:rFonts w:ascii="Times New Roman" w:eastAsia="宋体" w:hAnsi="Times New Roman" w:cs="Times New Roman"/>
          <w:sz w:val="24"/>
          <w:szCs w:val="24"/>
          <w:rPrChange w:id="239" w:author="JieTang" w:date="2016-05-02T21:33:00Z">
            <w:rPr/>
          </w:rPrChange>
        </w:rPr>
        <w:t>Shuffle</w:t>
      </w:r>
      <w:r w:rsidRPr="004E7DB6">
        <w:rPr>
          <w:rFonts w:ascii="Times New Roman" w:eastAsia="宋体" w:hAnsi="Times New Roman" w:cs="Times New Roman" w:hint="eastAsia"/>
          <w:sz w:val="24"/>
          <w:szCs w:val="24"/>
          <w:rPrChange w:id="240" w:author="JieTang" w:date="2016-05-02T21:33:00Z">
            <w:rPr>
              <w:rFonts w:hint="eastAsia"/>
            </w:rPr>
          </w:rPrChange>
        </w:rPr>
        <w:t>结束才开始执行，这意味着在</w:t>
      </w:r>
      <w:r w:rsidRPr="004E7DB6">
        <w:rPr>
          <w:rFonts w:ascii="Times New Roman" w:eastAsia="宋体" w:hAnsi="Times New Roman" w:cs="Times New Roman"/>
          <w:sz w:val="24"/>
          <w:szCs w:val="24"/>
          <w:rPrChange w:id="241" w:author="JieTang" w:date="2016-05-02T21:33:00Z">
            <w:rPr/>
          </w:rPrChange>
        </w:rPr>
        <w:t>Shuffle</w:t>
      </w:r>
      <w:r w:rsidRPr="004E7DB6">
        <w:rPr>
          <w:rFonts w:ascii="Times New Roman" w:eastAsia="宋体" w:hAnsi="Times New Roman" w:cs="Times New Roman" w:hint="eastAsia"/>
          <w:sz w:val="24"/>
          <w:szCs w:val="24"/>
          <w:rPrChange w:id="242" w:author="JieTang" w:date="2016-05-02T21:33:00Z">
            <w:rPr>
              <w:rFonts w:hint="eastAsia"/>
            </w:rPr>
          </w:rPrChange>
        </w:rPr>
        <w:t>阶段浪费了</w:t>
      </w:r>
      <w:r w:rsidRPr="004E7DB6">
        <w:rPr>
          <w:rFonts w:ascii="Times New Roman" w:eastAsia="宋体" w:hAnsi="Times New Roman" w:cs="Times New Roman"/>
          <w:sz w:val="24"/>
          <w:szCs w:val="24"/>
          <w:rPrChange w:id="243" w:author="JieTang" w:date="2016-05-02T21:33:00Z">
            <w:rPr/>
          </w:rPrChange>
        </w:rPr>
        <w:t>cpu</w:t>
      </w:r>
      <w:r w:rsidRPr="004E7DB6">
        <w:rPr>
          <w:rFonts w:ascii="Times New Roman" w:eastAsia="宋体" w:hAnsi="Times New Roman" w:cs="Times New Roman" w:hint="eastAsia"/>
          <w:sz w:val="24"/>
          <w:szCs w:val="24"/>
          <w:rPrChange w:id="244" w:author="JieTang" w:date="2016-05-02T21:33:00Z">
            <w:rPr>
              <w:rFonts w:hint="eastAsia"/>
            </w:rPr>
          </w:rPrChange>
        </w:rPr>
        <w:t>资源；而在</w:t>
      </w:r>
      <w:r w:rsidRPr="004E7DB6">
        <w:rPr>
          <w:rFonts w:ascii="Times New Roman" w:eastAsia="宋体" w:hAnsi="Times New Roman" w:cs="Times New Roman"/>
          <w:sz w:val="24"/>
          <w:szCs w:val="24"/>
          <w:rPrChange w:id="245" w:author="JieTang" w:date="2016-05-02T21:33:00Z">
            <w:rPr/>
          </w:rPrChange>
        </w:rPr>
        <w:t>reduce</w:t>
      </w:r>
      <w:r w:rsidRPr="004E7DB6">
        <w:rPr>
          <w:rFonts w:ascii="Times New Roman" w:eastAsia="宋体" w:hAnsi="Times New Roman" w:cs="Times New Roman" w:hint="eastAsia"/>
          <w:sz w:val="24"/>
          <w:szCs w:val="24"/>
          <w:rPrChange w:id="246" w:author="JieTang" w:date="2016-05-02T21:33:00Z">
            <w:rPr>
              <w:rFonts w:hint="eastAsia"/>
            </w:rPr>
          </w:rPrChange>
        </w:rPr>
        <w:t>阶段会浪费网络资源，因为没有</w:t>
      </w:r>
      <w:r w:rsidRPr="004E7DB6">
        <w:rPr>
          <w:rFonts w:ascii="Times New Roman" w:eastAsia="宋体" w:hAnsi="Times New Roman" w:cs="Times New Roman"/>
          <w:sz w:val="24"/>
          <w:szCs w:val="24"/>
          <w:rPrChange w:id="247" w:author="JieTang" w:date="2016-05-02T21:33:00Z">
            <w:rPr/>
          </w:rPrChange>
        </w:rPr>
        <w:t xml:space="preserve">Shuffle </w:t>
      </w:r>
      <w:r w:rsidRPr="004E7DB6">
        <w:rPr>
          <w:rFonts w:ascii="Times New Roman" w:eastAsia="宋体" w:hAnsi="Times New Roman" w:cs="Times New Roman" w:hint="eastAsia"/>
          <w:sz w:val="24"/>
          <w:szCs w:val="24"/>
          <w:rPrChange w:id="248" w:author="JieTang" w:date="2016-05-02T21:33:00Z">
            <w:rPr>
              <w:rFonts w:hint="eastAsia"/>
            </w:rPr>
          </w:rPrChange>
        </w:rPr>
        <w:t>过程。如果数据量特别大的情况下，</w:t>
      </w:r>
      <w:r w:rsidRPr="004E7DB6">
        <w:rPr>
          <w:rFonts w:ascii="Times New Roman" w:eastAsia="宋体" w:hAnsi="Times New Roman" w:cs="Times New Roman"/>
          <w:sz w:val="24"/>
          <w:szCs w:val="24"/>
          <w:rPrChange w:id="249" w:author="JieTang" w:date="2016-05-02T21:33:00Z">
            <w:rPr/>
          </w:rPrChange>
        </w:rPr>
        <w:t>Shuffle</w:t>
      </w:r>
      <w:r w:rsidRPr="004E7DB6">
        <w:rPr>
          <w:rFonts w:ascii="Times New Roman" w:eastAsia="宋体" w:hAnsi="Times New Roman" w:cs="Times New Roman" w:hint="eastAsia"/>
          <w:sz w:val="24"/>
          <w:szCs w:val="24"/>
          <w:rPrChange w:id="250" w:author="JieTang" w:date="2016-05-02T21:33:00Z">
            <w:rPr>
              <w:rFonts w:hint="eastAsia"/>
            </w:rPr>
          </w:rPrChange>
        </w:rPr>
        <w:t>过程的时间接近于</w:t>
      </w:r>
      <w:r w:rsidRPr="004E7DB6">
        <w:rPr>
          <w:rFonts w:ascii="Times New Roman" w:eastAsia="宋体" w:hAnsi="Times New Roman" w:cs="Times New Roman"/>
          <w:sz w:val="24"/>
          <w:szCs w:val="24"/>
          <w:rPrChange w:id="251" w:author="JieTang" w:date="2016-05-02T21:33:00Z">
            <w:rPr/>
          </w:rPrChange>
        </w:rPr>
        <w:t>reduce</w:t>
      </w:r>
      <w:r w:rsidRPr="004E7DB6">
        <w:rPr>
          <w:rFonts w:ascii="Times New Roman" w:eastAsia="宋体" w:hAnsi="Times New Roman" w:cs="Times New Roman" w:hint="eastAsia"/>
          <w:sz w:val="24"/>
          <w:szCs w:val="24"/>
          <w:rPrChange w:id="252" w:author="JieTang" w:date="2016-05-02T21:33:00Z">
            <w:rPr>
              <w:rFonts w:hint="eastAsia"/>
            </w:rPr>
          </w:rPrChange>
        </w:rPr>
        <w:t>的时间，这样会大大浪费集群的资源。</w:t>
      </w:r>
    </w:p>
    <w:p w14:paraId="7B247732" w14:textId="77777777" w:rsidR="0037562B" w:rsidRDefault="00AD35B1">
      <w:pPr>
        <w:pStyle w:val="a3"/>
        <w:numPr>
          <w:ilvl w:val="0"/>
          <w:numId w:val="48"/>
        </w:numPr>
        <w:spacing w:line="400" w:lineRule="exact"/>
        <w:ind w:firstLineChars="0"/>
        <w:rPr>
          <w:rFonts w:ascii="Times New Roman" w:eastAsia="宋体" w:hAnsi="Times New Roman" w:cs="Times New Roman"/>
          <w:b/>
          <w:sz w:val="24"/>
          <w:szCs w:val="24"/>
        </w:rPr>
        <w:pPrChange w:id="253"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b/>
          <w:sz w:val="24"/>
          <w:szCs w:val="24"/>
          <w:rPrChange w:id="254"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255"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256"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257"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258" w:author="JieTang" w:date="2016-05-02T21:33:00Z">
            <w:rPr>
              <w:rFonts w:ascii="Times New Roman" w:eastAsia="宋体" w:hAnsi="Times New Roman" w:cs="Times New Roman" w:hint="eastAsia"/>
              <w:sz w:val="24"/>
              <w:szCs w:val="24"/>
            </w:rPr>
          </w:rPrChange>
        </w:rPr>
        <w:t>阶段的低效率</w:t>
      </w:r>
      <w:del w:id="259" w:author="JieTang" w:date="2016-05-02T21:33:00Z">
        <w:r w:rsidRPr="00283F4B" w:rsidDel="00283F4B">
          <w:rPr>
            <w:rFonts w:ascii="Times New Roman" w:eastAsia="宋体" w:hAnsi="Times New Roman" w:cs="Times New Roman" w:hint="eastAsia"/>
            <w:b/>
            <w:sz w:val="24"/>
            <w:szCs w:val="24"/>
            <w:rPrChange w:id="260" w:author="JieTang" w:date="2016-05-02T21:33:00Z">
              <w:rPr>
                <w:rFonts w:ascii="Times New Roman" w:eastAsia="宋体" w:hAnsi="Times New Roman" w:cs="Times New Roman" w:hint="eastAsia"/>
                <w:sz w:val="24"/>
                <w:szCs w:val="24"/>
              </w:rPr>
            </w:rPrChange>
          </w:rPr>
          <w:delText>：</w:delText>
        </w:r>
      </w:del>
    </w:p>
    <w:p w14:paraId="3541D0FD" w14:textId="0ED05FEE" w:rsidR="00AD35B1" w:rsidRPr="00B850AA" w:rsidRDefault="00AD35B1" w:rsidP="00B850AA">
      <w:pPr>
        <w:pStyle w:val="a3"/>
        <w:spacing w:line="400" w:lineRule="exact"/>
        <w:ind w:left="1200" w:firstLineChars="0" w:firstLine="0"/>
        <w:rPr>
          <w:rFonts w:ascii="Times New Roman" w:eastAsia="宋体" w:hAnsi="Times New Roman" w:cs="Times New Roman"/>
          <w:b/>
          <w:sz w:val="24"/>
          <w:szCs w:val="24"/>
        </w:rPr>
      </w:pPr>
      <w:r w:rsidRPr="00B850AA">
        <w:rPr>
          <w:rFonts w:ascii="Times New Roman" w:eastAsia="宋体" w:hAnsi="Times New Roman" w:cs="Times New Roman" w:hint="eastAsia"/>
          <w:sz w:val="24"/>
          <w:szCs w:val="24"/>
        </w:rPr>
        <w:t>每个</w:t>
      </w:r>
      <w:r w:rsidRPr="00B850AA">
        <w:rPr>
          <w:rFonts w:ascii="Times New Roman" w:eastAsia="宋体" w:hAnsi="Times New Roman" w:cs="Times New Roman"/>
          <w:sz w:val="24"/>
          <w:szCs w:val="24"/>
        </w:rPr>
        <w:t>reduce</w:t>
      </w:r>
      <w:r w:rsidR="00BF3D44">
        <w:rPr>
          <w:rFonts w:ascii="Times New Roman" w:eastAsia="宋体" w:hAnsi="Times New Roman" w:cs="Times New Roman" w:hint="eastAsia"/>
          <w:sz w:val="24"/>
          <w:szCs w:val="24"/>
        </w:rPr>
        <w:t>任务都需要</w:t>
      </w:r>
      <w:r w:rsidRPr="00B850AA">
        <w:rPr>
          <w:rFonts w:ascii="Times New Roman" w:eastAsia="宋体" w:hAnsi="Times New Roman" w:cs="Times New Roman" w:hint="eastAsia"/>
          <w:sz w:val="24"/>
          <w:szCs w:val="24"/>
        </w:rPr>
        <w:t>通过</w:t>
      </w:r>
      <w:r w:rsidR="00BF3D44">
        <w:rPr>
          <w:rFonts w:ascii="Times New Roman" w:eastAsia="宋体" w:hAnsi="Times New Roman" w:cs="Times New Roman" w:hint="eastAsia"/>
          <w:sz w:val="24"/>
          <w:szCs w:val="24"/>
        </w:rPr>
        <w:t>TCP/IP</w:t>
      </w:r>
      <w:r w:rsidRPr="00B850AA">
        <w:rPr>
          <w:rFonts w:ascii="Times New Roman" w:eastAsia="宋体" w:hAnsi="Times New Roman" w:cs="Times New Roman" w:hint="eastAsia"/>
          <w:sz w:val="24"/>
          <w:szCs w:val="24"/>
        </w:rPr>
        <w:t>协议</w:t>
      </w:r>
      <w:r w:rsidR="00BF3D44">
        <w:rPr>
          <w:rFonts w:ascii="Times New Roman" w:eastAsia="宋体" w:hAnsi="Times New Roman" w:cs="Times New Roman" w:hint="eastAsia"/>
          <w:sz w:val="24"/>
          <w:szCs w:val="24"/>
        </w:rPr>
        <w:t>来拷贝数据</w:t>
      </w:r>
      <w:r w:rsidRPr="00B850AA">
        <w:rPr>
          <w:rFonts w:ascii="Times New Roman" w:eastAsia="宋体" w:hAnsi="Times New Roman" w:cs="Times New Roman" w:hint="eastAsia"/>
          <w:sz w:val="24"/>
          <w:szCs w:val="24"/>
        </w:rPr>
        <w:t>，来自</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任务的请求大部分是随机的，并且</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中获取数据的偏移地址也是随机的。对于一个</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任务而言，需要从不同的磁盘上的中间数据读</w:t>
      </w:r>
      <w:r w:rsidRPr="00B850AA">
        <w:rPr>
          <w:rFonts w:ascii="Times New Roman" w:eastAsia="宋体" w:hAnsi="Times New Roman" w:cs="Times New Roman" w:hint="eastAsia"/>
          <w:sz w:val="24"/>
          <w:szCs w:val="24"/>
        </w:rPr>
        <w:lastRenderedPageBreak/>
        <w:t>取块数据，发送特定的请求到特定的</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任务，每个请求都会触发大量的</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读写时间。总的来说，</w:t>
      </w:r>
      <w:r w:rsidRPr="00B850AA">
        <w:rPr>
          <w:rFonts w:ascii="Times New Roman" w:eastAsia="宋体" w:hAnsi="Times New Roman" w:cs="Times New Roman"/>
          <w:sz w:val="24"/>
          <w:szCs w:val="24"/>
        </w:rPr>
        <w:t>shuffle</w:t>
      </w:r>
      <w:r w:rsidRPr="00B850AA">
        <w:rPr>
          <w:rFonts w:ascii="Times New Roman" w:eastAsia="宋体" w:hAnsi="Times New Roman" w:cs="Times New Roman" w:hint="eastAsia"/>
          <w:sz w:val="24"/>
          <w:szCs w:val="24"/>
        </w:rPr>
        <w:t>阶段会导致大量的磁盘数据随机</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读写请求。</w:t>
      </w:r>
    </w:p>
    <w:p w14:paraId="38FB3FD2" w14:textId="09D6C99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Pr="00B96E99">
        <w:rPr>
          <w:rFonts w:ascii="Times New Roman" w:eastAsia="宋体" w:hAnsi="Times New Roman" w:cs="Times New Roman"/>
          <w:sz w:val="24"/>
          <w:szCs w:val="24"/>
        </w:rPr>
        <w:t>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261" w:name="_Toc450562205"/>
      <w:r w:rsidRPr="00886EC9">
        <w:rPr>
          <w:rFonts w:hint="eastAsia"/>
        </w:rPr>
        <w:t>3.2</w:t>
      </w:r>
      <w:r w:rsidRPr="00886EC9">
        <w:rPr>
          <w:rFonts w:hint="eastAsia"/>
        </w:rPr>
        <w:t>相关工作</w:t>
      </w:r>
      <w:bookmarkEnd w:id="261"/>
    </w:p>
    <w:p w14:paraId="2A035D95" w14:textId="75E41E42" w:rsidR="00886EC9" w:rsidRPr="007A569E" w:rsidRDefault="0094375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上述我们分析了</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过程的缺点，而</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过程一直是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中的核心模块，因此计算机行业有许多人都在从事关于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C2479F">
        <w:rPr>
          <w:rFonts w:ascii="Times New Roman" w:eastAsia="宋体" w:hAnsi="Times New Roman" w:cs="Times New Roman" w:hint="eastAsia"/>
          <w:sz w:val="24"/>
          <w:szCs w:val="24"/>
        </w:rPr>
        <w:t>在文章</w:t>
      </w:r>
      <w:r w:rsidR="00C2479F">
        <w:rPr>
          <w:rFonts w:ascii="Times New Roman" w:eastAsia="宋体" w:hAnsi="Times New Roman" w:cs="Times New Roman" w:hint="eastAsia"/>
          <w:sz w:val="24"/>
          <w:szCs w:val="24"/>
        </w:rPr>
        <w:t>[</w:t>
      </w:r>
      <w:r w:rsidR="00C2479F">
        <w:rPr>
          <w:rFonts w:ascii="Times New Roman" w:eastAsia="宋体" w:hAnsi="Times New Roman" w:cs="Times New Roman"/>
          <w:sz w:val="24"/>
          <w:szCs w:val="24"/>
        </w:rPr>
        <w:t>57</w:t>
      </w:r>
      <w:r w:rsidR="00C2479F">
        <w:rPr>
          <w:rFonts w:ascii="Times New Roman" w:eastAsia="宋体" w:hAnsi="Times New Roman" w:cs="Times New Roman" w:hint="eastAsia"/>
          <w:sz w:val="24"/>
          <w:szCs w:val="24"/>
        </w:rPr>
        <w:t>]</w:t>
      </w:r>
      <w:r w:rsidR="00C2479F">
        <w:rPr>
          <w:rFonts w:ascii="Times New Roman" w:eastAsia="宋体" w:hAnsi="Times New Roman" w:cs="Times New Roman" w:hint="eastAsia"/>
          <w:sz w:val="24"/>
          <w:szCs w:val="24"/>
        </w:rPr>
        <w:t>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74072F">
        <w:rPr>
          <w:rFonts w:ascii="Times New Roman" w:eastAsia="宋体" w:hAnsi="Times New Roman" w:cs="Times New Roman" w:hint="eastAsia"/>
          <w:sz w:val="24"/>
          <w:szCs w:val="24"/>
        </w:rPr>
        <w:t>在文章</w:t>
      </w:r>
      <w:r w:rsidR="0074072F">
        <w:rPr>
          <w:rFonts w:ascii="Times New Roman" w:eastAsia="宋体" w:hAnsi="Times New Roman" w:cs="Times New Roman" w:hint="eastAsia"/>
          <w:sz w:val="24"/>
          <w:szCs w:val="24"/>
        </w:rPr>
        <w:t>[14]</w:t>
      </w:r>
      <w:r w:rsidR="0074072F">
        <w:rPr>
          <w:rFonts w:ascii="Times New Roman" w:eastAsia="宋体" w:hAnsi="Times New Roman" w:cs="Times New Roman" w:hint="eastAsia"/>
          <w:sz w:val="24"/>
          <w:szCs w:val="24"/>
        </w:rPr>
        <w:t>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28148E">
        <w:rPr>
          <w:rFonts w:ascii="Times New Roman" w:eastAsia="宋体" w:hAnsi="Times New Roman" w:cs="Times New Roman" w:hint="eastAsia"/>
          <w:sz w:val="24"/>
          <w:szCs w:val="24"/>
        </w:rPr>
        <w:t>[</w:t>
      </w:r>
      <w:r w:rsidR="0028148E">
        <w:rPr>
          <w:rFonts w:ascii="Times New Roman" w:eastAsia="宋体" w:hAnsi="Times New Roman" w:cs="Times New Roman"/>
          <w:sz w:val="24"/>
          <w:szCs w:val="24"/>
        </w:rPr>
        <w:t>58</w:t>
      </w:r>
      <w:r w:rsidR="0028148E">
        <w:rPr>
          <w:rFonts w:ascii="Times New Roman" w:eastAsia="宋体" w:hAnsi="Times New Roman" w:cs="Times New Roman" w:hint="eastAsia"/>
          <w:sz w:val="24"/>
          <w:szCs w:val="24"/>
        </w:rPr>
        <w:t>]</w:t>
      </w:r>
      <w:r w:rsidR="0028148E">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文章中把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59099F">
        <w:rPr>
          <w:rFonts w:ascii="Times New Roman" w:eastAsia="宋体" w:hAnsi="Times New Roman" w:cs="Times New Roman" w:hint="eastAsia"/>
          <w:sz w:val="24"/>
          <w:szCs w:val="24"/>
        </w:rPr>
        <w:t>[</w:t>
      </w:r>
      <w:r w:rsidR="0059099F">
        <w:rPr>
          <w:rFonts w:ascii="Times New Roman" w:eastAsia="宋体" w:hAnsi="Times New Roman" w:cs="Times New Roman"/>
          <w:sz w:val="24"/>
          <w:szCs w:val="24"/>
        </w:rPr>
        <w:t>78</w:t>
      </w:r>
      <w:r w:rsidR="0059099F">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w:t>
      </w:r>
      <w:r w:rsidR="002D7245" w:rsidRPr="002D7245">
        <w:rPr>
          <w:rFonts w:ascii="Times New Roman" w:eastAsia="宋体" w:hAnsi="Times New Roman" w:cs="Times New Roman" w:hint="eastAsia"/>
          <w:sz w:val="24"/>
          <w:szCs w:val="24"/>
        </w:rPr>
        <w:t>Seo [57]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2D7245" w:rsidRPr="002D7245">
        <w:rPr>
          <w:rFonts w:ascii="Times New Roman" w:eastAsia="宋体" w:hAnsi="Times New Roman" w:cs="Times New Roman" w:hint="eastAsia"/>
          <w:sz w:val="24"/>
          <w:szCs w:val="24"/>
        </w:rPr>
        <w:t>在设计的新的调度器</w:t>
      </w:r>
      <w:r w:rsidR="002D7245" w:rsidRPr="002D7245">
        <w:rPr>
          <w:rFonts w:ascii="Times New Roman" w:eastAsia="宋体" w:hAnsi="Times New Roman" w:cs="Times New Roman" w:hint="eastAsia"/>
          <w:sz w:val="24"/>
          <w:szCs w:val="24"/>
        </w:rPr>
        <w:t>[46]</w:t>
      </w:r>
      <w:r w:rsidR="002D7245" w:rsidRPr="002D7245">
        <w:rPr>
          <w:rFonts w:ascii="Times New Roman" w:eastAsia="宋体" w:hAnsi="Times New Roman" w:cs="Times New Roman" w:hint="eastAsia"/>
          <w:sz w:val="24"/>
          <w:szCs w:val="24"/>
        </w:rPr>
        <w:t>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[59]</w:t>
      </w:r>
      <w:r w:rsidR="002D7245" w:rsidRPr="002D7245">
        <w:rPr>
          <w:rFonts w:ascii="Times New Roman" w:eastAsia="宋体" w:hAnsi="Times New Roman" w:cs="Times New Roman" w:hint="eastAsia"/>
          <w:sz w:val="24"/>
          <w:szCs w:val="24"/>
        </w:rPr>
        <w:t>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通过分析这些相关工作，我们发现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BC7100">
        <w:rPr>
          <w:rFonts w:ascii="Times New Roman" w:eastAsia="宋体" w:hAnsi="Times New Roman" w:cs="Times New Roman" w:hint="eastAsia"/>
          <w:sz w:val="24"/>
          <w:szCs w:val="24"/>
        </w:rPr>
        <w:t>因此，我们针对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262" w:name="_Toc450562206"/>
      <w:r w:rsidRPr="00091019">
        <w:t>3.3</w:t>
      </w:r>
      <w:r w:rsidR="00514581" w:rsidRPr="00091019">
        <w:t xml:space="preserve"> RDMA</w:t>
      </w:r>
      <w:r w:rsidR="00BF735A">
        <w:rPr>
          <w:rFonts w:hint="eastAsia"/>
        </w:rPr>
        <w:t>简介</w:t>
      </w:r>
      <w:bookmarkEnd w:id="262"/>
    </w:p>
    <w:p w14:paraId="471407B5" w14:textId="48DF9261"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传输协议的，因此我们首先对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65478E8A">
            <wp:extent cx="4008730" cy="2706110"/>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2505" cy="2722159"/>
                    </a:xfrm>
                    <a:prstGeom prst="rect">
                      <a:avLst/>
                    </a:prstGeom>
                  </pic:spPr>
                </pic:pic>
              </a:graphicData>
            </a:graphic>
          </wp:inline>
        </w:drawing>
      </w:r>
    </w:p>
    <w:p w14:paraId="0ADD68F5" w14:textId="12498CC1"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263" w:name="_Toc450562207"/>
      <w:r>
        <w:rPr>
          <w:rFonts w:ascii="Times New Roman" w:hAnsi="Times New Roman" w:cs="Times New Roman"/>
        </w:rPr>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263"/>
    </w:p>
    <w:p w14:paraId="67030F23" w14:textId="204E5D35"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264" w:author="JieTang" w:date="2016-05-02T21:34:00Z">
        <w:r w:rsidRPr="00B96E99" w:rsidDel="00283F4B">
          <w:rPr>
            <w:rFonts w:ascii="Times New Roman" w:eastAsia="宋体" w:hAnsi="Times New Roman" w:cs="Times New Roman"/>
            <w:sz w:val="24"/>
            <w:szCs w:val="24"/>
          </w:rPr>
          <w:delText>一</w:delText>
        </w:r>
      </w:del>
      <w:del w:id="265"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w:t>
      </w:r>
      <w:r w:rsidRPr="00B96E99">
        <w:rPr>
          <w:rFonts w:ascii="Times New Roman" w:eastAsia="宋体" w:hAnsi="Times New Roman" w:cs="Times New Roman"/>
          <w:sz w:val="24"/>
          <w:szCs w:val="24"/>
        </w:rPr>
        <w:lastRenderedPageBreak/>
        <w:t>群的物理资源。</w:t>
      </w:r>
    </w:p>
    <w:p w14:paraId="7A4A985E"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266" w:name="_Toc450562208"/>
      <w:r w:rsidRPr="000E60DE">
        <w:t>3.4</w:t>
      </w:r>
      <w:r w:rsidR="00B916C6" w:rsidRPr="000E60DE">
        <w:t>.1 Shuffle</w:t>
      </w:r>
      <w:r w:rsidR="004C6711">
        <w:rPr>
          <w:rFonts w:hint="eastAsia"/>
        </w:rPr>
        <w:t>详细</w:t>
      </w:r>
      <w:r w:rsidR="00B916C6" w:rsidRPr="000E60DE">
        <w:t>设计</w:t>
      </w:r>
      <w:bookmarkEnd w:id="266"/>
    </w:p>
    <w:p w14:paraId="43F6D7C8" w14:textId="77777777" w:rsidR="00B916C6" w:rsidRPr="00B96E99" w:rsidRDefault="00B916C6" w:rsidP="00E12F1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0EC5DF8A" w:rsidR="006E2D76" w:rsidRDefault="00B916C6" w:rsidP="00F87FC6">
      <w:pPr>
        <w:pStyle w:val="a3"/>
        <w:spacing w:line="400" w:lineRule="exact"/>
        <w:ind w:left="1202" w:firstLineChars="0" w:firstLine="0"/>
        <w:rPr>
          <w:rFonts w:ascii="Times New Roman" w:eastAsia="宋体" w:hAnsi="Times New Roman" w:cs="Times New Roman"/>
          <w:sz w:val="24"/>
          <w:szCs w:val="24"/>
        </w:rPr>
      </w:pPr>
      <w:r w:rsidRPr="00E12F1C">
        <w:rPr>
          <w:rFonts w:ascii="Times New Roman" w:eastAsia="宋体" w:hAnsi="Times New Roman" w:cs="Times New Roman"/>
          <w:sz w:val="24"/>
          <w:szCs w:val="24"/>
        </w:rPr>
        <w:t>这个阶段把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的一系列过程，如</w:t>
      </w:r>
      <w:r w:rsidRPr="00E12F1C">
        <w:rPr>
          <w:rFonts w:ascii="Times New Roman" w:eastAsia="宋体" w:hAnsi="Times New Roman" w:cs="Times New Roman"/>
          <w:sz w:val="24"/>
          <w:szCs w:val="24"/>
        </w:rPr>
        <w:t>copy</w:t>
      </w:r>
      <w:r w:rsidRPr="00E12F1C">
        <w:rPr>
          <w:rFonts w:ascii="Times New Roman" w:eastAsia="宋体" w:hAnsi="Times New Roman" w:cs="Times New Roman"/>
          <w:sz w:val="24"/>
          <w:szCs w:val="24"/>
        </w:rPr>
        <w:t>，</w:t>
      </w:r>
      <w:r w:rsidRPr="00E12F1C">
        <w:rPr>
          <w:rFonts w:ascii="Times New Roman" w:eastAsia="宋体" w:hAnsi="Times New Roman" w:cs="Times New Roman"/>
          <w:sz w:val="24"/>
          <w:szCs w:val="24"/>
        </w:rPr>
        <w:t>merge</w:t>
      </w:r>
      <w:r w:rsidRPr="00E12F1C">
        <w:rPr>
          <w:rFonts w:ascii="Times New Roman" w:eastAsia="宋体" w:hAnsi="Times New Roman" w:cs="Times New Roman"/>
          <w:sz w:val="24"/>
          <w:szCs w:val="24"/>
        </w:rPr>
        <w:t>从</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中切分出来，这就意味着老的</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任务将分成一个</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任务和一个</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任务。分出来的</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依然负责为</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任务准备输入数据。</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任务的设计如图</w:t>
      </w:r>
      <w:r w:rsidR="00F87FC6">
        <w:rPr>
          <w:rFonts w:ascii="Times New Roman" w:eastAsia="宋体" w:hAnsi="Times New Roman" w:cs="Times New Roman"/>
          <w:sz w:val="24"/>
          <w:szCs w:val="24"/>
        </w:rPr>
        <w:t>3.6</w:t>
      </w:r>
      <w:r w:rsidRPr="00E12F1C">
        <w:rPr>
          <w:rFonts w:ascii="Times New Roman" w:eastAsia="宋体" w:hAnsi="Times New Roman" w:cs="Times New Roman"/>
          <w:sz w:val="24"/>
          <w:szCs w:val="24"/>
        </w:rPr>
        <w:t>所示。从图中我们可以看出，</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任务位于同一个</w:t>
      </w:r>
      <w:r w:rsidRPr="00E12F1C">
        <w:rPr>
          <w:rFonts w:ascii="Times New Roman" w:eastAsia="宋体" w:hAnsi="Times New Roman" w:cs="Times New Roman"/>
          <w:sz w:val="24"/>
          <w:szCs w:val="24"/>
        </w:rPr>
        <w:t>NodeManager</w:t>
      </w:r>
      <w:r w:rsidRPr="00E12F1C">
        <w:rPr>
          <w:rFonts w:ascii="Times New Roman" w:eastAsia="宋体" w:hAnsi="Times New Roman" w:cs="Times New Roman"/>
          <w:sz w:val="24"/>
          <w:szCs w:val="24"/>
        </w:rPr>
        <w:t>中，我们可以并行的运行这两个</w:t>
      </w:r>
      <w:r w:rsidRPr="00E12F1C">
        <w:rPr>
          <w:rFonts w:ascii="Times New Roman" w:eastAsia="宋体" w:hAnsi="Times New Roman" w:cs="Times New Roman"/>
          <w:sz w:val="24"/>
          <w:szCs w:val="24"/>
        </w:rPr>
        <w:t>tasks</w:t>
      </w:r>
      <w:r w:rsidRPr="00E12F1C">
        <w:rPr>
          <w:rFonts w:ascii="Times New Roman" w:eastAsia="宋体" w:hAnsi="Times New Roman" w:cs="Times New Roman"/>
          <w:sz w:val="24"/>
          <w:szCs w:val="24"/>
        </w:rPr>
        <w:t>，从而可以传输更多的数据以及提高了资源利用率。虽然把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分裂出来可以提高网络和资源利用，但是</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的随机请求不会变，因为从</w:t>
      </w:r>
      <w:r w:rsidRPr="00E12F1C">
        <w:rPr>
          <w:rFonts w:ascii="Times New Roman" w:eastAsia="宋体" w:hAnsi="Times New Roman" w:cs="Times New Roman"/>
          <w:sz w:val="24"/>
          <w:szCs w:val="24"/>
        </w:rPr>
        <w:t>map</w:t>
      </w:r>
      <w:r w:rsidRPr="00E12F1C">
        <w:rPr>
          <w:rFonts w:ascii="Times New Roman" w:eastAsia="宋体" w:hAnsi="Times New Roman" w:cs="Times New Roman"/>
          <w:sz w:val="24"/>
          <w:szCs w:val="24"/>
        </w:rPr>
        <w:t>端到</w:t>
      </w:r>
      <w:r w:rsidRPr="00E12F1C">
        <w:rPr>
          <w:rFonts w:ascii="Times New Roman" w:eastAsia="宋体" w:hAnsi="Times New Roman" w:cs="Times New Roman"/>
          <w:sz w:val="24"/>
          <w:szCs w:val="24"/>
        </w:rPr>
        <w:t>shuffle task</w:t>
      </w:r>
      <w:r w:rsidRPr="00E12F1C">
        <w:rPr>
          <w:rFonts w:ascii="Times New Roman" w:eastAsia="宋体" w:hAnsi="Times New Roman" w:cs="Times New Roman"/>
          <w:sz w:val="24"/>
          <w:szCs w:val="24"/>
        </w:rPr>
        <w:t>再到</w:t>
      </w:r>
      <w:r w:rsidRPr="00E12F1C">
        <w:rPr>
          <w:rFonts w:ascii="Times New Roman" w:eastAsia="宋体" w:hAnsi="Times New Roman" w:cs="Times New Roman"/>
          <w:sz w:val="24"/>
          <w:szCs w:val="24"/>
        </w:rPr>
        <w:t>reduce task</w:t>
      </w:r>
      <w:r w:rsidRPr="00E12F1C">
        <w:rPr>
          <w:rFonts w:ascii="Times New Roman" w:eastAsia="宋体" w:hAnsi="Times New Roman" w:cs="Times New Roman"/>
          <w:sz w:val="24"/>
          <w:szCs w:val="24"/>
        </w:rPr>
        <w:t>的网络传输并没有改变。</w:t>
      </w:r>
    </w:p>
    <w:p w14:paraId="67CE45F2" w14:textId="5DCF2B57" w:rsidR="006E2D76" w:rsidRDefault="006E2D76" w:rsidP="006E2D7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7525" cy="2394548"/>
                    </a:xfrm>
                    <a:prstGeom prst="rect">
                      <a:avLst/>
                    </a:prstGeom>
                  </pic:spPr>
                </pic:pic>
              </a:graphicData>
            </a:graphic>
          </wp:inline>
        </w:drawing>
      </w:r>
    </w:p>
    <w:p w14:paraId="49306BE9" w14:textId="16D64E01" w:rsidR="000B2E32" w:rsidRPr="00B96E99" w:rsidRDefault="000B2E32" w:rsidP="006E2D76">
      <w:pPr>
        <w:pStyle w:val="a3"/>
        <w:spacing w:line="400" w:lineRule="exact"/>
        <w:ind w:left="1202"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1F81E604" w14:textId="3F78188F"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Pr="00851166">
        <w:rPr>
          <w:rFonts w:ascii="Times New Roman" w:eastAsia="宋体" w:hAnsi="Times New Roman" w:cs="Times New Roman"/>
          <w:b/>
          <w:sz w:val="24"/>
          <w:szCs w:val="24"/>
        </w:rPr>
        <w:t>service</w:t>
      </w:r>
      <w:r w:rsidRPr="00851166">
        <w:rPr>
          <w:rFonts w:ascii="Times New Roman" w:eastAsia="宋体" w:hAnsi="Times New Roman" w:cs="Times New Roman"/>
          <w:b/>
          <w:sz w:val="24"/>
          <w:szCs w:val="24"/>
        </w:rPr>
        <w:t>：</w:t>
      </w:r>
    </w:p>
    <w:p w14:paraId="3459DC23" w14:textId="29CAF774" w:rsidR="00F87FC6" w:rsidRDefault="00C142CE" w:rsidP="00F87FC6">
      <w:pPr>
        <w:pStyle w:val="a3"/>
        <w:spacing w:line="400" w:lineRule="exact"/>
        <w:ind w:left="1202" w:firstLineChars="0" w:firstLine="0"/>
        <w:rPr>
          <w:rFonts w:ascii="Times New Roman" w:eastAsia="宋体" w:hAnsi="Times New Roman" w:cs="Times New Roman"/>
          <w:sz w:val="24"/>
          <w:szCs w:val="24"/>
        </w:rPr>
      </w:pPr>
      <w:r w:rsidRPr="00851166">
        <w:rPr>
          <w:rFonts w:ascii="Times New Roman" w:eastAsia="宋体" w:hAnsi="Times New Roman" w:cs="Times New Roman"/>
          <w:sz w:val="24"/>
          <w:szCs w:val="24"/>
        </w:rPr>
        <w:t>一个</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上通常会运行多个</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，每个</w:t>
      </w:r>
      <w:r w:rsidRPr="00851166">
        <w:rPr>
          <w:rFonts w:ascii="Times New Roman" w:eastAsia="宋体" w:hAnsi="Times New Roman" w:cs="Times New Roman"/>
          <w:sz w:val="24"/>
          <w:szCs w:val="24"/>
        </w:rPr>
        <w:t xml:space="preserve">reduce task </w:t>
      </w:r>
      <w:r w:rsidRPr="00851166">
        <w:rPr>
          <w:rFonts w:ascii="Times New Roman" w:eastAsia="宋体" w:hAnsi="Times New Roman" w:cs="Times New Roman"/>
          <w:sz w:val="24"/>
          <w:szCs w:val="24"/>
        </w:rPr>
        <w:lastRenderedPageBreak/>
        <w:t>对应一个</w:t>
      </w:r>
      <w:r w:rsidRPr="00851166">
        <w:rPr>
          <w:rFonts w:ascii="Times New Roman" w:eastAsia="宋体" w:hAnsi="Times New Roman" w:cs="Times New Roman"/>
          <w:sz w:val="24"/>
          <w:szCs w:val="24"/>
        </w:rPr>
        <w:t>shuffle task</w:t>
      </w:r>
      <w:r w:rsidRPr="00851166">
        <w:rPr>
          <w:rFonts w:ascii="Times New Roman" w:eastAsia="宋体" w:hAnsi="Times New Roman" w:cs="Times New Roman"/>
          <w:sz w:val="24"/>
          <w:szCs w:val="24"/>
        </w:rPr>
        <w:t>，这样会大大的占用资源，使</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的并行度降低，基于上一阶段，我们把</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阶段合成一个</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，用来出来同一</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。该结构如图</w:t>
      </w:r>
      <w:r w:rsidR="00F87FC6">
        <w:rPr>
          <w:rFonts w:ascii="Times New Roman" w:eastAsia="宋体" w:hAnsi="Times New Roman" w:cs="Times New Roman"/>
          <w:sz w:val="24"/>
          <w:szCs w:val="24"/>
        </w:rPr>
        <w:t>3.7</w:t>
      </w:r>
      <w:r w:rsidRPr="00851166">
        <w:rPr>
          <w:rFonts w:ascii="Times New Roman" w:eastAsia="宋体" w:hAnsi="Times New Roman" w:cs="Times New Roman"/>
          <w:sz w:val="24"/>
          <w:szCs w:val="24"/>
        </w:rPr>
        <w:t xml:space="preserve"> </w:t>
      </w:r>
      <w:r w:rsidRPr="00851166">
        <w:rPr>
          <w:rFonts w:ascii="Times New Roman" w:eastAsia="宋体" w:hAnsi="Times New Roman" w:cs="Times New Roman"/>
          <w:sz w:val="24"/>
          <w:szCs w:val="24"/>
        </w:rPr>
        <w:t>所示。该</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组件包含了</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的各个子过程，并为该</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提供服务。由于同一个</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共用一个节点，这就意味着从</w:t>
      </w:r>
      <w:r w:rsidRPr="00851166">
        <w:rPr>
          <w:rFonts w:ascii="Times New Roman" w:eastAsia="宋体" w:hAnsi="Times New Roman" w:cs="Times New Roman"/>
          <w:sz w:val="24"/>
          <w:szCs w:val="24"/>
        </w:rPr>
        <w:t>map</w:t>
      </w:r>
      <w:r w:rsidRPr="00851166">
        <w:rPr>
          <w:rFonts w:ascii="Times New Roman" w:eastAsia="宋体" w:hAnsi="Times New Roman" w:cs="Times New Roman"/>
          <w:sz w:val="24"/>
          <w:szCs w:val="24"/>
        </w:rPr>
        <w:t>端拷贝数据到该</w:t>
      </w:r>
      <w:r w:rsidRPr="00851166">
        <w:rPr>
          <w:rFonts w:ascii="Times New Roman" w:eastAsia="宋体" w:hAnsi="Times New Roman" w:cs="Times New Roman"/>
          <w:sz w:val="24"/>
          <w:szCs w:val="24"/>
        </w:rPr>
        <w:t>NM</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的随机</w:t>
      </w:r>
      <w:r w:rsidRPr="00851166">
        <w:rPr>
          <w:rFonts w:ascii="Times New Roman" w:eastAsia="宋体" w:hAnsi="Times New Roman" w:cs="Times New Roman"/>
          <w:sz w:val="24"/>
          <w:szCs w:val="24"/>
        </w:rPr>
        <w:t>I/O</w:t>
      </w:r>
      <w:r w:rsidRPr="00851166">
        <w:rPr>
          <w:rFonts w:ascii="Times New Roman" w:eastAsia="宋体" w:hAnsi="Times New Roman" w:cs="Times New Roman"/>
          <w:sz w:val="24"/>
          <w:szCs w:val="24"/>
        </w:rPr>
        <w:t>请求可以合并到一个上，减少了请求的数目。</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作为一个轻量级的</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，只在</w:t>
      </w:r>
      <w:r w:rsidRPr="00851166">
        <w:rPr>
          <w:rFonts w:ascii="Times New Roman" w:eastAsia="宋体" w:hAnsi="Times New Roman" w:cs="Times New Roman"/>
          <w:sz w:val="24"/>
          <w:szCs w:val="24"/>
        </w:rPr>
        <w:t xml:space="preserve">reduce </w:t>
      </w:r>
      <w:r w:rsidRPr="00851166">
        <w:rPr>
          <w:rFonts w:ascii="Times New Roman" w:eastAsia="宋体" w:hAnsi="Times New Roman" w:cs="Times New Roman"/>
          <w:sz w:val="24"/>
          <w:szCs w:val="24"/>
        </w:rPr>
        <w:t>需求时传输数据。此外在</w:t>
      </w:r>
      <w:r w:rsidRPr="00851166">
        <w:rPr>
          <w:rFonts w:ascii="Times New Roman" w:eastAsia="宋体" w:hAnsi="Times New Roman" w:cs="Times New Roman"/>
          <w:sz w:val="24"/>
          <w:szCs w:val="24"/>
        </w:rPr>
        <w:t xml:space="preserve">shuffle service </w:t>
      </w:r>
      <w:r w:rsidRPr="00851166">
        <w:rPr>
          <w:rFonts w:ascii="Times New Roman" w:eastAsia="宋体" w:hAnsi="Times New Roman" w:cs="Times New Roman"/>
          <w:sz w:val="24"/>
          <w:szCs w:val="24"/>
        </w:rPr>
        <w:t>中组合了有效的读写策略来减少磁盘随机读写。基于上述的优点，</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具有了更加复杂的连接和</w:t>
      </w:r>
      <w:r w:rsidRPr="00851166">
        <w:rPr>
          <w:rFonts w:ascii="Times New Roman" w:eastAsia="宋体" w:hAnsi="Times New Roman" w:cs="Times New Roman"/>
          <w:sz w:val="24"/>
          <w:szCs w:val="24"/>
        </w:rPr>
        <w:t>buffer</w:t>
      </w:r>
      <w:r w:rsidRPr="00851166">
        <w:rPr>
          <w:rFonts w:ascii="Times New Roman" w:eastAsia="宋体" w:hAnsi="Times New Roman" w:cs="Times New Roman"/>
          <w:sz w:val="24"/>
          <w:szCs w:val="24"/>
        </w:rPr>
        <w:t>管理。该阶段在</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中开启了</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服务，但是多个</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服务也需要进行通信，因此我们在</w:t>
      </w:r>
      <w:r w:rsidRPr="00851166">
        <w:rPr>
          <w:rFonts w:ascii="Times New Roman" w:eastAsia="宋体" w:hAnsi="Times New Roman" w:cs="Times New Roman"/>
          <w:sz w:val="24"/>
          <w:szCs w:val="24"/>
        </w:rPr>
        <w:t>Master</w:t>
      </w:r>
      <w:r w:rsidRPr="00851166">
        <w:rPr>
          <w:rFonts w:ascii="Times New Roman" w:eastAsia="宋体" w:hAnsi="Times New Roman" w:cs="Times New Roman"/>
          <w:sz w:val="24"/>
          <w:szCs w:val="24"/>
        </w:rPr>
        <w:t>节点启动一个</w:t>
      </w:r>
      <w:r w:rsidRPr="00851166">
        <w:rPr>
          <w:rFonts w:ascii="Times New Roman" w:eastAsia="宋体" w:hAnsi="Times New Roman" w:cs="Times New Roman"/>
          <w:sz w:val="24"/>
          <w:szCs w:val="24"/>
        </w:rPr>
        <w:t>ShuffleManager</w:t>
      </w:r>
      <w:r w:rsidRPr="00851166">
        <w:rPr>
          <w:rFonts w:ascii="Times New Roman" w:eastAsia="宋体" w:hAnsi="Times New Roman" w:cs="Times New Roman"/>
          <w:sz w:val="24"/>
          <w:szCs w:val="24"/>
        </w:rPr>
        <w:t>服务，用于</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之间的通信。</w:t>
      </w:r>
    </w:p>
    <w:p w14:paraId="6A83EAEA" w14:textId="31EC10A5" w:rsidR="00F87FC6" w:rsidRDefault="00F87FC6" w:rsidP="00F87FC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4747AF" wp14:editId="347B0214">
            <wp:extent cx="2926080" cy="2157730"/>
            <wp:effectExtent l="0" t="0" r="762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3144" cy="2199810"/>
                    </a:xfrm>
                    <a:prstGeom prst="rect">
                      <a:avLst/>
                    </a:prstGeom>
                  </pic:spPr>
                </pic:pic>
              </a:graphicData>
            </a:graphic>
          </wp:inline>
        </w:drawing>
      </w:r>
    </w:p>
    <w:p w14:paraId="3A51400C" w14:textId="62E2DD8A" w:rsidR="00B36EB7" w:rsidRPr="00F87FC6" w:rsidRDefault="00B36EB7" w:rsidP="00F87FC6">
      <w:pPr>
        <w:pStyle w:val="a3"/>
        <w:spacing w:line="400" w:lineRule="exact"/>
        <w:ind w:left="1202"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3.7</w:t>
      </w:r>
      <w:r w:rsidRPr="00B96E99">
        <w:rPr>
          <w:rFonts w:ascii="Times New Roman" w:eastAsia="宋体" w:hAnsi="Times New Roman" w:cs="Times New Roman"/>
          <w:sz w:val="24"/>
          <w:szCs w:val="24"/>
        </w:rPr>
        <w:t xml:space="preserve"> Shuffle Service</w:t>
      </w:r>
    </w:p>
    <w:p w14:paraId="31CAA42C" w14:textId="268B53B7" w:rsidR="00F87FC6" w:rsidRPr="00F87FC6" w:rsidRDefault="0055195B" w:rsidP="00F87FC6">
      <w:pPr>
        <w:pStyle w:val="a3"/>
        <w:numPr>
          <w:ilvl w:val="0"/>
          <w:numId w:val="62"/>
        </w:numPr>
        <w:spacing w:line="360" w:lineRule="auto"/>
        <w:ind w:firstLineChars="0"/>
        <w:rPr>
          <w:rFonts w:ascii="Times New Roman" w:eastAsia="宋体" w:hAnsi="Times New Roman" w:cs="Times New Roman"/>
          <w:b/>
          <w:sz w:val="24"/>
          <w:szCs w:val="24"/>
        </w:rPr>
      </w:pPr>
      <w:r w:rsidRPr="00F87FC6">
        <w:rPr>
          <w:rFonts w:ascii="Times New Roman" w:eastAsia="宋体" w:hAnsi="Times New Roman" w:cs="Times New Roman"/>
          <w:b/>
          <w:sz w:val="24"/>
          <w:szCs w:val="24"/>
        </w:rPr>
        <w:t>Shuffle service</w:t>
      </w:r>
      <w:r w:rsidRPr="00F87FC6">
        <w:rPr>
          <w:rFonts w:ascii="Times New Roman" w:eastAsia="宋体" w:hAnsi="Times New Roman" w:cs="Times New Roman"/>
          <w:b/>
          <w:sz w:val="24"/>
          <w:szCs w:val="24"/>
        </w:rPr>
        <w:t>结合的</w:t>
      </w:r>
      <w:r w:rsidRPr="00F87FC6">
        <w:rPr>
          <w:rFonts w:ascii="Times New Roman" w:eastAsia="宋体" w:hAnsi="Times New Roman" w:cs="Times New Roman"/>
          <w:b/>
          <w:sz w:val="24"/>
          <w:szCs w:val="24"/>
        </w:rPr>
        <w:t>I/O</w:t>
      </w:r>
      <w:r w:rsidRPr="00F87FC6">
        <w:rPr>
          <w:rFonts w:ascii="Times New Roman" w:eastAsia="宋体" w:hAnsi="Times New Roman" w:cs="Times New Roman"/>
          <w:b/>
          <w:sz w:val="24"/>
          <w:szCs w:val="24"/>
        </w:rPr>
        <w:t>读写策略：</w:t>
      </w:r>
    </w:p>
    <w:p w14:paraId="1F41A4CB" w14:textId="677CE859" w:rsidR="0055195B" w:rsidRPr="00F87FC6" w:rsidRDefault="0055195B" w:rsidP="000F1C7A">
      <w:pPr>
        <w:pStyle w:val="a3"/>
        <w:spacing w:line="400" w:lineRule="exact"/>
        <w:ind w:left="1202" w:firstLineChars="0" w:firstLine="0"/>
        <w:rPr>
          <w:rFonts w:ascii="Times New Roman" w:eastAsia="宋体" w:hAnsi="Times New Roman" w:cs="Times New Roman"/>
          <w:sz w:val="24"/>
          <w:szCs w:val="24"/>
        </w:rPr>
      </w:pPr>
      <w:r w:rsidRPr="00F87FC6">
        <w:rPr>
          <w:rFonts w:ascii="Times New Roman" w:eastAsia="宋体" w:hAnsi="Times New Roman" w:cs="Times New Roman"/>
          <w:sz w:val="24"/>
          <w:szCs w:val="24"/>
        </w:rPr>
        <w:t>这阶段我们的策略是当一个节点上的</w:t>
      </w:r>
      <w:r w:rsidRPr="00F87FC6">
        <w:rPr>
          <w:rFonts w:ascii="Times New Roman" w:eastAsia="宋体" w:hAnsi="Times New Roman" w:cs="Times New Roman"/>
          <w:sz w:val="24"/>
          <w:szCs w:val="24"/>
        </w:rPr>
        <w:t xml:space="preserve">reduce task </w:t>
      </w:r>
      <w:r w:rsidRPr="00F87FC6">
        <w:rPr>
          <w:rFonts w:ascii="Times New Roman" w:eastAsia="宋体" w:hAnsi="Times New Roman" w:cs="Times New Roman"/>
          <w:sz w:val="24"/>
          <w:szCs w:val="24"/>
        </w:rPr>
        <w:t>有</w:t>
      </w:r>
      <w:r w:rsidRPr="00F87FC6">
        <w:rPr>
          <w:rFonts w:ascii="Times New Roman" w:eastAsia="宋体" w:hAnsi="Times New Roman" w:cs="Times New Roman"/>
          <w:sz w:val="24"/>
          <w:szCs w:val="24"/>
        </w:rPr>
        <w:t>I/O</w:t>
      </w:r>
      <w:r w:rsidRPr="00F87FC6">
        <w:rPr>
          <w:rFonts w:ascii="Times New Roman" w:eastAsia="宋体" w:hAnsi="Times New Roman" w:cs="Times New Roman"/>
          <w:sz w:val="24"/>
          <w:szCs w:val="24"/>
        </w:rPr>
        <w:t>请求时，保存该请求，并设定间隔时间，该间隔时间用来等待该节点上其他</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发送</w:t>
      </w:r>
      <w:r w:rsidRPr="00F87FC6">
        <w:rPr>
          <w:rFonts w:ascii="Times New Roman" w:eastAsia="宋体" w:hAnsi="Times New Roman" w:cs="Times New Roman"/>
          <w:sz w:val="24"/>
          <w:szCs w:val="24"/>
        </w:rPr>
        <w:t>I/O</w:t>
      </w:r>
      <w:r w:rsidR="000F1C7A">
        <w:rPr>
          <w:rFonts w:ascii="Times New Roman" w:eastAsia="宋体" w:hAnsi="Times New Roman" w:cs="Times New Roman"/>
          <w:sz w:val="24"/>
          <w:szCs w:val="24"/>
        </w:rPr>
        <w:t>请求，然后</w:t>
      </w:r>
      <w:r w:rsidR="000F1C7A">
        <w:rPr>
          <w:rFonts w:ascii="Times New Roman" w:eastAsia="宋体" w:hAnsi="Times New Roman" w:cs="Times New Roman" w:hint="eastAsia"/>
          <w:sz w:val="24"/>
          <w:szCs w:val="24"/>
        </w:rPr>
        <w:t>根据</w:t>
      </w:r>
      <w:r w:rsidRPr="00F87FC6">
        <w:rPr>
          <w:rFonts w:ascii="Times New Roman" w:eastAsia="宋体" w:hAnsi="Times New Roman" w:cs="Times New Roman"/>
          <w:sz w:val="24"/>
          <w:szCs w:val="24"/>
        </w:rPr>
        <w:t>map</w:t>
      </w:r>
      <w:r w:rsidRPr="00F87FC6">
        <w:rPr>
          <w:rFonts w:ascii="Times New Roman" w:eastAsia="宋体" w:hAnsi="Times New Roman" w:cs="Times New Roman"/>
          <w:sz w:val="24"/>
          <w:szCs w:val="24"/>
        </w:rPr>
        <w:t>输出文件的偏移量和</w:t>
      </w:r>
      <w:r w:rsidRPr="00F87FC6">
        <w:rPr>
          <w:rFonts w:ascii="Times New Roman" w:eastAsia="宋体" w:hAnsi="Times New Roman" w:cs="Times New Roman"/>
          <w:sz w:val="24"/>
          <w:szCs w:val="24"/>
        </w:rPr>
        <w:t xml:space="preserve">reduce tasks </w:t>
      </w:r>
      <w:r w:rsidRPr="00F87FC6">
        <w:rPr>
          <w:rFonts w:ascii="Times New Roman" w:eastAsia="宋体" w:hAnsi="Times New Roman" w:cs="Times New Roman"/>
          <w:sz w:val="24"/>
          <w:szCs w:val="24"/>
        </w:rPr>
        <w:t>的序号来排序并组合这些请求，最后</w:t>
      </w:r>
      <w:r w:rsidRPr="00F87FC6">
        <w:rPr>
          <w:rFonts w:ascii="Times New Roman" w:eastAsia="宋体" w:hAnsi="Times New Roman" w:cs="Times New Roman"/>
          <w:sz w:val="24"/>
          <w:szCs w:val="24"/>
        </w:rPr>
        <w:t>NodeManager</w:t>
      </w:r>
      <w:r w:rsidRPr="00F87FC6">
        <w:rPr>
          <w:rFonts w:ascii="Times New Roman" w:eastAsia="宋体" w:hAnsi="Times New Roman" w:cs="Times New Roman"/>
          <w:sz w:val="24"/>
          <w:szCs w:val="24"/>
        </w:rPr>
        <w:t>读取信息并顺序的返回给</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。在该阶段的传输数据我们使用</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协议来直接内存拷贝，</w:t>
      </w:r>
      <w:r w:rsidR="00856458">
        <w:rPr>
          <w:rFonts w:ascii="Times New Roman" w:eastAsia="宋体" w:hAnsi="Times New Roman" w:cs="Times New Roman" w:hint="eastAsia"/>
          <w:sz w:val="24"/>
          <w:szCs w:val="24"/>
        </w:rPr>
        <w:t>减少了磁盘访问</w:t>
      </w:r>
      <w:r w:rsidR="008C102B">
        <w:rPr>
          <w:rFonts w:ascii="Times New Roman" w:eastAsia="宋体" w:hAnsi="Times New Roman" w:cs="Times New Roman" w:hint="eastAsia"/>
          <w:sz w:val="24"/>
          <w:szCs w:val="24"/>
        </w:rPr>
        <w:t>次数</w:t>
      </w:r>
      <w:r w:rsidR="00856458">
        <w:rPr>
          <w:rFonts w:ascii="Times New Roman" w:eastAsia="宋体" w:hAnsi="Times New Roman" w:cs="Times New Roman" w:hint="eastAsia"/>
          <w:sz w:val="24"/>
          <w:szCs w:val="24"/>
        </w:rPr>
        <w:t>，</w:t>
      </w:r>
      <w:r w:rsidRPr="00F87FC6">
        <w:rPr>
          <w:rFonts w:ascii="Times New Roman" w:eastAsia="宋体" w:hAnsi="Times New Roman" w:cs="Times New Roman"/>
          <w:sz w:val="24"/>
          <w:szCs w:val="24"/>
        </w:rPr>
        <w:t>加快了数据传输速度。我们只需要把涉及</w:t>
      </w:r>
      <w:r w:rsidRPr="00F87FC6">
        <w:rPr>
          <w:rFonts w:ascii="Times New Roman" w:eastAsia="宋体" w:hAnsi="Times New Roman" w:cs="Times New Roman"/>
          <w:sz w:val="24"/>
          <w:szCs w:val="24"/>
        </w:rPr>
        <w:t xml:space="preserve">TCP/IP Socket </w:t>
      </w:r>
      <w:r w:rsidRPr="00F87FC6">
        <w:rPr>
          <w:rFonts w:ascii="Times New Roman" w:eastAsia="宋体" w:hAnsi="Times New Roman" w:cs="Times New Roman"/>
          <w:sz w:val="24"/>
          <w:szCs w:val="24"/>
        </w:rPr>
        <w:t>传输的代码改成</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传输</w:t>
      </w:r>
      <w:r w:rsidR="00DC43D2">
        <w:rPr>
          <w:rFonts w:ascii="Times New Roman" w:eastAsia="宋体" w:hAnsi="Times New Roman" w:cs="Times New Roman" w:hint="eastAsia"/>
          <w:sz w:val="24"/>
          <w:szCs w:val="24"/>
        </w:rPr>
        <w:t>协议</w:t>
      </w:r>
      <w:r w:rsidR="002B7855">
        <w:rPr>
          <w:rFonts w:ascii="Times New Roman" w:eastAsia="宋体" w:hAnsi="Times New Roman" w:cs="Times New Roman"/>
          <w:sz w:val="24"/>
          <w:szCs w:val="24"/>
        </w:rPr>
        <w:t>的代码</w:t>
      </w:r>
      <w:r w:rsidR="002B7855">
        <w:rPr>
          <w:rFonts w:ascii="Times New Roman" w:eastAsia="宋体" w:hAnsi="Times New Roman" w:cs="Times New Roman" w:hint="eastAsia"/>
          <w:sz w:val="24"/>
          <w:szCs w:val="24"/>
        </w:rPr>
        <w:t>以及添加一些支持</w:t>
      </w:r>
      <w:r w:rsidR="002B7855">
        <w:rPr>
          <w:rFonts w:ascii="Times New Roman" w:eastAsia="宋体" w:hAnsi="Times New Roman" w:cs="Times New Roman" w:hint="eastAsia"/>
          <w:sz w:val="24"/>
          <w:szCs w:val="24"/>
        </w:rPr>
        <w:t>R</w:t>
      </w:r>
      <w:r w:rsidR="002B7855">
        <w:rPr>
          <w:rFonts w:ascii="Times New Roman" w:eastAsia="宋体" w:hAnsi="Times New Roman" w:cs="Times New Roman"/>
          <w:sz w:val="24"/>
          <w:szCs w:val="24"/>
        </w:rPr>
        <w:t>DMA</w:t>
      </w:r>
      <w:r w:rsidR="002B7855">
        <w:rPr>
          <w:rFonts w:ascii="Times New Roman" w:eastAsia="宋体" w:hAnsi="Times New Roman" w:cs="Times New Roman" w:hint="eastAsia"/>
          <w:sz w:val="24"/>
          <w:szCs w:val="24"/>
        </w:rPr>
        <w:t>协议的接口</w:t>
      </w:r>
      <w:r w:rsidRPr="00F87FC6">
        <w:rPr>
          <w:rFonts w:ascii="Times New Roman" w:eastAsia="宋体" w:hAnsi="Times New Roman" w:cs="Times New Roman"/>
          <w:sz w:val="24"/>
          <w:szCs w:val="24"/>
        </w:rPr>
        <w:t>。</w:t>
      </w:r>
    </w:p>
    <w:p w14:paraId="345BB579" w14:textId="56897D94" w:rsidR="008537CC" w:rsidRPr="000A3588" w:rsidRDefault="008537CC" w:rsidP="000A3588">
      <w:pPr>
        <w:pStyle w:val="30"/>
      </w:pPr>
      <w:bookmarkStart w:id="267" w:name="_Toc450562209"/>
      <w:r w:rsidRPr="000A3588">
        <w:lastRenderedPageBreak/>
        <w:t>3</w:t>
      </w:r>
      <w:r w:rsidR="000A3588" w:rsidRPr="000A3588">
        <w:t>.4</w:t>
      </w:r>
      <w:r w:rsidRPr="000A3588">
        <w:t>.2 Shuffle</w:t>
      </w:r>
      <w:r w:rsidRPr="000A3588">
        <w:t>实现</w:t>
      </w:r>
      <w:bookmarkEnd w:id="267"/>
    </w:p>
    <w:p w14:paraId="3D4D9F80" w14:textId="3BFAE78A"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3E2F8038"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268" w:name="_Toc450562210"/>
      <w:r w:rsidRPr="00883535">
        <w:lastRenderedPageBreak/>
        <w:t>实验结果与分析</w:t>
      </w:r>
      <w:bookmarkEnd w:id="268"/>
    </w:p>
    <w:p w14:paraId="2D4EE910" w14:textId="2E9F6529" w:rsidR="009D739A"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1C6178" w:rsidRPr="00B96E99">
        <w:rPr>
          <w:rFonts w:ascii="Times New Roman" w:eastAsia="宋体" w:hAnsi="Times New Roman" w:cs="Times New Roman"/>
          <w:sz w:val="24"/>
          <w:szCs w:val="24"/>
        </w:rPr>
        <w:t>2.3</w:t>
      </w:r>
      <w:r w:rsidR="001C6178" w:rsidRPr="00B96E99">
        <w:rPr>
          <w:rFonts w:ascii="Times New Roman" w:eastAsia="宋体" w:hAnsi="Times New Roman" w:cs="Times New Roman"/>
          <w:sz w:val="24"/>
          <w:szCs w:val="24"/>
        </w:rPr>
        <w:t>所示。本实验中用了</w:t>
      </w:r>
      <w:r w:rsidR="001C6178" w:rsidRPr="00B96E99">
        <w:rPr>
          <w:rFonts w:ascii="Times New Roman" w:eastAsia="宋体" w:hAnsi="Times New Roman" w:cs="Times New Roman"/>
          <w:sz w:val="24"/>
          <w:szCs w:val="24"/>
        </w:rPr>
        <w:t>RDMA</w:t>
      </w:r>
      <w:r w:rsidR="001C6178" w:rsidRPr="00B96E99">
        <w:rPr>
          <w:rFonts w:ascii="Times New Roman" w:eastAsia="宋体" w:hAnsi="Times New Roman" w:cs="Times New Roman"/>
          <w:sz w:val="24"/>
          <w:szCs w:val="24"/>
        </w:rPr>
        <w:t>技术，具有</w:t>
      </w:r>
      <w:r w:rsidR="001C6178" w:rsidRPr="00B96E99">
        <w:rPr>
          <w:rFonts w:ascii="Times New Roman" w:eastAsia="宋体" w:hAnsi="Times New Roman" w:cs="Times New Roman"/>
          <w:sz w:val="24"/>
          <w:szCs w:val="24"/>
        </w:rPr>
        <w:t>40GB</w:t>
      </w:r>
      <w:r w:rsidR="001C6178" w:rsidRPr="00B96E99">
        <w:rPr>
          <w:rFonts w:ascii="Times New Roman" w:eastAsia="宋体" w:hAnsi="Times New Roman" w:cs="Times New Roman"/>
          <w:sz w:val="24"/>
          <w:szCs w:val="24"/>
        </w:rPr>
        <w:t>的速度。同样的，我们通过两种</w:t>
      </w:r>
      <w:r w:rsidR="001C6178" w:rsidRPr="00B96E99">
        <w:rPr>
          <w:rFonts w:ascii="Times New Roman" w:eastAsia="宋体" w:hAnsi="Times New Roman" w:cs="Times New Roman"/>
          <w:sz w:val="24"/>
          <w:szCs w:val="24"/>
        </w:rPr>
        <w:t>jobs</w:t>
      </w:r>
      <w:r w:rsidR="001C6178"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001C6178" w:rsidRPr="00B96E99">
        <w:rPr>
          <w:rFonts w:ascii="Times New Roman" w:eastAsia="宋体" w:hAnsi="Times New Roman" w:cs="Times New Roman"/>
          <w:sz w:val="24"/>
          <w:szCs w:val="24"/>
        </w:rPr>
        <w:t>型程序和</w:t>
      </w:r>
      <w:r w:rsidR="001C6178" w:rsidRPr="00B96E99">
        <w:rPr>
          <w:rFonts w:ascii="Times New Roman" w:eastAsia="宋体" w:hAnsi="Times New Roman" w:cs="Times New Roman"/>
          <w:sz w:val="24"/>
          <w:szCs w:val="24"/>
        </w:rPr>
        <w:t>TeraSort I/O</w:t>
      </w:r>
      <w:r w:rsidR="001C6178" w:rsidRPr="00B96E99">
        <w:rPr>
          <w:rFonts w:ascii="Times New Roman" w:eastAsia="宋体" w:hAnsi="Times New Roman" w:cs="Times New Roman"/>
          <w:sz w:val="24"/>
          <w:szCs w:val="24"/>
        </w:rPr>
        <w:t>型程序来分别测试</w:t>
      </w:r>
      <w:r w:rsidR="001C6178" w:rsidRPr="00B96E99">
        <w:rPr>
          <w:rFonts w:ascii="Times New Roman" w:eastAsia="宋体" w:hAnsi="Times New Roman" w:cs="Times New Roman"/>
          <w:sz w:val="24"/>
          <w:szCs w:val="24"/>
        </w:rPr>
        <w:t xml:space="preserve">Shuffle </w:t>
      </w:r>
      <w:r w:rsidR="001C6178"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439FB17F" w:rsidR="000F1D7E" w:rsidRDefault="000F1D7E" w:rsidP="00084937">
      <w:pPr>
        <w:pStyle w:val="a3"/>
        <w:spacing w:line="400" w:lineRule="exact"/>
        <w:ind w:left="1140" w:firstLineChars="0" w:firstLine="0"/>
        <w:jc w:val="left"/>
        <w:rPr>
          <w:rFonts w:ascii="Times New Roman" w:eastAsia="宋体" w:hAnsi="Times New Roman" w:cs="Times New Roman"/>
          <w:sz w:val="24"/>
          <w:szCs w:val="24"/>
        </w:rPr>
      </w:pPr>
      <w:r w:rsidRPr="00084937">
        <w:rPr>
          <w:rFonts w:ascii="Times New Roman" w:eastAsia="宋体" w:hAnsi="Times New Roman" w:cs="Times New Roman" w:hint="eastAsia"/>
          <w:sz w:val="24"/>
          <w:szCs w:val="24"/>
        </w:rPr>
        <w:t>该实验我们使用</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基准程序来测试</w:t>
      </w:r>
      <w:r w:rsidR="008B7756">
        <w:rPr>
          <w:rFonts w:ascii="Times New Roman" w:eastAsia="宋体" w:hAnsi="Times New Roman" w:cs="Times New Roman" w:hint="eastAsia"/>
          <w:sz w:val="24"/>
          <w:szCs w:val="24"/>
        </w:rPr>
        <w:t>，</w:t>
      </w:r>
      <w:r w:rsidR="008B7756">
        <w:rPr>
          <w:rFonts w:ascii="Times New Roman" w:eastAsia="宋体" w:hAnsi="Times New Roman" w:cs="Times New Roman" w:hint="eastAsia"/>
          <w:sz w:val="24"/>
          <w:szCs w:val="24"/>
        </w:rPr>
        <w:t>WordCount</w:t>
      </w:r>
      <w:r w:rsidR="008B7756">
        <w:rPr>
          <w:rFonts w:ascii="Times New Roman" w:eastAsia="宋体" w:hAnsi="Times New Roman" w:cs="Times New Roman" w:hint="eastAsia"/>
          <w:sz w:val="24"/>
          <w:szCs w:val="24"/>
        </w:rPr>
        <w:t>是</w:t>
      </w:r>
      <w:r w:rsidR="008B7756">
        <w:rPr>
          <w:rFonts w:ascii="Times New Roman" w:eastAsia="宋体" w:hAnsi="Times New Roman" w:cs="Times New Roman" w:hint="eastAsia"/>
          <w:sz w:val="24"/>
          <w:szCs w:val="24"/>
        </w:rPr>
        <w:t>CPU</w:t>
      </w:r>
      <w:r w:rsidR="008B7756">
        <w:rPr>
          <w:rFonts w:ascii="Times New Roman" w:eastAsia="宋体" w:hAnsi="Times New Roman" w:cs="Times New Roman" w:hint="eastAsia"/>
          <w:sz w:val="24"/>
          <w:szCs w:val="24"/>
        </w:rPr>
        <w:t>密集型程序</w:t>
      </w:r>
      <w:r w:rsidRPr="00084937">
        <w:rPr>
          <w:rFonts w:ascii="Times New Roman" w:eastAsia="宋体" w:hAnsi="Times New Roman" w:cs="Times New Roman" w:hint="eastAsia"/>
          <w:sz w:val="24"/>
          <w:szCs w:val="24"/>
        </w:rPr>
        <w:t>，如图</w:t>
      </w:r>
      <w:r w:rsidR="00AF2217">
        <w:rPr>
          <w:rFonts w:ascii="Times New Roman" w:eastAsia="宋体" w:hAnsi="Times New Roman" w:cs="Times New Roman"/>
          <w:sz w:val="24"/>
          <w:szCs w:val="24"/>
        </w:rPr>
        <w:t>3.3</w:t>
      </w:r>
      <w:r w:rsidRPr="00084937">
        <w:rPr>
          <w:rFonts w:ascii="Times New Roman" w:eastAsia="宋体" w:hAnsi="Times New Roman" w:cs="Times New Roman" w:hint="eastAsia"/>
          <w:sz w:val="24"/>
          <w:szCs w:val="24"/>
        </w:rPr>
        <w:t>中所示的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示例，我们知道</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的具体过程。为了产生尽量多的远程拷贝数据，我们配置</w:t>
      </w:r>
      <w:r w:rsidRPr="00084937">
        <w:rPr>
          <w:rFonts w:ascii="Times New Roman" w:eastAsia="宋体" w:hAnsi="Times New Roman" w:cs="Times New Roman"/>
          <w:sz w:val="24"/>
          <w:szCs w:val="24"/>
        </w:rPr>
        <w:t>Hadoop</w:t>
      </w:r>
      <w:r w:rsidRPr="00084937">
        <w:rPr>
          <w:rFonts w:ascii="Times New Roman" w:eastAsia="宋体" w:hAnsi="Times New Roman" w:cs="Times New Roman" w:hint="eastAsia"/>
          <w:sz w:val="24"/>
          <w:szCs w:val="24"/>
        </w:rPr>
        <w:t>的副本为</w:t>
      </w:r>
      <w:r w:rsidRPr="00084937">
        <w:rPr>
          <w:rFonts w:ascii="Times New Roman" w:eastAsia="宋体" w:hAnsi="Times New Roman" w:cs="Times New Roman"/>
          <w:sz w:val="24"/>
          <w:szCs w:val="24"/>
        </w:rPr>
        <w:t>1</w:t>
      </w:r>
      <w:r w:rsidRPr="00084937">
        <w:rPr>
          <w:rFonts w:ascii="Times New Roman" w:eastAsia="宋体" w:hAnsi="Times New Roman" w:cs="Times New Roman" w:hint="eastAsia"/>
          <w:sz w:val="24"/>
          <w:szCs w:val="24"/>
        </w:rPr>
        <w:t>。</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程序的输入文件由</w:t>
      </w:r>
      <w:r w:rsidRPr="00084937">
        <w:rPr>
          <w:rFonts w:ascii="Times New Roman" w:eastAsia="宋体" w:hAnsi="Times New Roman" w:cs="Times New Roman"/>
          <w:sz w:val="24"/>
          <w:szCs w:val="24"/>
        </w:rPr>
        <w:t>RandomTextWriter</w:t>
      </w:r>
      <w:r w:rsidRPr="00084937">
        <w:rPr>
          <w:rFonts w:ascii="Times New Roman" w:eastAsia="宋体" w:hAnsi="Times New Roman" w:cs="Times New Roman" w:hint="eastAsia"/>
          <w:sz w:val="24"/>
          <w:szCs w:val="24"/>
        </w:rPr>
        <w:t>程序自动生成，一共</w:t>
      </w:r>
      <w:r w:rsidRPr="00084937">
        <w:rPr>
          <w:rFonts w:ascii="Times New Roman" w:eastAsia="宋体" w:hAnsi="Times New Roman" w:cs="Times New Roman"/>
          <w:sz w:val="24"/>
          <w:szCs w:val="24"/>
        </w:rPr>
        <w:t>50G</w:t>
      </w:r>
      <w:r w:rsidRPr="00084937">
        <w:rPr>
          <w:rFonts w:ascii="Times New Roman" w:eastAsia="宋体" w:hAnsi="Times New Roman" w:cs="Times New Roman" w:hint="eastAsia"/>
          <w:sz w:val="24"/>
          <w:szCs w:val="24"/>
        </w:rPr>
        <w:t>的数据，分为</w:t>
      </w:r>
      <w:r w:rsidRPr="00084937">
        <w:rPr>
          <w:rFonts w:ascii="Times New Roman" w:eastAsia="宋体" w:hAnsi="Times New Roman" w:cs="Times New Roman"/>
          <w:sz w:val="24"/>
          <w:szCs w:val="24"/>
        </w:rPr>
        <w:t>50</w:t>
      </w:r>
      <w:r w:rsidRPr="00084937">
        <w:rPr>
          <w:rFonts w:ascii="Times New Roman" w:eastAsia="宋体" w:hAnsi="Times New Roman" w:cs="Times New Roman" w:hint="eastAsia"/>
          <w:sz w:val="24"/>
          <w:szCs w:val="24"/>
        </w:rPr>
        <w:t>个文件，每个文件</w:t>
      </w:r>
      <w:r w:rsidRPr="00084937">
        <w:rPr>
          <w:rFonts w:ascii="Times New Roman" w:eastAsia="宋体" w:hAnsi="Times New Roman" w:cs="Times New Roman"/>
          <w:sz w:val="24"/>
          <w:szCs w:val="24"/>
        </w:rPr>
        <w:t>1G</w:t>
      </w:r>
      <w:r w:rsidRPr="00084937">
        <w:rPr>
          <w:rFonts w:ascii="Times New Roman" w:eastAsia="宋体" w:hAnsi="Times New Roman" w:cs="Times New Roman" w:hint="eastAsia"/>
          <w:sz w:val="24"/>
          <w:szCs w:val="24"/>
        </w:rPr>
        <w:t>。我们针对不同的</w:t>
      </w:r>
      <w:r w:rsidRPr="00084937">
        <w:rPr>
          <w:rFonts w:ascii="Times New Roman" w:eastAsia="宋体" w:hAnsi="Times New Roman" w:cs="Times New Roman"/>
          <w:sz w:val="24"/>
          <w:szCs w:val="24"/>
        </w:rPr>
        <w:t>reduce tasks</w:t>
      </w:r>
      <w:r w:rsidRPr="00084937">
        <w:rPr>
          <w:rFonts w:ascii="Times New Roman" w:eastAsia="宋体" w:hAnsi="Times New Roman" w:cs="Times New Roman" w:hint="eastAsia"/>
          <w:sz w:val="24"/>
          <w:szCs w:val="24"/>
        </w:rPr>
        <w:t>的数目来测试性能，结果如图</w:t>
      </w:r>
      <w:r w:rsidR="00B54F74">
        <w:rPr>
          <w:rFonts w:ascii="Times New Roman" w:eastAsia="宋体" w:hAnsi="Times New Roman" w:cs="Times New Roman"/>
          <w:sz w:val="24"/>
          <w:szCs w:val="24"/>
        </w:rPr>
        <w:t>3.10</w:t>
      </w:r>
      <w:r w:rsidRPr="00084937">
        <w:rPr>
          <w:rFonts w:ascii="Times New Roman" w:eastAsia="宋体" w:hAnsi="Times New Roman" w:cs="Times New Roman" w:hint="eastAsia"/>
          <w:sz w:val="24"/>
          <w:szCs w:val="24"/>
        </w:rPr>
        <w:t>所示。从图中我们看出，经过改进后的</w:t>
      </w:r>
      <w:r w:rsidRPr="00084937">
        <w:rPr>
          <w:rFonts w:ascii="Times New Roman" w:eastAsia="宋体" w:hAnsi="Times New Roman" w:cs="Times New Roman"/>
          <w:sz w:val="24"/>
          <w:szCs w:val="24"/>
        </w:rPr>
        <w:t>Shuffle</w:t>
      </w:r>
      <w:r w:rsidRPr="00084937">
        <w:rPr>
          <w:rFonts w:ascii="Times New Roman" w:eastAsia="宋体" w:hAnsi="Times New Roman" w:cs="Times New Roman" w:hint="eastAsia"/>
          <w:sz w:val="24"/>
          <w:szCs w:val="24"/>
        </w:rPr>
        <w:t>运行的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比没有改进前的提高了性能。</w:t>
      </w:r>
    </w:p>
    <w:p w14:paraId="62569EB4" w14:textId="20A85CC5" w:rsidR="00084937" w:rsidRDefault="00084937" w:rsidP="00084937">
      <w:pPr>
        <w:pStyle w:val="a3"/>
        <w:ind w:left="1140" w:firstLineChars="0" w:firstLine="0"/>
        <w:jc w:val="center"/>
        <w:rPr>
          <w:rFonts w:ascii="Times New Roman" w:eastAsia="宋体" w:hAnsi="Times New Roman" w:cs="Times New Roman"/>
          <w:b/>
          <w:sz w:val="24"/>
          <w:szCs w:val="24"/>
        </w:rPr>
      </w:pPr>
      <w:r w:rsidRPr="00B96E99">
        <w:rPr>
          <w:rFonts w:ascii="Times New Roman" w:hAnsi="Times New Roman" w:cs="Times New Roman"/>
          <w:noProof/>
        </w:rPr>
        <w:drawing>
          <wp:inline distT="0" distB="0" distL="0" distR="0" wp14:anchorId="75FBA2A4" wp14:editId="64ED5663">
            <wp:extent cx="3416199" cy="2642146"/>
            <wp:effectExtent l="0" t="0" r="0" b="635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7355" cy="2658508"/>
                    </a:xfrm>
                    <a:prstGeom prst="rect">
                      <a:avLst/>
                    </a:prstGeom>
                  </pic:spPr>
                </pic:pic>
              </a:graphicData>
            </a:graphic>
          </wp:inline>
        </w:drawing>
      </w:r>
    </w:p>
    <w:p w14:paraId="19B24DE1" w14:textId="34D5F3F6" w:rsidR="00084937" w:rsidRDefault="00084937" w:rsidP="0008493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4E4AD1D4" w:rsidR="00617279" w:rsidRPr="00EE2231" w:rsidRDefault="00617279" w:rsidP="00617279">
      <w:pPr>
        <w:spacing w:line="360" w:lineRule="auto"/>
        <w:ind w:left="1140" w:firstLineChars="200" w:firstLine="480"/>
        <w:rPr>
          <w:rFonts w:ascii="Times New Roman" w:eastAsia="宋体" w:hAnsi="Times New Roman" w:cs="Times New Roman"/>
          <w:sz w:val="24"/>
          <w:szCs w:val="24"/>
        </w:rPr>
        <w:pPrChange w:id="269"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EE2231">
        <w:rPr>
          <w:rFonts w:ascii="Times New Roman" w:eastAsia="宋体" w:hAnsi="Times New Roman" w:cs="Times New Roman" w:hint="eastAsia"/>
          <w:sz w:val="24"/>
          <w:szCs w:val="24"/>
        </w:rPr>
        <w:t>从图中我们可以看出，在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3F5A6524" w14:textId="6783609B" w:rsidR="00084937" w:rsidRDefault="00D213C4" w:rsidP="00D213C4">
      <w:pPr>
        <w:pStyle w:val="a3"/>
        <w:ind w:left="1140" w:firstLineChars="0" w:firstLine="0"/>
        <w:rPr>
          <w:rFonts w:ascii="Times New Roman" w:eastAsia="宋体" w:hAnsi="Times New Roman" w:cs="Times New Roman"/>
          <w:b/>
          <w:sz w:val="24"/>
          <w:szCs w:val="24"/>
        </w:rPr>
      </w:pPr>
      <w:r w:rsidRPr="00B96E99">
        <w:rPr>
          <w:rFonts w:ascii="Times New Roman" w:hAnsi="Times New Roman" w:cs="Times New Roman"/>
          <w:noProof/>
        </w:rPr>
        <w:lastRenderedPageBreak/>
        <w:drawing>
          <wp:inline distT="0" distB="0" distL="0" distR="0" wp14:anchorId="361E139E" wp14:editId="60F8A344">
            <wp:extent cx="4490753" cy="3226003"/>
            <wp:effectExtent l="0" t="0" r="508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1728" cy="3248254"/>
                    </a:xfrm>
                    <a:prstGeom prst="rect">
                      <a:avLst/>
                    </a:prstGeom>
                  </pic:spPr>
                </pic:pic>
              </a:graphicData>
            </a:graphic>
          </wp:inline>
        </w:drawing>
      </w:r>
    </w:p>
    <w:p w14:paraId="0A5A5359" w14:textId="2C59E94B" w:rsidR="00D213C4" w:rsidRPr="00B96E99" w:rsidRDefault="00D213C4" w:rsidP="00D213C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5DFD09EB" w14:textId="77777777" w:rsidR="00D213C4" w:rsidRPr="00617279" w:rsidRDefault="00D213C4" w:rsidP="00D213C4">
      <w:pPr>
        <w:pStyle w:val="a3"/>
        <w:spacing w:line="400" w:lineRule="exact"/>
        <w:ind w:left="1140" w:firstLineChars="0" w:firstLine="0"/>
        <w:jc w:val="center"/>
        <w:rPr>
          <w:rFonts w:ascii="Times New Roman" w:eastAsia="宋体" w:hAnsi="Times New Roman" w:cs="Times New Roman" w:hint="eastAsia"/>
          <w:b/>
          <w:sz w:val="24"/>
          <w:szCs w:val="24"/>
        </w:rPr>
      </w:pP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77777777" w:rsidR="009F6917" w:rsidRDefault="005E265E" w:rsidP="009F6917">
      <w:pPr>
        <w:spacing w:line="400" w:lineRule="exact"/>
        <w:ind w:left="1140"/>
        <w:rPr>
          <w:rFonts w:ascii="Times New Roman" w:eastAsia="宋体" w:hAnsi="Times New Roman" w:cs="Times New Roman"/>
          <w:sz w:val="24"/>
          <w:szCs w:val="24"/>
        </w:rPr>
      </w:pPr>
      <w:r w:rsidRPr="008B7756">
        <w:rPr>
          <w:rFonts w:ascii="Times New Roman" w:eastAsia="宋体" w:hAnsi="Times New Roman" w:cs="Times New Roman" w:hint="eastAsia"/>
          <w:sz w:val="24"/>
          <w:szCs w:val="24"/>
        </w:rPr>
        <w:t>该实验我们使用</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来测试</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Pr="008B7756">
        <w:rPr>
          <w:rFonts w:ascii="Times New Roman" w:eastAsia="宋体" w:hAnsi="Times New Roman" w:cs="Times New Roman" w:hint="eastAsia"/>
          <w:sz w:val="24"/>
          <w:szCs w:val="24"/>
        </w:rPr>
        <w:t>。</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的数据来源于</w:t>
      </w:r>
      <w:r w:rsidRPr="008B7756">
        <w:rPr>
          <w:rFonts w:ascii="Times New Roman" w:eastAsia="宋体" w:hAnsi="Times New Roman" w:cs="Times New Roman"/>
          <w:sz w:val="24"/>
          <w:szCs w:val="24"/>
        </w:rPr>
        <w:t>TeraGen</w:t>
      </w:r>
      <w:r w:rsidRPr="008B7756">
        <w:rPr>
          <w:rFonts w:ascii="Times New Roman" w:eastAsia="宋体" w:hAnsi="Times New Roman" w:cs="Times New Roman" w:hint="eastAsia"/>
          <w:sz w:val="24"/>
          <w:szCs w:val="24"/>
        </w:rPr>
        <w:t>程序。该程序专门用来生成适应于</w:t>
      </w:r>
      <w:r w:rsidRPr="008B7756">
        <w:rPr>
          <w:rFonts w:ascii="Times New Roman" w:eastAsia="宋体" w:hAnsi="Times New Roman" w:cs="Times New Roman"/>
          <w:sz w:val="24"/>
          <w:szCs w:val="24"/>
        </w:rPr>
        <w:t xml:space="preserve">TeraSort </w:t>
      </w:r>
      <w:r w:rsidRPr="008B7756">
        <w:rPr>
          <w:rFonts w:ascii="Times New Roman" w:eastAsia="宋体" w:hAnsi="Times New Roman" w:cs="Times New Roman" w:hint="eastAsia"/>
          <w:sz w:val="24"/>
          <w:szCs w:val="24"/>
        </w:rPr>
        <w:t>程序的数据，一共</w:t>
      </w:r>
      <w:r w:rsidRPr="008B7756">
        <w:rPr>
          <w:rFonts w:ascii="Times New Roman" w:eastAsia="宋体" w:hAnsi="Times New Roman" w:cs="Times New Roman"/>
          <w:sz w:val="24"/>
          <w:szCs w:val="24"/>
        </w:rPr>
        <w:t>20G</w:t>
      </w:r>
      <w:r w:rsidRPr="008B7756">
        <w:rPr>
          <w:rFonts w:ascii="Times New Roman" w:eastAsia="宋体" w:hAnsi="Times New Roman" w:cs="Times New Roman" w:hint="eastAsia"/>
          <w:sz w:val="24"/>
          <w:szCs w:val="24"/>
        </w:rPr>
        <w:t>（因为</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运行较慢，所以数据量小点）。因为我们只关注</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的过程，所以我们同样针对不同的</w:t>
      </w:r>
      <w:r w:rsidRPr="008B7756">
        <w:rPr>
          <w:rFonts w:ascii="Times New Roman" w:eastAsia="宋体" w:hAnsi="Times New Roman" w:cs="Times New Roman"/>
          <w:sz w:val="24"/>
          <w:szCs w:val="24"/>
        </w:rPr>
        <w:t>reduce tasks</w:t>
      </w:r>
      <w:r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Pr="008B7756">
        <w:rPr>
          <w:rFonts w:ascii="Times New Roman" w:eastAsia="宋体" w:hAnsi="Times New Roman" w:cs="Times New Roman" w:hint="eastAsia"/>
          <w:sz w:val="24"/>
          <w:szCs w:val="24"/>
        </w:rPr>
        <w:t>所示。图中可以看出我们的</w:t>
      </w:r>
      <w:r w:rsidRPr="008B7756">
        <w:rPr>
          <w:rFonts w:ascii="Times New Roman" w:eastAsia="宋体" w:hAnsi="Times New Roman" w:cs="Times New Roman"/>
          <w:sz w:val="24"/>
          <w:szCs w:val="24"/>
        </w:rPr>
        <w:t>Shuffle</w:t>
      </w:r>
      <w:r w:rsidRPr="008B7756">
        <w:rPr>
          <w:rFonts w:ascii="Times New Roman" w:eastAsia="宋体" w:hAnsi="Times New Roman" w:cs="Times New Roman" w:hint="eastAsia"/>
          <w:sz w:val="24"/>
          <w:szCs w:val="24"/>
        </w:rPr>
        <w:t>过程对</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9F6917">
      <w:pPr>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2EF7ABB4">
            <wp:extent cx="3533242" cy="2709698"/>
            <wp:effectExtent l="0" t="0" r="0" b="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3085" cy="2724916"/>
                    </a:xfrm>
                    <a:prstGeom prst="rect">
                      <a:avLst/>
                    </a:prstGeom>
                  </pic:spPr>
                </pic:pic>
              </a:graphicData>
            </a:graphic>
          </wp:inline>
        </w:drawing>
      </w:r>
    </w:p>
    <w:p w14:paraId="4D872A36" w14:textId="1E7F7B52" w:rsidR="009F6917" w:rsidRDefault="009F6917" w:rsidP="009F6917">
      <w:pPr>
        <w:spacing w:line="400" w:lineRule="exact"/>
        <w:ind w:left="114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01E876F3" w:rsidR="002005D4" w:rsidRDefault="00186A66" w:rsidP="007B4588">
      <w:pPr>
        <w:spacing w:line="400" w:lineRule="exact"/>
        <w:ind w:left="1140"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B222C0">
      <w:pPr>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1A874554">
            <wp:extent cx="4484218" cy="3691826"/>
            <wp:effectExtent l="0" t="0" r="0" b="444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3994" cy="3708108"/>
                    </a:xfrm>
                    <a:prstGeom prst="rect">
                      <a:avLst/>
                    </a:prstGeom>
                  </pic:spPr>
                </pic:pic>
              </a:graphicData>
            </a:graphic>
          </wp:inline>
        </w:drawing>
      </w:r>
    </w:p>
    <w:p w14:paraId="4B71192C" w14:textId="1E9BDA9E" w:rsidR="005E265E" w:rsidRDefault="00B222C0" w:rsidP="008C39B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2651D3" w:rsidRPr="00B96E99">
        <w:rPr>
          <w:rFonts w:ascii="Times New Roman" w:eastAsia="宋体" w:hAnsi="Times New Roman" w:cs="Times New Roman"/>
          <w:sz w:val="24"/>
          <w:szCs w:val="24"/>
        </w:rPr>
        <w:t>图</w:t>
      </w:r>
      <w:r w:rsidR="002651D3" w:rsidRPr="00B96E99">
        <w:rPr>
          <w:rFonts w:ascii="Times New Roman" w:eastAsia="宋体" w:hAnsi="Times New Roman" w:cs="Times New Roman"/>
          <w:sz w:val="24"/>
          <w:szCs w:val="24"/>
        </w:rPr>
        <w:t xml:space="preserve">3.11 </w:t>
      </w:r>
      <w:r w:rsidR="002651D3" w:rsidRPr="00B96E99">
        <w:rPr>
          <w:rFonts w:ascii="Times New Roman" w:eastAsia="宋体" w:hAnsi="Times New Roman" w:cs="Times New Roman"/>
          <w:sz w:val="24"/>
          <w:szCs w:val="24"/>
        </w:rPr>
        <w:t>混合</w:t>
      </w:r>
      <w:r w:rsidR="002651D3" w:rsidRPr="00B96E99">
        <w:rPr>
          <w:rFonts w:ascii="Times New Roman" w:eastAsia="宋体" w:hAnsi="Times New Roman" w:cs="Times New Roman"/>
          <w:sz w:val="24"/>
          <w:szCs w:val="24"/>
        </w:rPr>
        <w:t>jobs</w:t>
      </w:r>
      <w:r w:rsidR="002651D3" w:rsidRPr="00B96E99">
        <w:rPr>
          <w:rFonts w:ascii="Times New Roman" w:eastAsia="宋体" w:hAnsi="Times New Roman" w:cs="Times New Roman"/>
          <w:sz w:val="24"/>
          <w:szCs w:val="24"/>
        </w:rPr>
        <w:t>运行性能</w:t>
      </w:r>
    </w:p>
    <w:p w14:paraId="5C1E98CB" w14:textId="5370EF8D" w:rsidR="00FD2FA4" w:rsidRPr="00B96E99" w:rsidRDefault="00FD2FA4" w:rsidP="007B4588">
      <w:pPr>
        <w:spacing w:line="400" w:lineRule="exac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环境下，我们的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改进对效率有所提升。</w:t>
      </w:r>
    </w:p>
    <w:p w14:paraId="4CDF8A92" w14:textId="769666E1" w:rsidR="00B25472" w:rsidRPr="00B61073" w:rsidRDefault="008619AC" w:rsidP="00B61073">
      <w:pPr>
        <w:pStyle w:val="24"/>
      </w:pPr>
      <w:bookmarkStart w:id="270" w:name="_Toc450562211"/>
      <w:r w:rsidRPr="00B61073">
        <w:t>3.6</w:t>
      </w:r>
      <w:r w:rsidR="00E00975" w:rsidRPr="00B61073">
        <w:t xml:space="preserve"> </w:t>
      </w:r>
      <w:r w:rsidR="00B25472" w:rsidRPr="00B61073">
        <w:t>本章小结</w:t>
      </w:r>
      <w:bookmarkEnd w:id="270"/>
    </w:p>
    <w:p w14:paraId="36D3D7DC" w14:textId="3DD957BB"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w:t>
      </w:r>
      <w:r w:rsidR="005201AD">
        <w:rPr>
          <w:rFonts w:ascii="Times New Roman" w:eastAsia="宋体" w:hAnsi="Times New Roman" w:cs="Times New Roman" w:hint="eastAsia"/>
          <w:sz w:val="24"/>
          <w:szCs w:val="24"/>
        </w:rPr>
        <w:t>，以及一些相关工作</w:t>
      </w:r>
      <w:r w:rsidRPr="00B96E99">
        <w:rPr>
          <w:rFonts w:ascii="Times New Roman" w:eastAsia="宋体" w:hAnsi="Times New Roman" w:cs="Times New Roman"/>
          <w:sz w:val="24"/>
          <w:szCs w:val="24"/>
        </w:rPr>
        <w:t>，并介绍了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hint="eastAsia"/>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271" w:name="_Toc450562212"/>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271"/>
      <w:del w:id="272" w:author="JieTang" w:date="2016-05-02T20:57:00Z">
        <w:r w:rsidR="00AA484E" w:rsidRPr="00B96E99" w:rsidDel="00794173">
          <w:rPr>
            <w:rFonts w:ascii="Times New Roman" w:eastAsia="宋体" w:hAnsi="Times New Roman" w:cs="Times New Roman"/>
          </w:rPr>
          <w:delText>算法实现</w:delText>
        </w:r>
      </w:del>
    </w:p>
    <w:p w14:paraId="09B78B69" w14:textId="1A564A4B" w:rsidR="00E13C48" w:rsidRPr="002846FC" w:rsidRDefault="00352AAF" w:rsidP="002846FC">
      <w:pPr>
        <w:pStyle w:val="24"/>
      </w:pPr>
      <w:r w:rsidRPr="002846FC">
        <w:t xml:space="preserve"> </w:t>
      </w:r>
      <w:bookmarkStart w:id="273" w:name="_Toc450562213"/>
      <w:r w:rsidR="002846FC" w:rsidRPr="002846FC">
        <w:t xml:space="preserve">4.1 </w:t>
      </w:r>
      <w:r w:rsidR="00A11376" w:rsidRPr="002846FC">
        <w:t>PKTM</w:t>
      </w:r>
      <w:bookmarkEnd w:id="273"/>
      <w:r w:rsidR="00FF5FEF" w:rsidRPr="002846FC">
        <w:t>概述</w:t>
      </w:r>
    </w:p>
    <w:p w14:paraId="616BFE5A" w14:textId="77777777"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r>
        <w:rPr>
          <w:rFonts w:hint="eastAsia"/>
        </w:rPr>
        <w:lastRenderedPageBreak/>
        <w:t xml:space="preserve">4.2 </w:t>
      </w:r>
      <w:r>
        <w:rPr>
          <w:rFonts w:hint="eastAsia"/>
        </w:rPr>
        <w:t>相关工作</w:t>
      </w:r>
    </w:p>
    <w:p w14:paraId="1733165B" w14:textId="1E734B43"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Pr>
          <w:rFonts w:ascii="Times New Roman" w:eastAsia="宋体" w:hAnsi="Times New Roman" w:cs="Times New Roman" w:hint="eastAsia"/>
          <w:sz w:val="24"/>
          <w:szCs w:val="24"/>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FA1E14">
        <w:rPr>
          <w:rFonts w:ascii="Times New Roman" w:eastAsia="宋体" w:hAnsi="Times New Roman" w:cs="Times New Roman" w:hint="eastAsia"/>
          <w:sz w:val="24"/>
          <w:szCs w:val="24"/>
        </w:rPr>
        <w:t>上的改进，该文章只是单纯的实现了一个分布式版本，还有很大的提升空间；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FA1E14">
        <w:rPr>
          <w:rFonts w:ascii="Times New Roman" w:eastAsia="宋体" w:hAnsi="Times New Roman" w:cs="Times New Roman" w:hint="eastAsia"/>
          <w:sz w:val="24"/>
          <w:szCs w:val="24"/>
        </w:rPr>
        <w:t>提出了一个通过旅行时间获取偏移的速度模型的实际模型</w:t>
      </w:r>
      <w:r w:rsidR="00FA1E14">
        <w:rPr>
          <w:rFonts w:ascii="Times New Roman" w:eastAsia="宋体" w:hAnsi="Times New Roman" w:cs="Times New Roman" w:hint="eastAsia"/>
          <w:sz w:val="24"/>
          <w:szCs w:val="24"/>
        </w:rPr>
        <w:t>[</w:t>
      </w:r>
      <w:r w:rsidR="00FA1E14">
        <w:rPr>
          <w:rFonts w:ascii="Times New Roman" w:eastAsia="宋体" w:hAnsi="Times New Roman" w:cs="Times New Roman"/>
          <w:sz w:val="24"/>
          <w:szCs w:val="24"/>
        </w:rPr>
        <w:t>63</w:t>
      </w:r>
      <w:r w:rsidR="00FA1E14">
        <w:rPr>
          <w:rFonts w:ascii="Times New Roman" w:eastAsia="宋体" w:hAnsi="Times New Roman" w:cs="Times New Roman" w:hint="eastAsia"/>
          <w:sz w:val="24"/>
          <w:szCs w:val="24"/>
        </w:rPr>
        <w:t>]</w:t>
      </w:r>
      <w:r w:rsidR="00FA1E14">
        <w:rPr>
          <w:rFonts w:ascii="Times New Roman" w:eastAsia="宋体" w:hAnsi="Times New Roman" w:cs="Times New Roman" w:hint="eastAsia"/>
          <w:sz w:val="24"/>
          <w:szCs w:val="24"/>
        </w:rPr>
        <w:t>；</w:t>
      </w:r>
      <w:r w:rsidR="00200646">
        <w:rPr>
          <w:rFonts w:ascii="Times New Roman" w:eastAsia="宋体" w:hAnsi="Times New Roman" w:cs="Times New Roman" w:hint="eastAsia"/>
          <w:sz w:val="24"/>
          <w:szCs w:val="24"/>
        </w:rPr>
        <w:t>文章</w:t>
      </w:r>
      <w:r w:rsidR="00FC40FD">
        <w:rPr>
          <w:rFonts w:ascii="Times New Roman" w:eastAsia="宋体" w:hAnsi="Times New Roman" w:cs="Times New Roman" w:hint="eastAsia"/>
          <w:sz w:val="24"/>
          <w:szCs w:val="24"/>
        </w:rPr>
        <w:t>[</w:t>
      </w:r>
      <w:r w:rsidR="00FC40FD">
        <w:rPr>
          <w:rFonts w:ascii="Times New Roman" w:eastAsia="宋体" w:hAnsi="Times New Roman" w:cs="Times New Roman"/>
          <w:sz w:val="24"/>
          <w:szCs w:val="24"/>
        </w:rPr>
        <w:t>68</w:t>
      </w:r>
      <w:r w:rsidR="00FC40FD">
        <w:rPr>
          <w:rFonts w:ascii="Times New Roman" w:eastAsia="宋体" w:hAnsi="Times New Roman" w:cs="Times New Roman" w:hint="eastAsia"/>
          <w:sz w:val="24"/>
          <w:szCs w:val="24"/>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显存之间的数据交换；</w:t>
      </w:r>
      <w:r w:rsidR="006D2C66">
        <w:rPr>
          <w:rFonts w:ascii="Times New Roman" w:eastAsia="宋体" w:hAnsi="Times New Roman" w:cs="Times New Roman" w:hint="eastAsia"/>
          <w:sz w:val="24"/>
          <w:szCs w:val="24"/>
        </w:rPr>
        <w:t>文章</w:t>
      </w:r>
      <w:r w:rsidR="00177A4F">
        <w:rPr>
          <w:rFonts w:ascii="Times New Roman" w:eastAsia="宋体" w:hAnsi="Times New Roman" w:cs="Times New Roman" w:hint="eastAsia"/>
          <w:sz w:val="24"/>
          <w:szCs w:val="24"/>
        </w:rPr>
        <w:t>[</w:t>
      </w:r>
      <w:r w:rsidR="00177A4F">
        <w:rPr>
          <w:rFonts w:ascii="Times New Roman" w:eastAsia="宋体" w:hAnsi="Times New Roman" w:cs="Times New Roman"/>
          <w:sz w:val="24"/>
          <w:szCs w:val="24"/>
        </w:rPr>
        <w:t>79</w:t>
      </w:r>
      <w:r w:rsidR="00177A4F">
        <w:rPr>
          <w:rFonts w:ascii="Times New Roman" w:eastAsia="宋体" w:hAnsi="Times New Roman" w:cs="Times New Roman" w:hint="eastAsia"/>
          <w:sz w:val="24"/>
          <w:szCs w:val="24"/>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w:t>
      </w:r>
      <w:r w:rsidR="003A482D">
        <w:rPr>
          <w:rFonts w:ascii="Times New Roman" w:eastAsia="宋体" w:hAnsi="Times New Roman" w:cs="Times New Roman" w:hint="eastAsia"/>
          <w:sz w:val="24"/>
          <w:szCs w:val="24"/>
        </w:rPr>
        <w:t>[</w:t>
      </w:r>
      <w:r w:rsidR="003A482D">
        <w:rPr>
          <w:rFonts w:ascii="Times New Roman" w:eastAsia="宋体" w:hAnsi="Times New Roman" w:cs="Times New Roman"/>
          <w:sz w:val="24"/>
          <w:szCs w:val="24"/>
        </w:rPr>
        <w:t>65</w:t>
      </w:r>
      <w:r w:rsidR="003A482D">
        <w:rPr>
          <w:rFonts w:ascii="Times New Roman" w:eastAsia="宋体" w:hAnsi="Times New Roman" w:cs="Times New Roman" w:hint="eastAsia"/>
          <w:sz w:val="24"/>
          <w:szCs w:val="24"/>
        </w:rPr>
        <w:t>]</w:t>
      </w:r>
      <w:r w:rsidR="003A482D">
        <w:rPr>
          <w:rFonts w:ascii="Times New Roman" w:eastAsia="宋体" w:hAnsi="Times New Roman" w:cs="Times New Roman" w:hint="eastAsia"/>
          <w:sz w:val="24"/>
          <w:szCs w:val="24"/>
        </w:rPr>
        <w:t>（该算法也是地质成像算法），使用并行计算，大大的缩短了运行时间；同时，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r w:rsidR="003A482D">
        <w:rPr>
          <w:rFonts w:ascii="Times New Roman" w:eastAsia="宋体" w:hAnsi="Times New Roman" w:cs="Times New Roman" w:hint="eastAsia"/>
          <w:sz w:val="24"/>
          <w:szCs w:val="24"/>
        </w:rPr>
        <w:t>[</w:t>
      </w:r>
      <w:r w:rsidR="003A482D">
        <w:rPr>
          <w:rFonts w:ascii="Times New Roman" w:eastAsia="宋体" w:hAnsi="Times New Roman" w:cs="Times New Roman"/>
          <w:sz w:val="24"/>
          <w:szCs w:val="24"/>
        </w:rPr>
        <w:t>66</w:t>
      </w:r>
      <w:r w:rsidR="003A482D">
        <w:rPr>
          <w:rFonts w:ascii="Times New Roman" w:eastAsia="宋体" w:hAnsi="Times New Roman" w:cs="Times New Roman" w:hint="eastAsia"/>
          <w:sz w:val="24"/>
          <w:szCs w:val="24"/>
        </w:rPr>
        <w:t>]</w:t>
      </w:r>
      <w:r w:rsidR="003A482D">
        <w:rPr>
          <w:rFonts w:ascii="Times New Roman" w:eastAsia="宋体" w:hAnsi="Times New Roman" w:cs="Times New Roman" w:hint="eastAsia"/>
          <w:sz w:val="24"/>
          <w:szCs w:val="24"/>
        </w:rPr>
        <w:t>；文章</w:t>
      </w:r>
      <w:r w:rsidR="003A482D">
        <w:rPr>
          <w:rFonts w:ascii="Times New Roman" w:eastAsia="宋体" w:hAnsi="Times New Roman" w:cs="Times New Roman" w:hint="eastAsia"/>
          <w:sz w:val="24"/>
          <w:szCs w:val="24"/>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Pr>
          <w:rFonts w:ascii="Times New Roman" w:eastAsia="宋体" w:hAnsi="Times New Roman" w:cs="Times New Roman" w:hint="eastAsia"/>
          <w:sz w:val="24"/>
          <w:szCs w:val="24"/>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4E6694CB" w:rsidR="00366C12" w:rsidRPr="00366C12" w:rsidRDefault="00366C12" w:rsidP="00AC7F78">
      <w:pPr>
        <w:spacing w:line="40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w:t>
      </w:r>
      <w:r w:rsidR="00AD2EE5">
        <w:rPr>
          <w:rFonts w:ascii="Times New Roman" w:eastAsia="宋体" w:hAnsi="Times New Roman" w:cs="Times New Roman" w:hint="eastAsia"/>
          <w:sz w:val="24"/>
          <w:szCs w:val="24"/>
        </w:rPr>
        <w:t>有着数据量大，运行时间长等缺点，这就意味着普通的</w:t>
      </w:r>
      <w:r w:rsidR="00AD2EE5">
        <w:rPr>
          <w:rFonts w:ascii="Times New Roman" w:eastAsia="宋体" w:hAnsi="Times New Roman" w:cs="Times New Roman" w:hint="eastAsia"/>
          <w:sz w:val="24"/>
          <w:szCs w:val="24"/>
        </w:rPr>
        <w:t>CPU</w:t>
      </w:r>
      <w:r w:rsidR="00AD2EE5">
        <w:rPr>
          <w:rFonts w:ascii="Times New Roman" w:eastAsia="宋体" w:hAnsi="Times New Roman" w:cs="Times New Roman" w:hint="eastAsia"/>
          <w:sz w:val="24"/>
          <w:szCs w:val="24"/>
        </w:rPr>
        <w:t>算法已经不适合现在的需求，所以在本文，我们实现了</w:t>
      </w:r>
      <w:r w:rsidR="00AD2EE5">
        <w:rPr>
          <w:rFonts w:ascii="Times New Roman" w:eastAsia="宋体" w:hAnsi="Times New Roman" w:cs="Times New Roman" w:hint="eastAsia"/>
          <w:sz w:val="24"/>
          <w:szCs w:val="24"/>
        </w:rPr>
        <w:t>PKTM</w:t>
      </w:r>
      <w:r w:rsidR="00AD2EE5">
        <w:rPr>
          <w:rFonts w:ascii="Times New Roman" w:eastAsia="宋体" w:hAnsi="Times New Roman" w:cs="Times New Roman" w:hint="eastAsia"/>
          <w:sz w:val="24"/>
          <w:szCs w:val="24"/>
        </w:rPr>
        <w:t>的分布式算法</w:t>
      </w:r>
      <w:r w:rsidR="00680B0E">
        <w:rPr>
          <w:rFonts w:ascii="Times New Roman" w:eastAsia="宋体" w:hAnsi="Times New Roman" w:cs="Times New Roman" w:hint="eastAsia"/>
          <w:sz w:val="24"/>
          <w:szCs w:val="24"/>
        </w:rPr>
        <w:t>，并做出了一些优化。</w:t>
      </w:r>
    </w:p>
    <w:p w14:paraId="11C4C300" w14:textId="6B8442AA" w:rsidR="00B17259" w:rsidRPr="00B96E99" w:rsidRDefault="00266751" w:rsidP="00395C1B">
      <w:pPr>
        <w:pStyle w:val="24"/>
        <w:rPr>
          <w:rFonts w:ascii="Times New Roman" w:hAnsi="Times New Roman" w:cs="Times New Roman"/>
        </w:rPr>
      </w:pPr>
      <w:bookmarkStart w:id="274" w:name="_Toc450562214"/>
      <w:r>
        <w:rPr>
          <w:rFonts w:ascii="Times New Roman" w:hAnsi="Times New Roman" w:cs="Times New Roman"/>
        </w:rPr>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bookmarkEnd w:id="274"/>
      <w:r>
        <w:rPr>
          <w:rFonts w:ascii="Times New Roman" w:hAnsi="Times New Roman" w:cs="Times New Roman" w:hint="eastAsia"/>
        </w:rPr>
        <w:t>实现</w:t>
      </w:r>
    </w:p>
    <w:p w14:paraId="4479848E" w14:textId="6403970E"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的平台通用性和性能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692BEAEE" w:rsidR="00E418B8" w:rsidRPr="00E418B8" w:rsidRDefault="00E418B8" w:rsidP="00E418B8">
      <w:pPr>
        <w:spacing w:line="400" w:lineRule="exact"/>
        <w:ind w:left="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下面我们将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275" w:name="_Toc450562215"/>
      <w:r w:rsidRPr="002577CB">
        <w:t>4.3</w:t>
      </w:r>
      <w:r w:rsidR="00675394" w:rsidRPr="002577CB">
        <w:t>.1 Hadoop</w:t>
      </w:r>
      <w:r w:rsidR="00675394" w:rsidRPr="002577CB">
        <w:t>上的</w:t>
      </w:r>
      <w:r w:rsidR="00675394" w:rsidRPr="002577CB">
        <w:t>Kirchhoff</w:t>
      </w:r>
      <w:r w:rsidR="00675394" w:rsidRPr="002577CB">
        <w:t>算法实现</w:t>
      </w:r>
      <w:bookmarkEnd w:id="275"/>
    </w:p>
    <w:p w14:paraId="00ED07A9" w14:textId="6172281A"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算法的实现中，我们考虑如何解决上述问题。</w:t>
      </w:r>
    </w:p>
    <w:p w14:paraId="6D11AC66" w14:textId="738C9525"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lastRenderedPageBreak/>
        <w:t>如何读取输入数据以及如何切分数据？</w:t>
      </w:r>
    </w:p>
    <w:p w14:paraId="0BC83D62" w14:textId="77777777" w:rsidR="00FD1ABB" w:rsidRDefault="009403B5" w:rsidP="00EE3A08">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算法的输入文件为道文件，每道数据都有固定的大小，这就意味不能从一道数据中间切分开。</w:t>
      </w:r>
      <w:r w:rsidR="002B2148">
        <w:rPr>
          <w:rFonts w:ascii="Times New Roman" w:eastAsia="宋体" w:hAnsi="Times New Roman" w:cs="Times New Roman" w:hint="eastAsia"/>
          <w:sz w:val="24"/>
          <w:szCs w:val="24"/>
        </w:rPr>
        <w:t>在</w:t>
      </w:r>
      <w:r w:rsidR="002B2148">
        <w:rPr>
          <w:rFonts w:ascii="Times New Roman" w:eastAsia="宋体" w:hAnsi="Times New Roman" w:cs="Times New Roman" w:hint="eastAsia"/>
          <w:sz w:val="24"/>
          <w:szCs w:val="24"/>
        </w:rPr>
        <w:t>Hadoop</w:t>
      </w:r>
      <w:r w:rsidR="002B2148">
        <w:rPr>
          <w:rFonts w:ascii="Times New Roman" w:eastAsia="宋体" w:hAnsi="Times New Roman" w:cs="Times New Roman" w:hint="eastAsia"/>
          <w:sz w:val="24"/>
          <w:szCs w:val="24"/>
        </w:rPr>
        <w:t>中，每个输入文件块对应一个</w:t>
      </w:r>
      <w:r w:rsidR="002B2148">
        <w:rPr>
          <w:rFonts w:ascii="Times New Roman" w:eastAsia="宋体" w:hAnsi="Times New Roman" w:cs="Times New Roman" w:hint="eastAsia"/>
          <w:sz w:val="24"/>
          <w:szCs w:val="24"/>
        </w:rPr>
        <w:t>map task</w:t>
      </w:r>
      <w:r w:rsidR="002B2148">
        <w:rPr>
          <w:rFonts w:ascii="Times New Roman" w:eastAsia="宋体" w:hAnsi="Times New Roman" w:cs="Times New Roman" w:hint="eastAsia"/>
          <w:sz w:val="24"/>
          <w:szCs w:val="24"/>
        </w:rPr>
        <w:t>。</w:t>
      </w:r>
      <w:r w:rsidR="002B2148">
        <w:rPr>
          <w:rFonts w:ascii="Times New Roman" w:eastAsia="宋体" w:hAnsi="Times New Roman" w:cs="Times New Roman" w:hint="eastAsia"/>
          <w:sz w:val="24"/>
          <w:szCs w:val="24"/>
        </w:rPr>
        <w:t>Hadoop</w:t>
      </w:r>
      <w:r w:rsidR="002B2148">
        <w:rPr>
          <w:rFonts w:ascii="Times New Roman" w:eastAsia="宋体" w:hAnsi="Times New Roman" w:cs="Times New Roman" w:hint="eastAsia"/>
          <w:sz w:val="24"/>
          <w:szCs w:val="24"/>
        </w:rPr>
        <w:t>提供了默认的分块机制，但该机制不适合</w:t>
      </w:r>
      <w:r w:rsidR="002B2148">
        <w:rPr>
          <w:rFonts w:ascii="Times New Roman" w:eastAsia="宋体" w:hAnsi="Times New Roman" w:cs="Times New Roman" w:hint="eastAsia"/>
          <w:sz w:val="24"/>
          <w:szCs w:val="24"/>
        </w:rPr>
        <w:t>PKT</w:t>
      </w:r>
      <w:r w:rsidR="002B2148">
        <w:rPr>
          <w:rFonts w:ascii="Times New Roman" w:eastAsia="宋体" w:hAnsi="Times New Roman" w:cs="Times New Roman"/>
          <w:sz w:val="24"/>
          <w:szCs w:val="24"/>
        </w:rPr>
        <w:t>M</w:t>
      </w:r>
      <w:r w:rsidR="002B2148">
        <w:rPr>
          <w:rFonts w:ascii="Times New Roman" w:eastAsia="宋体" w:hAnsi="Times New Roman" w:cs="Times New Roman" w:hint="eastAsia"/>
          <w:sz w:val="24"/>
          <w:szCs w:val="24"/>
        </w:rPr>
        <w:t>算法，因此我们自定义了输入文件</w:t>
      </w:r>
      <w:r w:rsidR="00FD1ABB">
        <w:rPr>
          <w:rFonts w:ascii="Times New Roman" w:eastAsia="宋体" w:hAnsi="Times New Roman" w:cs="Times New Roman" w:hint="eastAsia"/>
          <w:sz w:val="24"/>
          <w:szCs w:val="24"/>
        </w:rPr>
        <w:t>。</w:t>
      </w:r>
    </w:p>
    <w:p w14:paraId="3F33C592" w14:textId="2884DABD" w:rsidR="00663FEB" w:rsidRPr="006A2BC2" w:rsidRDefault="00466CC1" w:rsidP="00FD1ABB">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提供了重写</w:t>
      </w:r>
      <w:r>
        <w:rPr>
          <w:rFonts w:ascii="Times New Roman" w:eastAsia="宋体" w:hAnsi="Times New Roman" w:cs="Times New Roman" w:hint="eastAsia"/>
          <w:sz w:val="24"/>
          <w:szCs w:val="24"/>
        </w:rPr>
        <w:t>FileInputFormat</w:t>
      </w:r>
      <w:r>
        <w:rPr>
          <w:rFonts w:ascii="Times New Roman" w:eastAsia="宋体" w:hAnsi="Times New Roman" w:cs="Times New Roman" w:hint="eastAsia"/>
          <w:sz w:val="24"/>
          <w:szCs w:val="24"/>
        </w:rPr>
        <w:t>类来进行逻辑划分输入文件</w:t>
      </w:r>
      <w:r w:rsidR="00202EDF">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w:t>
      </w:r>
      <w:r w:rsidR="00147C12">
        <w:rPr>
          <w:rFonts w:ascii="Times New Roman" w:eastAsia="宋体" w:hAnsi="Times New Roman" w:cs="Times New Roman" w:hint="eastAsia"/>
          <w:sz w:val="24"/>
          <w:szCs w:val="24"/>
        </w:rPr>
        <w:t>每个</w:t>
      </w:r>
      <w:r w:rsidR="00147C12">
        <w:rPr>
          <w:rFonts w:ascii="Times New Roman" w:eastAsia="宋体" w:hAnsi="Times New Roman" w:cs="Times New Roman" w:hint="eastAsia"/>
          <w:sz w:val="24"/>
          <w:szCs w:val="24"/>
        </w:rPr>
        <w:t>split</w:t>
      </w:r>
      <w:r w:rsidR="00147C12">
        <w:rPr>
          <w:rFonts w:ascii="Times New Roman" w:eastAsia="宋体" w:hAnsi="Times New Roman" w:cs="Times New Roman" w:hint="eastAsia"/>
          <w:sz w:val="24"/>
          <w:szCs w:val="24"/>
        </w:rPr>
        <w:t>对应一个</w:t>
      </w:r>
      <w:r w:rsidR="00147C12">
        <w:rPr>
          <w:rFonts w:ascii="Times New Roman" w:eastAsia="宋体" w:hAnsi="Times New Roman" w:cs="Times New Roman" w:hint="eastAsia"/>
          <w:sz w:val="24"/>
          <w:szCs w:val="24"/>
        </w:rPr>
        <w:t>map</w:t>
      </w:r>
      <w:r w:rsidR="00147C12">
        <w:rPr>
          <w:rFonts w:ascii="Times New Roman" w:eastAsia="宋体" w:hAnsi="Times New Roman" w:cs="Times New Roman"/>
          <w:sz w:val="24"/>
          <w:szCs w:val="24"/>
        </w:rPr>
        <w:t xml:space="preserve"> </w:t>
      </w:r>
      <w:r w:rsidR="00147C12">
        <w:rPr>
          <w:rFonts w:ascii="Times New Roman" w:eastAsia="宋体" w:hAnsi="Times New Roman" w:cs="Times New Roman" w:hint="eastAsia"/>
          <w:sz w:val="24"/>
          <w:szCs w:val="24"/>
        </w:rPr>
        <w:t>task</w:t>
      </w:r>
      <w:r w:rsidR="00147C12">
        <w:rPr>
          <w:rFonts w:ascii="Times New Roman" w:eastAsia="宋体" w:hAnsi="Times New Roman" w:cs="Times New Roman" w:hint="eastAsia"/>
          <w:sz w:val="24"/>
          <w:szCs w:val="24"/>
        </w:rPr>
        <w:t>。</w:t>
      </w:r>
      <w:r w:rsidR="00663FEB" w:rsidRPr="00B96E99">
        <w:rPr>
          <w:rFonts w:ascii="Times New Roman" w:eastAsia="宋体" w:hAnsi="Times New Roman" w:cs="Times New Roman"/>
          <w:sz w:val="24"/>
          <w:szCs w:val="24"/>
        </w:rPr>
        <w:t>因此我们只要设置了每个</w:t>
      </w:r>
      <w:r w:rsidR="00663FEB" w:rsidRPr="00B96E99">
        <w:rPr>
          <w:rFonts w:ascii="Times New Roman" w:eastAsia="宋体" w:hAnsi="Times New Roman" w:cs="Times New Roman"/>
          <w:sz w:val="24"/>
          <w:szCs w:val="24"/>
        </w:rPr>
        <w:t>split</w:t>
      </w:r>
      <w:r w:rsidR="00663FEB" w:rsidRPr="00B96E99">
        <w:rPr>
          <w:rFonts w:ascii="Times New Roman" w:eastAsia="宋体" w:hAnsi="Times New Roman" w:cs="Times New Roman"/>
          <w:sz w:val="24"/>
          <w:szCs w:val="24"/>
        </w:rPr>
        <w:t>的大小就可以确定</w:t>
      </w:r>
      <w:r w:rsidR="00D87FB8">
        <w:rPr>
          <w:rFonts w:ascii="Times New Roman" w:eastAsia="宋体" w:hAnsi="Times New Roman" w:cs="Times New Roman"/>
          <w:sz w:val="24"/>
          <w:szCs w:val="24"/>
        </w:rPr>
        <w:t xml:space="preserve">map </w:t>
      </w:r>
      <w:r w:rsidR="00D87FB8">
        <w:rPr>
          <w:rFonts w:ascii="Times New Roman" w:eastAsia="宋体" w:hAnsi="Times New Roman" w:cs="Times New Roman" w:hint="eastAsia"/>
          <w:sz w:val="24"/>
          <w:szCs w:val="24"/>
        </w:rPr>
        <w:t>task</w:t>
      </w:r>
      <w:r w:rsidR="00663FEB" w:rsidRPr="00B96E99">
        <w:rPr>
          <w:rFonts w:ascii="Times New Roman" w:eastAsia="宋体" w:hAnsi="Times New Roman" w:cs="Times New Roman"/>
          <w:sz w:val="24"/>
          <w:szCs w:val="24"/>
        </w:rPr>
        <w:t>的数量。首先在</w:t>
      </w:r>
      <w:r w:rsidR="00663FEB" w:rsidRPr="00B96E99">
        <w:rPr>
          <w:rFonts w:ascii="Times New Roman" w:eastAsia="宋体" w:hAnsi="Times New Roman" w:cs="Times New Roman"/>
          <w:sz w:val="24"/>
          <w:szCs w:val="24"/>
        </w:rPr>
        <w:t>FileInputFormat</w:t>
      </w:r>
      <w:r w:rsidR="00663FEB" w:rsidRPr="00B96E99">
        <w:rPr>
          <w:rFonts w:ascii="Times New Roman" w:eastAsia="宋体" w:hAnsi="Times New Roman" w:cs="Times New Roman"/>
          <w:sz w:val="24"/>
          <w:szCs w:val="24"/>
        </w:rPr>
        <w:t>中获取所有</w:t>
      </w:r>
      <w:r w:rsidR="00663FEB" w:rsidRPr="00B96E99">
        <w:rPr>
          <w:rFonts w:ascii="Times New Roman" w:eastAsia="宋体" w:hAnsi="Times New Roman" w:cs="Times New Roman"/>
          <w:sz w:val="24"/>
          <w:szCs w:val="24"/>
        </w:rPr>
        <w:t>split</w:t>
      </w:r>
      <w:r w:rsidR="00663FEB"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B96E99">
        <w:rPr>
          <w:rFonts w:ascii="Times New Roman" w:eastAsia="宋体" w:hAnsi="Times New Roman" w:cs="Times New Roman"/>
          <w:sz w:val="24"/>
          <w:szCs w:val="24"/>
        </w:rPr>
        <w:t>。在</w:t>
      </w:r>
      <w:r w:rsidR="00663FEB" w:rsidRPr="00B96E99">
        <w:rPr>
          <w:rFonts w:ascii="Times New Roman" w:eastAsia="宋体" w:hAnsi="Times New Roman" w:cs="Times New Roman"/>
          <w:sz w:val="24"/>
          <w:szCs w:val="24"/>
        </w:rPr>
        <w:t xml:space="preserve">Hadoop </w:t>
      </w:r>
      <w:r w:rsidR="00663FEB" w:rsidRPr="00B96E99">
        <w:rPr>
          <w:rFonts w:ascii="Times New Roman" w:eastAsia="宋体" w:hAnsi="Times New Roman" w:cs="Times New Roman"/>
          <w:sz w:val="24"/>
          <w:szCs w:val="24"/>
        </w:rPr>
        <w:t>中，</w:t>
      </w:r>
      <w:r w:rsidR="00663FEB" w:rsidRPr="00B96E99">
        <w:rPr>
          <w:rFonts w:ascii="Times New Roman" w:eastAsia="宋体" w:hAnsi="Times New Roman" w:cs="Times New Roman"/>
          <w:sz w:val="24"/>
          <w:szCs w:val="24"/>
        </w:rPr>
        <w:t xml:space="preserve">Reduce </w:t>
      </w:r>
      <w:r w:rsidR="00663FEB"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B96E99">
        <w:rPr>
          <w:rFonts w:ascii="Times New Roman" w:eastAsia="宋体" w:hAnsi="Times New Roman" w:cs="Times New Roman"/>
          <w:sz w:val="24"/>
          <w:szCs w:val="24"/>
        </w:rPr>
        <w:t>，在</w:t>
      </w:r>
      <w:r w:rsidR="005D68ED">
        <w:rPr>
          <w:rFonts w:ascii="Times New Roman" w:eastAsia="宋体" w:hAnsi="Times New Roman" w:cs="Times New Roman"/>
          <w:sz w:val="24"/>
          <w:szCs w:val="24"/>
        </w:rPr>
        <w:t>map</w:t>
      </w:r>
      <w:r w:rsidR="006A2BC2">
        <w:rPr>
          <w:rFonts w:ascii="Times New Roman" w:eastAsia="宋体" w:hAnsi="Times New Roman" w:cs="Times New Roman"/>
          <w:sz w:val="24"/>
          <w:szCs w:val="24"/>
        </w:rPr>
        <w:t xml:space="preserve"> task</w:t>
      </w:r>
      <w:r w:rsidR="00663FEB" w:rsidRPr="006A2BC2">
        <w:rPr>
          <w:rFonts w:ascii="Times New Roman" w:eastAsia="宋体" w:hAnsi="Times New Roman" w:cs="Times New Roman"/>
          <w:sz w:val="24"/>
          <w:szCs w:val="24"/>
        </w:rPr>
        <w:t>没有结束时，</w:t>
      </w:r>
      <w:r w:rsidR="00663FEB" w:rsidRPr="006A2BC2">
        <w:rPr>
          <w:rFonts w:ascii="Times New Roman" w:eastAsia="宋体" w:hAnsi="Times New Roman" w:cs="Times New Roman"/>
          <w:sz w:val="24"/>
          <w:szCs w:val="24"/>
        </w:rPr>
        <w:t xml:space="preserve">reduce </w:t>
      </w:r>
      <w:r w:rsidR="00663FEB" w:rsidRPr="006A2BC2">
        <w:rPr>
          <w:rFonts w:ascii="Times New Roman" w:eastAsia="宋体" w:hAnsi="Times New Roman" w:cs="Times New Roman"/>
          <w:sz w:val="24"/>
          <w:szCs w:val="24"/>
        </w:rPr>
        <w:t>就会被启动，因此，</w:t>
      </w:r>
      <w:r w:rsidR="00663FEB" w:rsidRPr="006A2BC2">
        <w:rPr>
          <w:rFonts w:ascii="Times New Roman" w:eastAsia="宋体" w:hAnsi="Times New Roman" w:cs="Times New Roman"/>
          <w:sz w:val="24"/>
          <w:szCs w:val="24"/>
        </w:rPr>
        <w:t>reduce</w:t>
      </w:r>
      <w:r w:rsidR="00663FEB" w:rsidRPr="006A2BC2">
        <w:rPr>
          <w:rFonts w:ascii="Times New Roman" w:eastAsia="宋体" w:hAnsi="Times New Roman" w:cs="Times New Roman"/>
          <w:sz w:val="24"/>
          <w:szCs w:val="24"/>
        </w:rPr>
        <w:t>占用资源会影响</w:t>
      </w:r>
      <w:r w:rsidR="006A2BC2">
        <w:rPr>
          <w:rFonts w:ascii="Times New Roman" w:eastAsia="宋体" w:hAnsi="Times New Roman" w:cs="Times New Roman"/>
          <w:sz w:val="24"/>
          <w:szCs w:val="24"/>
        </w:rPr>
        <w:t>map</w:t>
      </w:r>
      <w:r w:rsidR="00663FEB" w:rsidRPr="006A2BC2">
        <w:rPr>
          <w:rFonts w:ascii="Times New Roman" w:eastAsia="宋体" w:hAnsi="Times New Roman" w:cs="Times New Roman"/>
          <w:sz w:val="24"/>
          <w:szCs w:val="24"/>
        </w:rPr>
        <w:t>的数量，基于这些考虑设置</w:t>
      </w:r>
      <w:r w:rsidR="00663FEB" w:rsidRPr="006A2BC2">
        <w:rPr>
          <w:rFonts w:ascii="Times New Roman" w:eastAsia="宋体" w:hAnsi="Times New Roman" w:cs="Times New Roman"/>
          <w:sz w:val="24"/>
          <w:szCs w:val="24"/>
        </w:rPr>
        <w:t>split</w:t>
      </w:r>
      <w:r w:rsidR="00663FEB" w:rsidRPr="006A2BC2">
        <w:rPr>
          <w:rFonts w:ascii="Times New Roman" w:eastAsia="宋体" w:hAnsi="Times New Roman" w:cs="Times New Roman"/>
          <w:sz w:val="24"/>
          <w:szCs w:val="24"/>
        </w:rPr>
        <w:t>大小：</w:t>
      </w:r>
    </w:p>
    <w:p w14:paraId="402F4822" w14:textId="67CA9B44" w:rsidR="00663FEB" w:rsidRPr="00B96E99" w:rsidRDefault="00663FEB" w:rsidP="00232E50">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w:r w:rsidR="00232E50">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(10)</w:t>
      </w:r>
    </w:p>
    <w:p w14:paraId="0927A7E5" w14:textId="723D99E5" w:rsidR="003528DF" w:rsidRPr="0063334A" w:rsidRDefault="00663FEB" w:rsidP="0063334A">
      <w:pPr>
        <w:pStyle w:val="a3"/>
        <w:spacing w:line="400" w:lineRule="exact"/>
        <w:ind w:left="840" w:firstLineChars="0" w:firstLine="0"/>
        <w:rPr>
          <w:rFonts w:ascii="Times New Roman" w:eastAsia="宋体" w:hAnsi="Times New Roman" w:cs="Times New Roman" w:hint="eastAsia"/>
          <w:sz w:val="24"/>
          <w:szCs w:val="24"/>
        </w:rPr>
      </w:pPr>
      <m:oMath>
        <m:r>
          <m:rPr>
            <m:sty m:val="p"/>
          </m:rPr>
          <w:rPr>
            <w:rFonts w:ascii="Cambria Math" w:eastAsia="宋体" w:hAnsi="Cambria Math" w:cs="Times New Roman"/>
            <w:sz w:val="24"/>
            <w:szCs w:val="24"/>
          </w:rPr>
          <m:t>k∈[1,∞)</m:t>
        </m:r>
      </m:oMath>
      <w:r w:rsidRPr="00B96E99">
        <w:rPr>
          <w:rFonts w:ascii="Times New Roman" w:eastAsia="宋体" w:hAnsi="Times New Roman" w:cs="Times New Roman"/>
          <w:sz w:val="24"/>
          <w:szCs w:val="24"/>
        </w:rPr>
        <w:t>是一个可控参数，保证</w:t>
      </w:r>
      <w:r w:rsidR="0063334A">
        <w:rPr>
          <w:rFonts w:ascii="Times New Roman" w:eastAsia="宋体" w:hAnsi="Times New Roman" w:cs="Times New Roman"/>
          <w:sz w:val="24"/>
          <w:szCs w:val="24"/>
        </w:rPr>
        <w:t>map task</w:t>
      </w:r>
      <w:r w:rsidRPr="0063334A">
        <w:rPr>
          <w:rFonts w:ascii="Times New Roman" w:eastAsia="宋体" w:hAnsi="Times New Roman" w:cs="Times New Roman"/>
          <w:sz w:val="24"/>
          <w:szCs w:val="24"/>
        </w:rPr>
        <w:t>的数量是集群资源容纳</w:t>
      </w:r>
      <w:r w:rsidR="003519DD">
        <w:rPr>
          <w:rFonts w:ascii="Times New Roman" w:eastAsia="宋体" w:hAnsi="Times New Roman" w:cs="Times New Roman"/>
          <w:sz w:val="24"/>
          <w:szCs w:val="24"/>
        </w:rPr>
        <w:t>map</w:t>
      </w:r>
      <w:r w:rsidRPr="0063334A">
        <w:rPr>
          <w:rFonts w:ascii="Times New Roman" w:eastAsia="宋体" w:hAnsi="Times New Roman" w:cs="Times New Roman"/>
          <w:sz w:val="24"/>
          <w:szCs w:val="24"/>
        </w:rPr>
        <w:t>数量的倍数，这样每次</w:t>
      </w:r>
      <w:r w:rsidR="00702E23">
        <w:rPr>
          <w:rFonts w:ascii="Times New Roman" w:eastAsia="宋体" w:hAnsi="Times New Roman" w:cs="Times New Roman"/>
          <w:sz w:val="24"/>
          <w:szCs w:val="24"/>
        </w:rPr>
        <w:t>map</w:t>
      </w:r>
      <w:r w:rsidR="00AD070C">
        <w:rPr>
          <w:rFonts w:ascii="Times New Roman" w:eastAsia="宋体" w:hAnsi="Times New Roman" w:cs="Times New Roman"/>
          <w:sz w:val="24"/>
          <w:szCs w:val="24"/>
        </w:rPr>
        <w:t xml:space="preserve"> </w:t>
      </w:r>
      <w:r w:rsidR="00AD070C">
        <w:rPr>
          <w:rFonts w:ascii="Times New Roman" w:eastAsia="宋体" w:hAnsi="Times New Roman" w:cs="Times New Roman" w:hint="eastAsia"/>
          <w:sz w:val="24"/>
          <w:szCs w:val="24"/>
        </w:rPr>
        <w:t>task</w:t>
      </w:r>
      <w:r w:rsidRPr="0063334A">
        <w:rPr>
          <w:rFonts w:ascii="Times New Roman" w:eastAsia="宋体" w:hAnsi="Times New Roman" w:cs="Times New Roman"/>
          <w:sz w:val="24"/>
          <w:szCs w:val="24"/>
        </w:rPr>
        <w:t>都可以并行执行，不会剩余很少的</w:t>
      </w:r>
      <w:r w:rsidR="00AD070C">
        <w:rPr>
          <w:rFonts w:ascii="Times New Roman" w:eastAsia="宋体" w:hAnsi="Times New Roman" w:cs="Times New Roman"/>
          <w:sz w:val="24"/>
          <w:szCs w:val="24"/>
        </w:rPr>
        <w:t>map task</w:t>
      </w:r>
      <w:r w:rsidRPr="0063334A">
        <w:rPr>
          <w:rFonts w:ascii="Times New Roman" w:eastAsia="宋体" w:hAnsi="Times New Roman" w:cs="Times New Roman"/>
          <w:sz w:val="24"/>
          <w:szCs w:val="24"/>
        </w:rPr>
        <w:t>最后运行。最后我们通过设置</w:t>
      </w:r>
      <w:r w:rsidRPr="0063334A">
        <w:rPr>
          <w:rFonts w:ascii="Times New Roman" w:eastAsia="宋体" w:hAnsi="Times New Roman" w:cs="Times New Roman"/>
          <w:sz w:val="24"/>
          <w:szCs w:val="24"/>
        </w:rPr>
        <w:t>mapreduce.input.fileinputformat.split.maxsize</w:t>
      </w:r>
      <w:r w:rsidRPr="0063334A">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Pr="0063334A">
        <w:rPr>
          <w:rFonts w:ascii="Times New Roman" w:eastAsia="宋体" w:hAnsi="Times New Roman" w:cs="Times New Roman"/>
          <w:sz w:val="24"/>
          <w:szCs w:val="24"/>
        </w:rPr>
        <w:t>来划分输入文件。另一个限制是，保证</w:t>
      </w:r>
      <w:r w:rsidRPr="0063334A">
        <w:rPr>
          <w:rFonts w:ascii="Times New Roman" w:eastAsia="宋体" w:hAnsi="Times New Roman" w:cs="Times New Roman"/>
          <w:sz w:val="24"/>
          <w:szCs w:val="24"/>
        </w:rPr>
        <w:t>split</w:t>
      </w:r>
      <w:r w:rsidRPr="0063334A">
        <w:rPr>
          <w:rFonts w:ascii="Times New Roman" w:eastAsia="宋体" w:hAnsi="Times New Roman" w:cs="Times New Roman"/>
          <w:sz w:val="24"/>
          <w:szCs w:val="24"/>
        </w:rPr>
        <w:t>的大小为一道数据大小的倍数，防止</w:t>
      </w:r>
      <w:r w:rsidR="00D02601">
        <w:rPr>
          <w:rFonts w:ascii="Times New Roman" w:eastAsia="宋体" w:hAnsi="Times New Roman" w:cs="Times New Roman" w:hint="eastAsia"/>
          <w:sz w:val="24"/>
          <w:szCs w:val="24"/>
        </w:rPr>
        <w:t>从中间</w:t>
      </w:r>
      <w:r w:rsidRPr="0063334A">
        <w:rPr>
          <w:rFonts w:ascii="Times New Roman" w:eastAsia="宋体" w:hAnsi="Times New Roman" w:cs="Times New Roman"/>
          <w:sz w:val="24"/>
          <w:szCs w:val="24"/>
        </w:rPr>
        <w:t>切分一道数据。通过输入</w:t>
      </w:r>
      <w:r w:rsidRPr="0063334A">
        <w:rPr>
          <w:rFonts w:ascii="Times New Roman" w:eastAsia="宋体" w:hAnsi="Times New Roman" w:cs="Times New Roman"/>
          <w:sz w:val="24"/>
          <w:szCs w:val="24"/>
        </w:rPr>
        <w:t>split</w:t>
      </w:r>
      <w:r w:rsidRPr="0063334A">
        <w:rPr>
          <w:rFonts w:ascii="Times New Roman" w:eastAsia="宋体" w:hAnsi="Times New Roman" w:cs="Times New Roman"/>
          <w:sz w:val="24"/>
          <w:szCs w:val="24"/>
        </w:rPr>
        <w:t>，我们读取输入道数据，形成</w:t>
      </w:r>
      <w:r w:rsidRPr="0063334A">
        <w:rPr>
          <w:rFonts w:ascii="Times New Roman" w:eastAsia="宋体" w:hAnsi="Times New Roman" w:cs="Times New Roman"/>
          <w:sz w:val="24"/>
          <w:szCs w:val="24"/>
        </w:rPr>
        <w:t xml:space="preserve">&lt;key,value&gt; </w:t>
      </w:r>
      <w:r w:rsidRPr="0063334A">
        <w:rPr>
          <w:rFonts w:ascii="Times New Roman" w:eastAsia="宋体" w:hAnsi="Times New Roman" w:cs="Times New Roman"/>
          <w:sz w:val="24"/>
          <w:szCs w:val="24"/>
        </w:rPr>
        <w:t>键值对，并发送到每个</w:t>
      </w:r>
      <w:r w:rsidR="009B5624">
        <w:rPr>
          <w:rFonts w:ascii="Times New Roman" w:eastAsia="宋体" w:hAnsi="Times New Roman" w:cs="Times New Roman"/>
          <w:sz w:val="24"/>
          <w:szCs w:val="24"/>
        </w:rPr>
        <w:t xml:space="preserve">map </w:t>
      </w:r>
      <w:r w:rsidR="009B5624">
        <w:rPr>
          <w:rFonts w:ascii="Times New Roman" w:eastAsia="宋体" w:hAnsi="Times New Roman" w:cs="Times New Roman" w:hint="eastAsia"/>
          <w:sz w:val="24"/>
          <w:szCs w:val="24"/>
        </w:rPr>
        <w:t>task</w:t>
      </w:r>
      <w:r w:rsidRPr="0063334A">
        <w:rPr>
          <w:rFonts w:ascii="Times New Roman" w:eastAsia="宋体" w:hAnsi="Times New Roman" w:cs="Times New Roman"/>
          <w:sz w:val="24"/>
          <w:szCs w:val="24"/>
        </w:rPr>
        <w:t>中进行处理。</w:t>
      </w:r>
      <w:r w:rsidRPr="0063334A">
        <w:rPr>
          <w:rFonts w:ascii="Times New Roman" w:eastAsia="宋体" w:hAnsi="Times New Roman" w:cs="Times New Roman"/>
          <w:sz w:val="24"/>
          <w:szCs w:val="24"/>
        </w:rPr>
        <w:t xml:space="preserve">key </w:t>
      </w:r>
      <w:r w:rsidRPr="0063334A">
        <w:rPr>
          <w:rFonts w:ascii="Times New Roman" w:eastAsia="宋体" w:hAnsi="Times New Roman" w:cs="Times New Roman"/>
          <w:sz w:val="24"/>
          <w:szCs w:val="24"/>
        </w:rPr>
        <w:t>代表输入道在文件中的道号，</w:t>
      </w:r>
      <w:r w:rsidRPr="0063334A">
        <w:rPr>
          <w:rFonts w:ascii="Times New Roman" w:eastAsia="宋体" w:hAnsi="Times New Roman" w:cs="Times New Roman"/>
          <w:sz w:val="24"/>
          <w:szCs w:val="24"/>
        </w:rPr>
        <w:t>value</w:t>
      </w:r>
      <w:r w:rsidRPr="0063334A">
        <w:rPr>
          <w:rFonts w:ascii="Times New Roman" w:eastAsia="宋体" w:hAnsi="Times New Roman" w:cs="Times New Roman"/>
          <w:sz w:val="24"/>
          <w:szCs w:val="24"/>
        </w:rPr>
        <w:t>代表每个输入道对应的中心点坐标。</w:t>
      </w:r>
    </w:p>
    <w:p w14:paraId="6348B4E6" w14:textId="5D6E1936"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任务的计算？</w:t>
      </w:r>
    </w:p>
    <w:p w14:paraId="50EEDFBA" w14:textId="77777777" w:rsidR="002C4346" w:rsidRDefault="006E2F0E" w:rsidP="005612C2">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自定义输入阶段中生成</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集群就会对每个</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生成一个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，由于</w:t>
      </w:r>
      <w:r w:rsidR="00224FCF">
        <w:rPr>
          <w:rFonts w:ascii="Times New Roman" w:eastAsia="宋体" w:hAnsi="Times New Roman" w:cs="Times New Roman" w:hint="eastAsia"/>
          <w:sz w:val="24"/>
          <w:szCs w:val="24"/>
        </w:rPr>
        <w:t>需要计算的</w:t>
      </w:r>
      <w:r>
        <w:rPr>
          <w:rFonts w:ascii="Times New Roman" w:eastAsia="宋体" w:hAnsi="Times New Roman" w:cs="Times New Roman" w:hint="eastAsia"/>
          <w:sz w:val="24"/>
          <w:szCs w:val="24"/>
        </w:rPr>
        <w:t>数据量较大，这就导致我们不能在输入阶段完全将数据放入内存，因此我们设计在</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运行时</w:t>
      </w:r>
      <w:r w:rsidR="00E73325" w:rsidRPr="00B96E99">
        <w:rPr>
          <w:rFonts w:ascii="Times New Roman" w:eastAsia="宋体" w:hAnsi="Times New Roman" w:cs="Times New Roman"/>
          <w:sz w:val="24"/>
          <w:szCs w:val="24"/>
        </w:rPr>
        <w:t>读取</w:t>
      </w:r>
      <w:r w:rsidR="00E73325" w:rsidRPr="00B96E99">
        <w:rPr>
          <w:rFonts w:ascii="Times New Roman" w:eastAsia="宋体" w:hAnsi="Times New Roman" w:cs="Times New Roman"/>
          <w:sz w:val="24"/>
          <w:szCs w:val="24"/>
        </w:rPr>
        <w:t>HDFS</w:t>
      </w:r>
      <w:r w:rsidR="006B17B1">
        <w:rPr>
          <w:rFonts w:ascii="Times New Roman" w:eastAsia="宋体" w:hAnsi="Times New Roman" w:cs="Times New Roman" w:hint="eastAsia"/>
          <w:sz w:val="24"/>
          <w:szCs w:val="24"/>
        </w:rPr>
        <w:t>来获取</w:t>
      </w:r>
      <w:r w:rsidR="00E73325" w:rsidRPr="00B96E99">
        <w:rPr>
          <w:rFonts w:ascii="Times New Roman" w:eastAsia="宋体" w:hAnsi="Times New Roman" w:cs="Times New Roman"/>
          <w:sz w:val="24"/>
          <w:szCs w:val="24"/>
        </w:rPr>
        <w:t>速度数据，炮点坐标数据和检波器坐标数据，每个</w:t>
      </w:r>
      <w:r w:rsidR="00E207A9">
        <w:rPr>
          <w:rFonts w:ascii="Times New Roman" w:eastAsia="宋体" w:hAnsi="Times New Roman" w:cs="Times New Roman"/>
          <w:sz w:val="24"/>
          <w:szCs w:val="24"/>
        </w:rPr>
        <w:t xml:space="preserve">map </w:t>
      </w:r>
      <w:r w:rsidR="00E207A9">
        <w:rPr>
          <w:rFonts w:ascii="Times New Roman" w:eastAsia="宋体" w:hAnsi="Times New Roman" w:cs="Times New Roman" w:hint="eastAsia"/>
          <w:sz w:val="24"/>
          <w:szCs w:val="24"/>
        </w:rPr>
        <w:t>task</w:t>
      </w:r>
      <w:r w:rsidR="00E73325" w:rsidRPr="00B96E99">
        <w:rPr>
          <w:rFonts w:ascii="Times New Roman" w:eastAsia="宋体" w:hAnsi="Times New Roman" w:cs="Times New Roman"/>
          <w:sz w:val="24"/>
          <w:szCs w:val="24"/>
        </w:rPr>
        <w:t>都是并行的进行处理，这加快了运算的速度。</w:t>
      </w:r>
    </w:p>
    <w:p w14:paraId="63CA03D5" w14:textId="05359DEC" w:rsidR="005612C2" w:rsidRDefault="00E73325" w:rsidP="005612C2">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由于每个输入道都会产生一定量的输出道，每个不同的输入道产生的输出道有很多重合，因此，我们再</w:t>
      </w:r>
      <w:r w:rsidR="00BF36B3">
        <w:rPr>
          <w:rFonts w:ascii="Times New Roman" w:eastAsia="宋体" w:hAnsi="Times New Roman" w:cs="Times New Roman"/>
          <w:sz w:val="24"/>
          <w:szCs w:val="24"/>
        </w:rPr>
        <w:t xml:space="preserve">map </w:t>
      </w:r>
      <w:r w:rsidR="00BF36B3">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00106A7A">
        <w:rPr>
          <w:rFonts w:ascii="Times New Roman" w:eastAsia="宋体" w:hAnsi="Times New Roman" w:cs="Times New Roman"/>
          <w:sz w:val="24"/>
          <w:szCs w:val="24"/>
        </w:rPr>
        <w:t xml:space="preserve">map </w:t>
      </w:r>
      <w:r w:rsidR="00106A7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中我们用多线程来处理输入道数据，我们设置每个</w:t>
      </w:r>
      <w:r w:rsidR="00BD7171">
        <w:rPr>
          <w:rFonts w:ascii="Times New Roman" w:eastAsia="宋体" w:hAnsi="Times New Roman" w:cs="Times New Roman"/>
          <w:sz w:val="24"/>
          <w:szCs w:val="24"/>
        </w:rPr>
        <w:t xml:space="preserve">map </w:t>
      </w:r>
      <w:r w:rsidR="00BD7171">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数据的线程数为</w:t>
      </w:r>
      <w:r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00EB1E9F">
        <w:rPr>
          <w:rFonts w:ascii="Times New Roman" w:eastAsia="宋体" w:hAnsi="Times New Roman" w:cs="Times New Roman"/>
          <w:sz w:val="24"/>
          <w:szCs w:val="24"/>
        </w:rPr>
        <w:t xml:space="preserve">map </w:t>
      </w:r>
      <w:r w:rsidR="00EB1E9F">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中的线程数为</w:t>
      </w:r>
      <w:r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w:t>
      </w:r>
      <w:r w:rsidR="00953476">
        <w:rPr>
          <w:rFonts w:ascii="Times New Roman" w:eastAsia="宋体" w:hAnsi="Times New Roman" w:cs="Times New Roman"/>
          <w:sz w:val="24"/>
          <w:szCs w:val="24"/>
        </w:rPr>
        <w:lastRenderedPageBreak/>
        <w:t>的数据写入本地文件，减少数据的发送量，减轻网络</w:t>
      </w:r>
      <w:r w:rsidR="00953476">
        <w:rPr>
          <w:rFonts w:ascii="Times New Roman" w:eastAsia="宋体" w:hAnsi="Times New Roman" w:cs="Times New Roman" w:hint="eastAsia"/>
          <w:sz w:val="24"/>
          <w:szCs w:val="24"/>
        </w:rPr>
        <w:t>传输负载</w:t>
      </w:r>
      <w:r w:rsidRPr="00B96E99">
        <w:rPr>
          <w:rFonts w:ascii="Times New Roman" w:eastAsia="宋体" w:hAnsi="Times New Roman" w:cs="Times New Roman"/>
          <w:sz w:val="24"/>
          <w:szCs w:val="24"/>
        </w:rPr>
        <w:t>。将一个</w:t>
      </w:r>
      <w:r w:rsidR="003D326B">
        <w:rPr>
          <w:rFonts w:ascii="Times New Roman" w:eastAsia="宋体" w:hAnsi="Times New Roman" w:cs="Times New Roman"/>
          <w:sz w:val="24"/>
          <w:szCs w:val="24"/>
        </w:rPr>
        <w:t xml:space="preserve">map </w:t>
      </w:r>
      <w:r w:rsidR="003D326B">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中的输出道写入二进制文件，保存输出道的道号和文件名、偏移量，格式如：</w:t>
      </w:r>
      <w:r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r w:rsidR="00000CD7">
        <w:rPr>
          <w:rFonts w:ascii="Times New Roman" w:eastAsia="宋体" w:hAnsi="Times New Roman" w:cs="Times New Roman" w:hint="eastAsia"/>
          <w:sz w:val="24"/>
          <w:szCs w:val="24"/>
        </w:rPr>
        <w:t>此外，在每个节点的所有</w:t>
      </w:r>
      <w:r w:rsidR="00000CD7">
        <w:rPr>
          <w:rFonts w:ascii="Times New Roman" w:eastAsia="宋体" w:hAnsi="Times New Roman" w:cs="Times New Roman" w:hint="eastAsia"/>
          <w:sz w:val="24"/>
          <w:szCs w:val="24"/>
        </w:rPr>
        <w:t>map</w:t>
      </w:r>
      <w:r w:rsidR="00000CD7">
        <w:rPr>
          <w:rFonts w:ascii="Times New Roman" w:eastAsia="宋体" w:hAnsi="Times New Roman" w:cs="Times New Roman"/>
          <w:sz w:val="24"/>
          <w:szCs w:val="24"/>
        </w:rPr>
        <w:t xml:space="preserve"> </w:t>
      </w:r>
      <w:r w:rsidR="00000CD7">
        <w:rPr>
          <w:rFonts w:ascii="Times New Roman" w:eastAsia="宋体" w:hAnsi="Times New Roman" w:cs="Times New Roman" w:hint="eastAsia"/>
          <w:sz w:val="24"/>
          <w:szCs w:val="24"/>
        </w:rPr>
        <w:t>tasks</w:t>
      </w:r>
      <w:r w:rsidR="00000CD7">
        <w:rPr>
          <w:rFonts w:ascii="Times New Roman" w:eastAsia="宋体" w:hAnsi="Times New Roman" w:cs="Times New Roman" w:hint="eastAsia"/>
          <w:sz w:val="24"/>
          <w:szCs w:val="24"/>
        </w:rPr>
        <w:t>可以使用</w:t>
      </w:r>
      <w:r w:rsidR="00000CD7">
        <w:rPr>
          <w:rFonts w:ascii="Times New Roman" w:eastAsia="宋体" w:hAnsi="Times New Roman" w:cs="Times New Roman" w:hint="eastAsia"/>
          <w:sz w:val="24"/>
          <w:szCs w:val="24"/>
        </w:rPr>
        <w:t>Combiner</w:t>
      </w:r>
      <w:r w:rsidR="00000CD7">
        <w:rPr>
          <w:rFonts w:ascii="Times New Roman" w:eastAsia="宋体" w:hAnsi="Times New Roman" w:cs="Times New Roman" w:hint="eastAsia"/>
          <w:sz w:val="24"/>
          <w:szCs w:val="24"/>
        </w:rPr>
        <w:t>操作进一步减少中间数据量的大小。</w:t>
      </w:r>
    </w:p>
    <w:p w14:paraId="683AE2CB" w14:textId="42F7BDBB"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Pr="00C8384F">
        <w:rPr>
          <w:rFonts w:ascii="Times New Roman" w:eastAsia="宋体" w:hAnsi="Times New Roman" w:cs="Times New Roman" w:hint="eastAsia"/>
          <w:b/>
          <w:sz w:val="24"/>
          <w:szCs w:val="24"/>
        </w:rPr>
        <w:t>端的映射？</w:t>
      </w:r>
    </w:p>
    <w:p w14:paraId="0971AAB5" w14:textId="3F8EF571" w:rsidR="00B17D47" w:rsidRPr="00B96E99" w:rsidRDefault="0066706A" w:rsidP="00D80CEE">
      <w:pPr>
        <w:pStyle w:val="a3"/>
        <w:spacing w:line="400" w:lineRule="exact"/>
        <w:ind w:left="83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B17D47" w:rsidRPr="00B96E99">
        <w:rPr>
          <w:rFonts w:ascii="Times New Roman" w:eastAsia="宋体" w:hAnsi="Times New Roman" w:cs="Times New Roman"/>
          <w:sz w:val="24"/>
          <w:szCs w:val="24"/>
        </w:rPr>
        <w:t>mapp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中</w:t>
      </w:r>
      <w:r w:rsidR="00B17D47" w:rsidRPr="00B96E99">
        <w:rPr>
          <w:rFonts w:ascii="Times New Roman" w:eastAsia="宋体" w:hAnsi="Times New Roman" w:cs="Times New Roman"/>
          <w:sz w:val="24"/>
          <w:szCs w:val="24"/>
        </w:rPr>
        <w:t>产生的输出道的</w:t>
      </w:r>
      <w:r w:rsidR="00B17D47" w:rsidRPr="00B96E99">
        <w:rPr>
          <w:rFonts w:ascii="Times New Roman" w:eastAsia="宋体" w:hAnsi="Times New Roman" w:cs="Times New Roman"/>
          <w:sz w:val="24"/>
          <w:szCs w:val="24"/>
        </w:rPr>
        <w:t xml:space="preserve">key </w:t>
      </w:r>
      <w:r w:rsidR="00B17D47" w:rsidRPr="00B96E99">
        <w:rPr>
          <w:rFonts w:ascii="Times New Roman" w:eastAsia="宋体" w:hAnsi="Times New Roman" w:cs="Times New Roman"/>
          <w:sz w:val="24"/>
          <w:szCs w:val="24"/>
        </w:rPr>
        <w:t>值为输出道道号，</w:t>
      </w:r>
      <w:r w:rsidR="00B17D47" w:rsidRPr="00B96E99">
        <w:rPr>
          <w:rFonts w:ascii="Times New Roman" w:eastAsia="宋体" w:hAnsi="Times New Roman" w:cs="Times New Roman"/>
          <w:sz w:val="24"/>
          <w:szCs w:val="24"/>
        </w:rPr>
        <w:t>Hadoop</w:t>
      </w:r>
      <w:r w:rsidR="00B17D47" w:rsidRPr="00B96E99">
        <w:rPr>
          <w:rFonts w:ascii="Times New Roman" w:eastAsia="宋体" w:hAnsi="Times New Roman" w:cs="Times New Roman"/>
          <w:sz w:val="24"/>
          <w:szCs w:val="24"/>
        </w:rPr>
        <w:t>会自动按文本来排序，而不是按照数字大小排序，</w:t>
      </w:r>
      <w:r w:rsidR="00AC5A8E">
        <w:rPr>
          <w:rFonts w:ascii="Times New Roman" w:eastAsia="宋体" w:hAnsi="Times New Roman" w:cs="Times New Roman" w:hint="eastAsia"/>
          <w:sz w:val="24"/>
          <w:szCs w:val="24"/>
        </w:rPr>
        <w:t>但是在最后的成像文件中，要求输出道按照大小排列，</w:t>
      </w:r>
      <w:r w:rsidR="00B17D47" w:rsidRPr="00B96E99">
        <w:rPr>
          <w:rFonts w:ascii="Times New Roman" w:eastAsia="宋体" w:hAnsi="Times New Roman" w:cs="Times New Roman"/>
          <w:sz w:val="24"/>
          <w:szCs w:val="24"/>
        </w:rPr>
        <w:t>所以，</w:t>
      </w:r>
      <w:r w:rsidR="00D6300A">
        <w:rPr>
          <w:rFonts w:ascii="Times New Roman" w:eastAsia="宋体" w:hAnsi="Times New Roman" w:cs="Times New Roman" w:hint="eastAsia"/>
          <w:sz w:val="24"/>
          <w:szCs w:val="24"/>
        </w:rPr>
        <w:t>为了方便后面的输出，</w:t>
      </w:r>
      <w:r w:rsidR="00B17D47" w:rsidRPr="00B96E99">
        <w:rPr>
          <w:rFonts w:ascii="Times New Roman" w:eastAsia="宋体" w:hAnsi="Times New Roman" w:cs="Times New Roman"/>
          <w:sz w:val="24"/>
          <w:szCs w:val="24"/>
        </w:rPr>
        <w:t>在</w:t>
      </w:r>
      <w:r w:rsidR="00BA0E27">
        <w:rPr>
          <w:rFonts w:ascii="Times New Roman" w:eastAsia="宋体" w:hAnsi="Times New Roman" w:cs="Times New Roman"/>
          <w:sz w:val="24"/>
          <w:szCs w:val="24"/>
        </w:rPr>
        <w:t>map</w:t>
      </w:r>
      <w:r w:rsidR="00BA0E27">
        <w:rPr>
          <w:rFonts w:ascii="Times New Roman" w:eastAsia="宋体" w:hAnsi="Times New Roman" w:cs="Times New Roman" w:hint="eastAsia"/>
          <w:sz w:val="24"/>
          <w:szCs w:val="24"/>
        </w:rPr>
        <w:t>端</w:t>
      </w:r>
      <w:r w:rsidR="00B17D47" w:rsidRPr="00B96E99">
        <w:rPr>
          <w:rFonts w:ascii="Times New Roman" w:eastAsia="宋体" w:hAnsi="Times New Roman" w:cs="Times New Roman"/>
          <w:sz w:val="24"/>
          <w:szCs w:val="24"/>
        </w:rPr>
        <w:t>发送到</w:t>
      </w:r>
      <w:r w:rsidR="00B17D47" w:rsidRPr="00B96E99">
        <w:rPr>
          <w:rFonts w:ascii="Times New Roman" w:eastAsia="宋体" w:hAnsi="Times New Roman" w:cs="Times New Roman"/>
          <w:sz w:val="24"/>
          <w:szCs w:val="24"/>
        </w:rPr>
        <w:t xml:space="preserve">reduce </w:t>
      </w:r>
      <w:r w:rsidR="00B17D47" w:rsidRPr="00B96E99">
        <w:rPr>
          <w:rFonts w:ascii="Times New Roman" w:eastAsia="宋体" w:hAnsi="Times New Roman" w:cs="Times New Roman"/>
          <w:sz w:val="24"/>
          <w:szCs w:val="24"/>
        </w:rPr>
        <w:t>端时，进行一个</w:t>
      </w:r>
      <w:r w:rsidR="00D6300A">
        <w:rPr>
          <w:rFonts w:ascii="Times New Roman" w:eastAsia="宋体" w:hAnsi="Times New Roman" w:cs="Times New Roman" w:hint="eastAsia"/>
          <w:sz w:val="24"/>
          <w:szCs w:val="24"/>
        </w:rPr>
        <w:t>hash</w:t>
      </w:r>
      <w:r w:rsidR="00B17D47" w:rsidRPr="00B96E99">
        <w:rPr>
          <w:rFonts w:ascii="Times New Roman" w:eastAsia="宋体" w:hAnsi="Times New Roman" w:cs="Times New Roman"/>
          <w:sz w:val="24"/>
          <w:szCs w:val="24"/>
        </w:rPr>
        <w:t>映射，把道号按照</w:t>
      </w:r>
      <w:r w:rsidR="00B17D47" w:rsidRPr="00B96E99">
        <w:rPr>
          <w:rFonts w:ascii="Times New Roman" w:eastAsia="宋体" w:hAnsi="Times New Roman" w:cs="Times New Roman"/>
          <w:sz w:val="24"/>
          <w:szCs w:val="24"/>
        </w:rPr>
        <w:t xml:space="preserve">reduce </w:t>
      </w:r>
      <w:r w:rsidR="00B17D47" w:rsidRPr="00B96E99">
        <w:rPr>
          <w:rFonts w:ascii="Times New Roman" w:eastAsia="宋体" w:hAnsi="Times New Roman" w:cs="Times New Roman"/>
          <w:sz w:val="24"/>
          <w:szCs w:val="24"/>
        </w:rPr>
        <w:t>任务的大小进行划分，</w:t>
      </w:r>
      <w:r w:rsidR="00B17D47" w:rsidRPr="00B96E99">
        <w:rPr>
          <w:rFonts w:ascii="Times New Roman" w:eastAsia="宋体" w:hAnsi="Times New Roman" w:cs="Times New Roman"/>
          <w:sz w:val="24"/>
          <w:szCs w:val="24"/>
        </w:rPr>
        <w:t>reduce id</w:t>
      </w:r>
      <w:r w:rsidR="00B17D47" w:rsidRPr="00B96E99">
        <w:rPr>
          <w:rFonts w:ascii="Times New Roman" w:eastAsia="宋体" w:hAnsi="Times New Roman" w:cs="Times New Roman"/>
          <w:sz w:val="24"/>
          <w:szCs w:val="24"/>
        </w:rPr>
        <w:t>小的</w:t>
      </w:r>
      <w:r w:rsidR="00465C74">
        <w:rPr>
          <w:rFonts w:ascii="Times New Roman" w:eastAsia="宋体" w:hAnsi="Times New Roman" w:cs="Times New Roman" w:hint="eastAsia"/>
          <w:sz w:val="24"/>
          <w:szCs w:val="24"/>
        </w:rPr>
        <w:t>task</w:t>
      </w:r>
      <w:r w:rsidR="00B17D47" w:rsidRPr="00B96E99">
        <w:rPr>
          <w:rFonts w:ascii="Times New Roman" w:eastAsia="宋体" w:hAnsi="Times New Roman" w:cs="Times New Roman"/>
          <w:sz w:val="24"/>
          <w:szCs w:val="24"/>
        </w:rPr>
        <w:t>对应道号小的输出道。映射公式为：</w:t>
      </w:r>
    </w:p>
    <w:p w14:paraId="68AE93E1" w14:textId="5D223CA3" w:rsidR="00B17D47" w:rsidRPr="00B96E99" w:rsidRDefault="00B17D47" w:rsidP="000D3D92">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w:r w:rsidR="000D3D92">
        <w:rPr>
          <w:rFonts w:ascii="Times New Roman" w:eastAsia="宋体" w:hAnsi="Times New Roman" w:cs="Times New Roman" w:hint="eastAsia"/>
          <w:sz w:val="24"/>
          <w:szCs w:val="24"/>
        </w:rPr>
        <w:t xml:space="preserve">   (</w:t>
      </w:r>
      <w:r w:rsidR="000D3D92">
        <w:rPr>
          <w:rFonts w:ascii="Times New Roman" w:eastAsia="宋体" w:hAnsi="Times New Roman" w:cs="Times New Roman"/>
          <w:sz w:val="24"/>
          <w:szCs w:val="24"/>
        </w:rPr>
        <w:t>11</w:t>
      </w:r>
      <w:r w:rsidR="000D3D92">
        <w:rPr>
          <w:rFonts w:ascii="Times New Roman" w:eastAsia="宋体" w:hAnsi="Times New Roman" w:cs="Times New Roman" w:hint="eastAsia"/>
          <w:sz w:val="24"/>
          <w:szCs w:val="24"/>
        </w:rPr>
        <w:t>)</w:t>
      </w:r>
    </w:p>
    <w:p w14:paraId="353674D8" w14:textId="37F294A8" w:rsidR="00000CD7" w:rsidRPr="006E3BA0" w:rsidRDefault="00B17D47" w:rsidP="006E3BA0">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w:t>
      </w:r>
      <w:r w:rsidR="006E3BA0">
        <w:rPr>
          <w:rFonts w:ascii="Times New Roman" w:eastAsia="宋体" w:hAnsi="Times New Roman" w:cs="Times New Roman" w:hint="eastAsia"/>
          <w:sz w:val="24"/>
          <w:szCs w:val="24"/>
        </w:rPr>
        <w:t>该排序也是并行的，大大的减少了排序时间</w:t>
      </w:r>
      <w:r w:rsidRPr="00B96E99">
        <w:rPr>
          <w:rFonts w:ascii="Times New Roman" w:eastAsia="宋体" w:hAnsi="Times New Roman" w:cs="Times New Roman"/>
          <w:sz w:val="24"/>
          <w:szCs w:val="24"/>
        </w:rPr>
        <w:t>。</w:t>
      </w:r>
    </w:p>
    <w:p w14:paraId="2823AD6C" w14:textId="237C50BB" w:rsidR="00F90F08" w:rsidRPr="00C8384F" w:rsidRDefault="00034B30"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如何产生输出文件？</w:t>
      </w:r>
    </w:p>
    <w:p w14:paraId="7331D03A" w14:textId="58F40650" w:rsidR="00E066DD" w:rsidRPr="002577CB" w:rsidRDefault="00E066DD" w:rsidP="00E066DD">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r>
        <w:rPr>
          <w:rFonts w:ascii="Times New Roman" w:eastAsia="宋体" w:hAnsi="Times New Roman" w:cs="Times New Roman" w:hint="eastAsia"/>
          <w:sz w:val="24"/>
          <w:szCs w:val="24"/>
        </w:rPr>
        <w:t>然后根据文件名，按照从小到大的顺序把所有</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输出文件聚合为一个成像文件。</w:t>
      </w:r>
      <w:r w:rsidR="002123F8">
        <w:rPr>
          <w:rFonts w:ascii="Times New Roman" w:eastAsia="宋体" w:hAnsi="Times New Roman" w:cs="Times New Roman" w:hint="eastAsia"/>
          <w:sz w:val="24"/>
          <w:szCs w:val="24"/>
        </w:rPr>
        <w:t>因为，每个</w:t>
      </w:r>
      <w:r w:rsidR="002123F8">
        <w:rPr>
          <w:rFonts w:ascii="Times New Roman" w:eastAsia="宋体" w:hAnsi="Times New Roman" w:cs="Times New Roman" w:hint="eastAsia"/>
          <w:sz w:val="24"/>
          <w:szCs w:val="24"/>
        </w:rPr>
        <w:t>reduce</w:t>
      </w:r>
      <w:r w:rsidR="002123F8">
        <w:rPr>
          <w:rFonts w:ascii="Times New Roman" w:eastAsia="宋体" w:hAnsi="Times New Roman" w:cs="Times New Roman" w:hint="eastAsia"/>
          <w:sz w:val="24"/>
          <w:szCs w:val="24"/>
        </w:rPr>
        <w:t>内的</w:t>
      </w:r>
      <w:r w:rsidR="002123F8">
        <w:rPr>
          <w:rFonts w:ascii="Times New Roman" w:eastAsia="宋体" w:hAnsi="Times New Roman" w:cs="Times New Roman" w:hint="eastAsia"/>
          <w:sz w:val="24"/>
          <w:szCs w:val="24"/>
        </w:rPr>
        <w:t>key</w:t>
      </w:r>
      <w:r w:rsidR="002123F8">
        <w:rPr>
          <w:rFonts w:ascii="Times New Roman" w:eastAsia="宋体" w:hAnsi="Times New Roman" w:cs="Times New Roman" w:hint="eastAsia"/>
          <w:sz w:val="24"/>
          <w:szCs w:val="24"/>
        </w:rPr>
        <w:t>值是排好序的，所有</w:t>
      </w:r>
      <w:r w:rsidR="002123F8">
        <w:rPr>
          <w:rFonts w:ascii="Times New Roman" w:eastAsia="宋体" w:hAnsi="Times New Roman" w:cs="Times New Roman" w:hint="eastAsia"/>
          <w:sz w:val="24"/>
          <w:szCs w:val="24"/>
        </w:rPr>
        <w:t>reduce</w:t>
      </w:r>
      <w:r w:rsidR="002123F8">
        <w:rPr>
          <w:rFonts w:ascii="Times New Roman" w:eastAsia="宋体" w:hAnsi="Times New Roman" w:cs="Times New Roman" w:hint="eastAsia"/>
          <w:sz w:val="24"/>
          <w:szCs w:val="24"/>
        </w:rPr>
        <w:t>之间的</w:t>
      </w:r>
      <w:r w:rsidR="002123F8">
        <w:rPr>
          <w:rFonts w:ascii="Times New Roman" w:eastAsia="宋体" w:hAnsi="Times New Roman" w:cs="Times New Roman" w:hint="eastAsia"/>
          <w:sz w:val="24"/>
          <w:szCs w:val="24"/>
        </w:rPr>
        <w:t>key</w:t>
      </w:r>
      <w:r w:rsidR="002123F8">
        <w:rPr>
          <w:rFonts w:ascii="Times New Roman" w:eastAsia="宋体" w:hAnsi="Times New Roman" w:cs="Times New Roman" w:hint="eastAsia"/>
          <w:sz w:val="24"/>
          <w:szCs w:val="24"/>
        </w:rPr>
        <w:t>也是更加</w:t>
      </w:r>
      <w:r w:rsidR="002123F8">
        <w:rPr>
          <w:rFonts w:ascii="Times New Roman" w:eastAsia="宋体" w:hAnsi="Times New Roman" w:cs="Times New Roman" w:hint="eastAsia"/>
          <w:sz w:val="24"/>
          <w:szCs w:val="24"/>
        </w:rPr>
        <w:t>hash</w:t>
      </w:r>
      <w:r w:rsidR="002123F8">
        <w:rPr>
          <w:rFonts w:ascii="Times New Roman" w:eastAsia="宋体" w:hAnsi="Times New Roman" w:cs="Times New Roman" w:hint="eastAsia"/>
          <w:sz w:val="24"/>
          <w:szCs w:val="24"/>
        </w:rPr>
        <w:t>映射排好序的。</w:t>
      </w:r>
    </w:p>
    <w:p w14:paraId="5CD72555" w14:textId="13B47F83" w:rsidR="005C3A4C" w:rsidRPr="00B96E99" w:rsidRDefault="00D80CEE" w:rsidP="009256E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通过上述问题的研究，我们得到</w:t>
      </w:r>
      <w:r w:rsidR="00760673" w:rsidRPr="00B96E99">
        <w:rPr>
          <w:rFonts w:ascii="Times New Roman" w:eastAsia="宋体" w:hAnsi="Times New Roman" w:cs="Times New Roman"/>
          <w:sz w:val="24"/>
          <w:szCs w:val="24"/>
        </w:rPr>
        <w:t>Hadoop</w:t>
      </w:r>
      <w:r w:rsidR="00760673" w:rsidRPr="00B96E99">
        <w:rPr>
          <w:rFonts w:ascii="Times New Roman" w:eastAsia="宋体" w:hAnsi="Times New Roman" w:cs="Times New Roman"/>
          <w:sz w:val="24"/>
          <w:szCs w:val="24"/>
        </w:rPr>
        <w:t>上</w:t>
      </w:r>
      <w:r w:rsidR="006E4C62">
        <w:rPr>
          <w:rFonts w:ascii="Times New Roman" w:eastAsia="宋体" w:hAnsi="Times New Roman" w:cs="Times New Roman"/>
          <w:sz w:val="24"/>
          <w:szCs w:val="24"/>
        </w:rPr>
        <w:t>PKTM</w:t>
      </w:r>
      <w:r w:rsidR="00760673" w:rsidRPr="00B96E99">
        <w:rPr>
          <w:rFonts w:ascii="Times New Roman" w:eastAsia="宋体" w:hAnsi="Times New Roman" w:cs="Times New Roman"/>
          <w:sz w:val="24"/>
          <w:szCs w:val="24"/>
        </w:rPr>
        <w:t>算法</w:t>
      </w:r>
      <w:r w:rsidR="000D7CE9">
        <w:rPr>
          <w:rFonts w:ascii="Times New Roman" w:eastAsia="宋体" w:hAnsi="Times New Roman" w:cs="Times New Roman" w:hint="eastAsia"/>
          <w:sz w:val="24"/>
          <w:szCs w:val="24"/>
        </w:rPr>
        <w:t>的</w:t>
      </w:r>
      <w:r w:rsidR="00A40985">
        <w:rPr>
          <w:rFonts w:ascii="Times New Roman" w:eastAsia="宋体" w:hAnsi="Times New Roman" w:cs="Times New Roman" w:hint="eastAsia"/>
          <w:sz w:val="24"/>
          <w:szCs w:val="24"/>
        </w:rPr>
        <w:t>运行流图</w:t>
      </w:r>
      <w:r w:rsidR="000D7CE9">
        <w:rPr>
          <w:rFonts w:ascii="Times New Roman" w:eastAsia="宋体" w:hAnsi="Times New Roman" w:cs="Times New Roman" w:hint="eastAsia"/>
          <w:sz w:val="24"/>
          <w:szCs w:val="24"/>
        </w:rPr>
        <w:t>，</w:t>
      </w:r>
      <w:r w:rsidR="00760673" w:rsidRPr="00B96E99">
        <w:rPr>
          <w:rFonts w:ascii="Times New Roman" w:eastAsia="宋体" w:hAnsi="Times New Roman" w:cs="Times New Roman"/>
          <w:sz w:val="24"/>
          <w:szCs w:val="24"/>
        </w:rPr>
        <w:t>如图</w:t>
      </w:r>
      <w:r w:rsidR="00760673" w:rsidRPr="00B96E99">
        <w:rPr>
          <w:rFonts w:ascii="Times New Roman" w:eastAsia="宋体" w:hAnsi="Times New Roman" w:cs="Times New Roman"/>
          <w:sz w:val="24"/>
          <w:szCs w:val="24"/>
        </w:rPr>
        <w:t>4.2</w:t>
      </w:r>
      <w:r w:rsidR="00760673"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68DECB7" wp14:editId="428FB66A">
            <wp:extent cx="5303520" cy="385488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69417" cy="3902781"/>
                    </a:xfrm>
                    <a:prstGeom prst="rect">
                      <a:avLst/>
                    </a:prstGeom>
                  </pic:spPr>
                </pic:pic>
              </a:graphicData>
            </a:graphic>
          </wp:inline>
        </w:drawing>
      </w:r>
    </w:p>
    <w:p w14:paraId="16484BC5" w14:textId="1E1CF881"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276" w:name="_Toc450562216"/>
      <w:r w:rsidRPr="004C406A">
        <w:t>4.3</w:t>
      </w:r>
      <w:r w:rsidR="00A7160D" w:rsidRPr="004C406A">
        <w:t>.2 Spark</w:t>
      </w:r>
      <w:r w:rsidR="00A7160D" w:rsidRPr="004C406A">
        <w:t>上的</w:t>
      </w:r>
      <w:r w:rsidR="00A7160D" w:rsidRPr="004C406A">
        <w:t>Kirchhoff</w:t>
      </w:r>
      <w:r w:rsidR="00A7160D" w:rsidRPr="004C406A">
        <w:t>算法实现</w:t>
      </w:r>
      <w:bookmarkEnd w:id="276"/>
    </w:p>
    <w:p w14:paraId="3AEBA40B" w14:textId="5AA1D79A"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框架上，我们也应用了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317D1E1D"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如何读取输入数据以及如何切分数据？</w:t>
      </w:r>
    </w:p>
    <w:p w14:paraId="3F9B16E0" w14:textId="74412FF5" w:rsidR="009561BD" w:rsidRPr="00B96E99" w:rsidRDefault="009561BD" w:rsidP="00C837BF">
      <w:pPr>
        <w:pStyle w:val="a3"/>
        <w:spacing w:line="400" w:lineRule="exact"/>
        <w:ind w:left="839"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00C837BF">
        <w:rPr>
          <w:rFonts w:ascii="Times New Roman" w:eastAsia="宋体" w:hAnsi="Times New Roman" w:cs="Times New Roman"/>
          <w:sz w:val="24"/>
          <w:szCs w:val="24"/>
        </w:rPr>
        <w:t xml:space="preserve">map </w:t>
      </w:r>
      <w:r w:rsidR="00C837BF">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BC971D5" w14:textId="73204DB6" w:rsidR="009561BD" w:rsidRPr="00E744A1" w:rsidRDefault="009561BD" w:rsidP="009561BD">
      <w:pPr>
        <w:pStyle w:val="a3"/>
        <w:ind w:left="839" w:firstLineChars="0" w:firstLine="0"/>
        <w:rPr>
          <w:rFonts w:ascii="Times New Roman" w:eastAsia="宋体" w:hAnsi="Times New Roman" w:cs="Times New Roman" w:hint="eastAsia"/>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min</m:t>
              </m:r>
            </m:fName>
            <m:e>
              <m:d>
                <m:dPr>
                  <m:ctrlPr>
                    <w:rPr>
                      <w:rFonts w:ascii="Cambria Math" w:eastAsia="宋体" w:hAnsi="Cambria Math" w:cs="Times New Roman"/>
                      <w:i/>
                      <w:sz w:val="24"/>
                      <w:szCs w:val="24"/>
                    </w:rPr>
                  </m:ctrlPr>
                </m:dPr>
                <m:e>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e>
              </m:d>
            </m:e>
          </m:func>
          <m:r>
            <w:rPr>
              <w:rFonts w:ascii="Cambria Math" w:eastAsia="宋体" w:hAnsi="Cambria Math" w:cs="Times New Roman"/>
              <w:sz w:val="24"/>
              <w:szCs w:val="24"/>
            </w:rPr>
            <m:t xml:space="preserve">  </m:t>
          </m:r>
          <m:r>
            <w:rPr>
              <w:rFonts w:ascii="Cambria Math" w:eastAsia="宋体" w:hAnsi="Cambria Math" w:cs="Times New Roman" w:hint="eastAsia"/>
              <w:sz w:val="24"/>
              <w:szCs w:val="24"/>
            </w:rPr>
            <m:t>(</m:t>
          </m:r>
          <m:r>
            <w:rPr>
              <w:rFonts w:ascii="Cambria Math" w:eastAsia="宋体" w:hAnsi="Cambria Math" w:cs="Times New Roman"/>
              <w:sz w:val="24"/>
              <w:szCs w:val="24"/>
            </w:rPr>
            <m:t>12)</m:t>
          </m:r>
        </m:oMath>
      </m:oMathPara>
    </w:p>
    <w:p w14:paraId="27F91D79" w14:textId="3A20C5C8" w:rsidR="009561BD" w:rsidRPr="00C8384F" w:rsidRDefault="009561BD" w:rsidP="009561BD">
      <w:pPr>
        <w:pStyle w:val="a3"/>
        <w:spacing w:line="400" w:lineRule="exact"/>
        <w:ind w:left="840" w:firstLineChars="0" w:firstLine="0"/>
        <w:rPr>
          <w:rFonts w:ascii="Times New Roman" w:eastAsia="宋体" w:hAnsi="Times New Roman" w:cs="Times New Roman" w:hint="eastAsia"/>
          <w:b/>
          <w:sz w:val="24"/>
          <w:szCs w:val="24"/>
        </w:rPr>
      </w:pPr>
      <m:oMath>
        <m:r>
          <m:rPr>
            <m:sty m:val="p"/>
          </m:rPr>
          <w:rPr>
            <w:rFonts w:ascii="Cambria Math" w:eastAsia="宋体" w:hAnsi="Cambria Math" w:cs="Times New Roman"/>
            <w:sz w:val="24"/>
            <w:szCs w:val="24"/>
          </w:rPr>
          <w:lastRenderedPageBreak/>
          <m:t>k∈[1,∞)</m:t>
        </m:r>
      </m:oMath>
      <w:r w:rsidRPr="00B96E99">
        <w:rPr>
          <w:rFonts w:ascii="Times New Roman" w:eastAsia="宋体" w:hAnsi="Times New Roman" w:cs="Times New Roman"/>
          <w:sz w:val="24"/>
          <w:szCs w:val="24"/>
        </w:rPr>
        <w:t>是一个可变参数，为一个整数，表示分区数为</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数的倍数，这样就保证了每次都并行处理分区，不会遗留剩余的分区被</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单独处理。</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代表这个集群上的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个数，一般</w:t>
      </w:r>
      <w:r w:rsidRPr="00B96E99">
        <w:rPr>
          <w:rFonts w:ascii="Times New Roman" w:eastAsia="宋体" w:hAnsi="Times New Roman" w:cs="Times New Roman"/>
          <w:sz w:val="24"/>
          <w:szCs w:val="24"/>
        </w:rPr>
        <w:t xml:space="preserve">1~2 CPU </w:t>
      </w:r>
      <w:r w:rsidRPr="00B96E99">
        <w:rPr>
          <w:rFonts w:ascii="Times New Roman" w:eastAsia="宋体" w:hAnsi="Times New Roman" w:cs="Times New Roman"/>
          <w:sz w:val="24"/>
          <w:szCs w:val="24"/>
        </w:rPr>
        <w:t>核一个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，如果内存特别小，则会影响</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数量，因此选择</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核心数和内存划分数最小的一个作为</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的数量。</w:t>
      </w:r>
    </w:p>
    <w:p w14:paraId="7F6AD38A" w14:textId="433D4C2F"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任务的计算？</w:t>
      </w:r>
    </w:p>
    <w:p w14:paraId="21A08809" w14:textId="02A4B00C" w:rsidR="00DC465C" w:rsidRPr="00050756" w:rsidRDefault="00DC465C" w:rsidP="00050756">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00863368">
        <w:rPr>
          <w:rFonts w:ascii="Times New Roman" w:eastAsia="宋体" w:hAnsi="Times New Roman" w:cs="Times New Roman"/>
          <w:sz w:val="24"/>
          <w:szCs w:val="24"/>
        </w:rPr>
        <w:t xml:space="preserve"> PKTM</w:t>
      </w:r>
      <w:r w:rsidR="00863368">
        <w:rPr>
          <w:rFonts w:ascii="Times New Roman" w:eastAsia="宋体" w:hAnsi="Times New Roman" w:cs="Times New Roman" w:hint="eastAsia"/>
          <w:sz w:val="24"/>
          <w:szCs w:val="24"/>
        </w:rPr>
        <w:t>算法</w:t>
      </w:r>
      <w:r w:rsidRPr="00B96E99">
        <w:rPr>
          <w:rFonts w:ascii="Times New Roman" w:eastAsia="宋体" w:hAnsi="Times New Roman" w:cs="Times New Roman"/>
          <w:sz w:val="24"/>
          <w:szCs w:val="24"/>
        </w:rPr>
        <w:t>中，</w:t>
      </w:r>
      <w:r w:rsidR="00E52424">
        <w:rPr>
          <w:rFonts w:ascii="Times New Roman" w:eastAsia="宋体" w:hAnsi="Times New Roman" w:cs="Times New Roman" w:hint="eastAsia"/>
          <w:sz w:val="24"/>
          <w:szCs w:val="24"/>
        </w:rPr>
        <w:t>我们对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Pr="00B96E99">
        <w:rPr>
          <w:rFonts w:ascii="Times New Roman" w:eastAsia="宋体" w:hAnsi="Times New Roman" w:cs="Times New Roman"/>
          <w:sz w:val="24"/>
          <w:szCs w:val="24"/>
        </w:rPr>
        <w:t xml:space="preserve"> (threads-2)</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00847149">
        <w:rPr>
          <w:rFonts w:ascii="Times New Roman" w:eastAsia="宋体" w:hAnsi="Times New Roman" w:cs="Times New Roman"/>
          <w:sz w:val="24"/>
          <w:szCs w:val="24"/>
        </w:rPr>
        <w:t xml:space="preserve">map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运行到一个合适的百分比时，系统会启动</w:t>
      </w:r>
      <w:r w:rsidRPr="00B96E99">
        <w:rPr>
          <w:rFonts w:ascii="Times New Roman" w:eastAsia="宋体" w:hAnsi="Times New Roman" w:cs="Times New Roman"/>
          <w:sz w:val="24"/>
          <w:szCs w:val="24"/>
        </w:rPr>
        <w:t>reduce</w:t>
      </w:r>
      <w:r w:rsidR="00847149">
        <w:rPr>
          <w:rFonts w:ascii="Times New Roman" w:eastAsia="宋体" w:hAnsi="Times New Roman" w:cs="Times New Roman"/>
          <w:sz w:val="24"/>
          <w:szCs w:val="24"/>
        </w:rPr>
        <w:t xml:space="preserve">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来收集</w:t>
      </w:r>
      <w:r w:rsidR="00847149">
        <w:rPr>
          <w:rFonts w:ascii="Times New Roman" w:eastAsia="宋体" w:hAnsi="Times New Roman" w:cs="Times New Roman"/>
          <w:sz w:val="24"/>
          <w:szCs w:val="24"/>
        </w:rPr>
        <w:t xml:space="preserve">map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产生的中间结果，</w:t>
      </w:r>
      <w:r w:rsidRPr="00B96E99">
        <w:rPr>
          <w:rFonts w:ascii="Times New Roman" w:eastAsia="宋体" w:hAnsi="Times New Roman" w:cs="Times New Roman"/>
          <w:sz w:val="24"/>
          <w:szCs w:val="24"/>
        </w:rPr>
        <w:t>reduce</w:t>
      </w:r>
      <w:r w:rsidR="00847149">
        <w:rPr>
          <w:rFonts w:ascii="Times New Roman" w:eastAsia="宋体" w:hAnsi="Times New Roman" w:cs="Times New Roman"/>
          <w:sz w:val="24"/>
          <w:szCs w:val="24"/>
        </w:rPr>
        <w:t xml:space="preserve">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会一直占用资源，这会影响后期</w:t>
      </w:r>
      <w:r w:rsidR="00200189">
        <w:rPr>
          <w:rFonts w:ascii="Times New Roman" w:eastAsia="宋体" w:hAnsi="Times New Roman" w:cs="Times New Roman"/>
          <w:sz w:val="24"/>
          <w:szCs w:val="24"/>
        </w:rPr>
        <w:t xml:space="preserve">map </w:t>
      </w:r>
      <w:r w:rsidR="0020018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map</w:t>
      </w:r>
      <w:r w:rsidR="00AD6524">
        <w:rPr>
          <w:rFonts w:ascii="Times New Roman" w:eastAsia="宋体" w:hAnsi="Times New Roman" w:cs="Times New Roman"/>
          <w:sz w:val="24"/>
          <w:szCs w:val="24"/>
        </w:rPr>
        <w:t xml:space="preserve"> </w:t>
      </w:r>
      <w:r w:rsidR="00AD6524">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00740709">
        <w:rPr>
          <w:rFonts w:ascii="Times New Roman" w:eastAsia="宋体" w:hAnsi="Times New Roman" w:cs="Times New Roman"/>
          <w:sz w:val="24"/>
          <w:szCs w:val="24"/>
        </w:rPr>
        <w:t xml:space="preserve">map </w:t>
      </w:r>
      <w:r w:rsidR="0074070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map</w:t>
      </w:r>
      <w:r w:rsidR="00D8335D">
        <w:rPr>
          <w:rFonts w:ascii="Times New Roman" w:eastAsia="宋体" w:hAnsi="Times New Roman" w:cs="Times New Roman"/>
          <w:sz w:val="24"/>
          <w:szCs w:val="24"/>
        </w:rPr>
        <w:t xml:space="preserve"> </w:t>
      </w:r>
      <w:r w:rsidR="00D8335D">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00630787">
        <w:rPr>
          <w:rFonts w:ascii="Times New Roman" w:eastAsia="宋体" w:hAnsi="Times New Roman" w:cs="Times New Roman"/>
          <w:sz w:val="24"/>
          <w:szCs w:val="24"/>
        </w:rPr>
        <w:t>map</w:t>
      </w:r>
      <w:r w:rsidR="00630787">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map</w:t>
      </w:r>
      <w:r w:rsidR="00332091">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00050756">
        <w:rPr>
          <w:rFonts w:ascii="Times New Roman" w:eastAsia="宋体" w:hAnsi="Times New Roman" w:cs="Times New Roman"/>
          <w:sz w:val="24"/>
          <w:szCs w:val="24"/>
        </w:rPr>
        <w:t>进行重新分区来适</w:t>
      </w:r>
      <w:r w:rsidR="00050756">
        <w:rPr>
          <w:rFonts w:ascii="Times New Roman" w:eastAsia="宋体" w:hAnsi="Times New Roman" w:cs="Times New Roman" w:hint="eastAsia"/>
          <w:sz w:val="24"/>
          <w:szCs w:val="24"/>
        </w:rPr>
        <w:t>配</w:t>
      </w:r>
      <w:r w:rsidRPr="00B96E99">
        <w:rPr>
          <w:rFonts w:ascii="Times New Roman" w:eastAsia="宋体" w:hAnsi="Times New Roman" w:cs="Times New Roman"/>
          <w:sz w:val="24"/>
          <w:szCs w:val="24"/>
        </w:rPr>
        <w:t>reduce</w:t>
      </w:r>
      <w:r w:rsidR="00050756">
        <w:rPr>
          <w:rFonts w:ascii="Times New Roman" w:eastAsia="宋体" w:hAnsi="Times New Roman" w:cs="Times New Roman"/>
          <w:sz w:val="24"/>
          <w:szCs w:val="24"/>
        </w:rPr>
        <w:t xml:space="preserve"> </w:t>
      </w:r>
      <w:r w:rsidR="00050756">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Pr="00B96E99">
        <w:rPr>
          <w:rFonts w:ascii="Times New Roman" w:eastAsia="宋体" w:hAnsi="Times New Roman" w:cs="Times New Roman"/>
          <w:sz w:val="24"/>
          <w:szCs w:val="24"/>
        </w:rPr>
        <w:t xml:space="preserve"> 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44D345BD" w14:textId="3DBDF218"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Pr="00C8384F">
        <w:rPr>
          <w:rFonts w:ascii="Times New Roman" w:eastAsia="宋体" w:hAnsi="Times New Roman" w:cs="Times New Roman" w:hint="eastAsia"/>
          <w:b/>
          <w:sz w:val="24"/>
          <w:szCs w:val="24"/>
        </w:rPr>
        <w:t>端的映射？</w:t>
      </w:r>
    </w:p>
    <w:p w14:paraId="2A500A99" w14:textId="4C4F48E7" w:rsidR="00C71184" w:rsidRPr="00B96E99" w:rsidRDefault="00C71184" w:rsidP="00C71184">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003F0B85">
        <w:rPr>
          <w:rFonts w:ascii="Times New Roman" w:eastAsia="宋体" w:hAnsi="Times New Roman" w:cs="Times New Roman"/>
          <w:sz w:val="24"/>
          <w:szCs w:val="24"/>
        </w:rPr>
        <w:t>任务，这样就</w:t>
      </w:r>
      <w:r w:rsidR="003F0B85">
        <w:rPr>
          <w:rFonts w:ascii="Times New Roman" w:eastAsia="宋体" w:hAnsi="Times New Roman" w:cs="Times New Roman" w:hint="eastAsia"/>
          <w:sz w:val="24"/>
          <w:szCs w:val="24"/>
        </w:rPr>
        <w:t>缩短</w:t>
      </w:r>
      <w:r w:rsidRPr="00B96E99">
        <w:rPr>
          <w:rFonts w:ascii="Times New Roman" w:eastAsia="宋体" w:hAnsi="Times New Roman" w:cs="Times New Roman"/>
          <w:sz w:val="24"/>
          <w:szCs w:val="24"/>
        </w:rPr>
        <w:t>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5BB35A0F" w14:textId="28A4ED5B" w:rsidR="00C71184" w:rsidRPr="00B96E99" w:rsidRDefault="00C71184" w:rsidP="00CB4ECA">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w:r w:rsidR="00CB4ECA">
        <w:rPr>
          <w:rFonts w:ascii="Times New Roman" w:eastAsia="宋体" w:hAnsi="Times New Roman" w:cs="Times New Roman" w:hint="eastAsia"/>
          <w:sz w:val="24"/>
          <w:szCs w:val="24"/>
        </w:rPr>
        <w:t xml:space="preserve">   (</w:t>
      </w:r>
      <w:r w:rsidR="00CB4ECA">
        <w:rPr>
          <w:rFonts w:ascii="Times New Roman" w:eastAsia="宋体" w:hAnsi="Times New Roman" w:cs="Times New Roman"/>
          <w:sz w:val="24"/>
          <w:szCs w:val="24"/>
        </w:rPr>
        <w:t>13</w:t>
      </w:r>
      <w:r w:rsidR="00CB4ECA">
        <w:rPr>
          <w:rFonts w:ascii="Times New Roman" w:eastAsia="宋体" w:hAnsi="Times New Roman" w:cs="Times New Roman" w:hint="eastAsia"/>
          <w:sz w:val="24"/>
          <w:szCs w:val="24"/>
        </w:rPr>
        <w:t>)</w:t>
      </w:r>
    </w:p>
    <w:p w14:paraId="3AFD58E8" w14:textId="77777777" w:rsidR="00C71184" w:rsidRPr="00C8384F" w:rsidRDefault="00C71184" w:rsidP="00C71184">
      <w:pPr>
        <w:pStyle w:val="a3"/>
        <w:spacing w:line="400" w:lineRule="exact"/>
        <w:ind w:left="840" w:firstLineChars="0" w:firstLine="0"/>
        <w:rPr>
          <w:rFonts w:ascii="Times New Roman" w:eastAsia="宋体" w:hAnsi="Times New Roman" w:cs="Times New Roman" w:hint="eastAsia"/>
          <w:b/>
          <w:sz w:val="24"/>
          <w:szCs w:val="24"/>
        </w:rPr>
      </w:pPr>
    </w:p>
    <w:p w14:paraId="182AD043" w14:textId="74202346" w:rsidR="009561BD" w:rsidRPr="000D7ADC"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0D7ADC">
        <w:rPr>
          <w:rFonts w:ascii="Times New Roman" w:eastAsia="宋体" w:hAnsi="Times New Roman" w:cs="Times New Roman" w:hint="eastAsia"/>
          <w:b/>
          <w:sz w:val="24"/>
          <w:szCs w:val="24"/>
        </w:rPr>
        <w:t>如何产生输出文件？</w:t>
      </w:r>
    </w:p>
    <w:p w14:paraId="4D5EACDE" w14:textId="09CDA9C3" w:rsidR="00BE7B5B" w:rsidRPr="00E02395" w:rsidRDefault="00BE7B5B" w:rsidP="00B375F2">
      <w:pPr>
        <w:pStyle w:val="a3"/>
        <w:spacing w:line="400" w:lineRule="exact"/>
        <w:ind w:left="839"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E02395">
        <w:rPr>
          <w:rFonts w:ascii="Times New Roman" w:eastAsia="宋体" w:hAnsi="Times New Roman" w:cs="Times New Roman"/>
          <w:sz w:val="24"/>
          <w:szCs w:val="24"/>
        </w:rPr>
        <w:t>根据排序好的</w:t>
      </w:r>
      <w:r w:rsidRPr="00E02395">
        <w:rPr>
          <w:rFonts w:ascii="Times New Roman" w:eastAsia="宋体" w:hAnsi="Times New Roman" w:cs="Times New Roman"/>
          <w:sz w:val="24"/>
          <w:szCs w:val="24"/>
        </w:rPr>
        <w:t>RDD</w:t>
      </w:r>
      <w:r w:rsidRPr="00E02395">
        <w:rPr>
          <w:rFonts w:ascii="Times New Roman" w:eastAsia="宋体" w:hAnsi="Times New Roman" w:cs="Times New Roman"/>
          <w:sz w:val="24"/>
          <w:szCs w:val="24"/>
        </w:rPr>
        <w:t>进行写文件到</w:t>
      </w:r>
      <w:r w:rsidRPr="00E02395">
        <w:rPr>
          <w:rFonts w:ascii="Times New Roman" w:eastAsia="宋体" w:hAnsi="Times New Roman" w:cs="Times New Roman"/>
          <w:sz w:val="24"/>
          <w:szCs w:val="24"/>
        </w:rPr>
        <w:t>HDFS</w:t>
      </w:r>
      <w:r w:rsidRPr="00E02395">
        <w:rPr>
          <w:rFonts w:ascii="Times New Roman" w:eastAsia="宋体" w:hAnsi="Times New Roman" w:cs="Times New Roman"/>
          <w:sz w:val="24"/>
          <w:szCs w:val="24"/>
        </w:rPr>
        <w:t>，</w:t>
      </w:r>
      <w:r w:rsidRPr="00E02395">
        <w:rPr>
          <w:rFonts w:ascii="Times New Roman" w:eastAsia="宋体" w:hAnsi="Times New Roman" w:cs="Times New Roman"/>
          <w:sz w:val="24"/>
          <w:szCs w:val="24"/>
        </w:rPr>
        <w:t>Spark</w:t>
      </w:r>
      <w:r w:rsidRPr="00E02395">
        <w:rPr>
          <w:rFonts w:ascii="Times New Roman" w:eastAsia="宋体" w:hAnsi="Times New Roman" w:cs="Times New Roman"/>
          <w:sz w:val="24"/>
          <w:szCs w:val="24"/>
        </w:rPr>
        <w:t>提供了</w:t>
      </w:r>
      <w:r w:rsidRPr="00E02395">
        <w:rPr>
          <w:rFonts w:ascii="Times New Roman" w:eastAsia="宋体" w:hAnsi="Times New Roman" w:cs="Times New Roman"/>
          <w:sz w:val="24"/>
          <w:szCs w:val="24"/>
        </w:rPr>
        <w:t>saveAsNewAPIHadoopFile</w:t>
      </w:r>
      <w:r w:rsidRPr="00E02395">
        <w:rPr>
          <w:rFonts w:ascii="Times New Roman" w:eastAsia="宋体" w:hAnsi="Times New Roman" w:cs="Times New Roman"/>
          <w:sz w:val="24"/>
          <w:szCs w:val="24"/>
        </w:rPr>
        <w:t>函数对</w:t>
      </w:r>
      <w:r w:rsidRPr="00E02395">
        <w:rPr>
          <w:rFonts w:ascii="Times New Roman" w:eastAsia="宋体" w:hAnsi="Times New Roman" w:cs="Times New Roman"/>
          <w:sz w:val="24"/>
          <w:szCs w:val="24"/>
        </w:rPr>
        <w:t xml:space="preserve">RDD </w:t>
      </w:r>
      <w:r w:rsidRPr="00E02395">
        <w:rPr>
          <w:rFonts w:ascii="Times New Roman" w:eastAsia="宋体" w:hAnsi="Times New Roman" w:cs="Times New Roman"/>
          <w:sz w:val="24"/>
          <w:szCs w:val="24"/>
        </w:rPr>
        <w:t>分区分别写入文件，产生的文件名由该分区中最小的输</w:t>
      </w:r>
      <w:r w:rsidR="000D7816">
        <w:rPr>
          <w:rFonts w:ascii="Times New Roman" w:eastAsia="宋体" w:hAnsi="Times New Roman" w:cs="Times New Roman"/>
          <w:sz w:val="24"/>
          <w:szCs w:val="24"/>
        </w:rPr>
        <w:t>出道道号的值来命名，最后根据文件名来</w:t>
      </w:r>
      <w:r w:rsidR="000D7816">
        <w:rPr>
          <w:rFonts w:ascii="Times New Roman" w:eastAsia="宋体" w:hAnsi="Times New Roman" w:cs="Times New Roman" w:hint="eastAsia"/>
          <w:sz w:val="24"/>
          <w:szCs w:val="24"/>
        </w:rPr>
        <w:t>排序</w:t>
      </w:r>
      <w:r w:rsidR="000D7816">
        <w:rPr>
          <w:rFonts w:ascii="Times New Roman" w:eastAsia="宋体" w:hAnsi="Times New Roman" w:cs="Times New Roman"/>
          <w:sz w:val="24"/>
          <w:szCs w:val="24"/>
        </w:rPr>
        <w:t>所有的</w:t>
      </w:r>
      <w:r w:rsidR="000D7816">
        <w:rPr>
          <w:rFonts w:ascii="Times New Roman" w:eastAsia="宋体" w:hAnsi="Times New Roman" w:cs="Times New Roman" w:hint="eastAsia"/>
          <w:sz w:val="24"/>
          <w:szCs w:val="24"/>
        </w:rPr>
        <w:t>输出</w:t>
      </w:r>
      <w:r w:rsidR="000D7816">
        <w:rPr>
          <w:rFonts w:ascii="Times New Roman" w:eastAsia="宋体" w:hAnsi="Times New Roman" w:cs="Times New Roman"/>
          <w:sz w:val="24"/>
          <w:szCs w:val="24"/>
        </w:rPr>
        <w:t>文件，生成</w:t>
      </w:r>
      <w:r w:rsidR="000D7816">
        <w:rPr>
          <w:rFonts w:ascii="Times New Roman" w:eastAsia="宋体" w:hAnsi="Times New Roman" w:cs="Times New Roman" w:hint="eastAsia"/>
          <w:sz w:val="24"/>
          <w:szCs w:val="24"/>
        </w:rPr>
        <w:t>总的成像</w:t>
      </w:r>
      <w:r w:rsidRPr="00E02395">
        <w:rPr>
          <w:rFonts w:ascii="Times New Roman" w:eastAsia="宋体" w:hAnsi="Times New Roman" w:cs="Times New Roman"/>
          <w:sz w:val="24"/>
          <w:szCs w:val="24"/>
        </w:rPr>
        <w:t>文件。</w:t>
      </w:r>
    </w:p>
    <w:p w14:paraId="3E645DBA" w14:textId="5531FC06"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上的实现，我们得出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49B4CA4C" w:rsidR="008C0383" w:rsidRPr="00931E69" w:rsidRDefault="00931E69" w:rsidP="00931E69">
      <w:pPr>
        <w:pStyle w:val="24"/>
      </w:pPr>
      <w:bookmarkStart w:id="277" w:name="_Toc450562217"/>
      <w:r w:rsidRPr="00931E69">
        <w:t>4.4</w:t>
      </w:r>
      <w:r w:rsidR="008C0383" w:rsidRPr="00931E69">
        <w:t xml:space="preserve"> </w:t>
      </w:r>
      <w:del w:id="278" w:author="JieTang" w:date="2016-05-02T21:00:00Z">
        <w:r w:rsidR="008C0383" w:rsidRPr="00931E69" w:rsidDel="00794173">
          <w:rPr>
            <w:rFonts w:hint="eastAsia"/>
          </w:rPr>
          <w:delText>Spark</w:delText>
        </w:r>
        <w:r w:rsidR="008C0383" w:rsidRPr="00931E69" w:rsidDel="00794173">
          <w:rPr>
            <w:rFonts w:hint="eastAsia"/>
          </w:rPr>
          <w:delText>上的</w:delText>
        </w:r>
        <w:r w:rsidR="008C0383" w:rsidRPr="00931E69" w:rsidDel="00794173">
          <w:rPr>
            <w:rFonts w:hint="eastAsia"/>
          </w:rPr>
          <w:delText>Kirchhoff</w:delText>
        </w:r>
        <w:r w:rsidR="008C0383" w:rsidRPr="00931E69" w:rsidDel="00794173">
          <w:rPr>
            <w:rFonts w:hint="eastAsia"/>
          </w:rPr>
          <w:delText>算法实现</w:delText>
        </w:r>
      </w:del>
      <w:ins w:id="279" w:author="JieTang" w:date="2016-05-02T21:00:00Z">
        <w:r w:rsidR="00794173" w:rsidRPr="00931E69">
          <w:rPr>
            <w:rFonts w:hint="eastAsia"/>
          </w:rPr>
          <w:t>实验结果</w:t>
        </w:r>
      </w:ins>
      <w:bookmarkEnd w:id="277"/>
      <w:r w:rsidR="00566B79">
        <w:rPr>
          <w:rFonts w:hint="eastAsia"/>
        </w:rPr>
        <w:t>与分析</w:t>
      </w:r>
    </w:p>
    <w:p w14:paraId="55144EDC" w14:textId="13DD79D4" w:rsidR="008C0383" w:rsidRPr="00B96E99"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在该实验中，我们使用了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集群，集群配置如表</w:t>
      </w:r>
      <w:r w:rsidR="008C0383" w:rsidRPr="00B96E99">
        <w:rPr>
          <w:rFonts w:ascii="Times New Roman" w:eastAsia="宋体" w:hAnsi="Times New Roman" w:cs="Times New Roman"/>
          <w:sz w:val="24"/>
          <w:szCs w:val="24"/>
        </w:rPr>
        <w:t>2.3</w:t>
      </w:r>
      <w:r w:rsidR="008C0383" w:rsidRPr="00B96E99">
        <w:rPr>
          <w:rFonts w:ascii="Times New Roman" w:eastAsia="宋体" w:hAnsi="Times New Roman" w:cs="Times New Roman"/>
          <w:sz w:val="24"/>
          <w:szCs w:val="24"/>
        </w:rPr>
        <w:lastRenderedPageBreak/>
        <w:t>所示。</w:t>
      </w:r>
      <w:r w:rsidR="002C36F8">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，下面我们首先介绍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280" w:name="_Toc450562218"/>
      <w:r w:rsidRPr="00461EA8">
        <w:t>4.4</w:t>
      </w:r>
      <w:r w:rsidR="00005E8B" w:rsidRPr="00461EA8">
        <w:t xml:space="preserve">.1 </w:t>
      </w:r>
      <w:r w:rsidR="00005E8B" w:rsidRPr="00461EA8">
        <w:t>数据准备</w:t>
      </w:r>
      <w:bookmarkEnd w:id="280"/>
    </w:p>
    <w:p w14:paraId="42E96632" w14:textId="77777777"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19C310AC" w:rsidR="00C10A7D" w:rsidRPr="002E71CF" w:rsidRDefault="002E71CF" w:rsidP="002E71CF">
      <w:pPr>
        <w:pStyle w:val="30"/>
      </w:pPr>
      <w:bookmarkStart w:id="281" w:name="_Toc450562219"/>
      <w:r w:rsidRPr="002E71CF">
        <w:t>4.4</w:t>
      </w:r>
      <w:r w:rsidR="00C10A7D" w:rsidRPr="002E71CF">
        <w:t xml:space="preserve">.2 </w:t>
      </w:r>
      <w:r w:rsidR="00C10A7D" w:rsidRPr="002E71CF">
        <w:t>实验结果</w:t>
      </w:r>
      <w:bookmarkEnd w:id="281"/>
    </w:p>
    <w:p w14:paraId="692CF040" w14:textId="1D07937D"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算法的效率，我们</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78BAC60F" w:rsidR="000C4C47" w:rsidRPr="00641B2A" w:rsidRDefault="000C4C47" w:rsidP="00EA1C85">
      <w:pPr>
        <w:pStyle w:val="a3"/>
        <w:spacing w:line="400" w:lineRule="exact"/>
        <w:ind w:left="842" w:firstLineChars="0" w:firstLine="0"/>
        <w:rPr>
          <w:rFonts w:ascii="Times New Roman" w:eastAsia="宋体" w:hAnsi="Times New Roman" w:cs="Times New Roman"/>
          <w:b/>
          <w:sz w:val="24"/>
          <w:szCs w:val="24"/>
        </w:rPr>
      </w:pPr>
      <w:r w:rsidRPr="00641B2A">
        <w:rPr>
          <w:rFonts w:ascii="Times New Roman" w:eastAsia="宋体" w:hAnsi="Times New Roman" w:cs="Times New Roman"/>
          <w:sz w:val="24"/>
          <w:szCs w:val="24"/>
        </w:rPr>
        <w:t>因为我们实现了两种框架的</w:t>
      </w:r>
      <w:r w:rsidRPr="00641B2A">
        <w:rPr>
          <w:rFonts w:ascii="Times New Roman" w:eastAsia="宋体" w:hAnsi="Times New Roman" w:cs="Times New Roman"/>
          <w:sz w:val="24"/>
          <w:szCs w:val="24"/>
        </w:rPr>
        <w:t>PKTM</w:t>
      </w:r>
      <w:r w:rsidRPr="00641B2A">
        <w:rPr>
          <w:rFonts w:ascii="Times New Roman" w:eastAsia="宋体" w:hAnsi="Times New Roman" w:cs="Times New Roman"/>
          <w:sz w:val="24"/>
          <w:szCs w:val="24"/>
        </w:rPr>
        <w:t>算法，因此我们分别测试</w:t>
      </w:r>
      <w:r w:rsidRPr="00641B2A">
        <w:rPr>
          <w:rFonts w:ascii="Times New Roman" w:eastAsia="宋体" w:hAnsi="Times New Roman" w:cs="Times New Roman"/>
          <w:sz w:val="24"/>
          <w:szCs w:val="24"/>
        </w:rPr>
        <w:t>Hadoop</w:t>
      </w:r>
      <w:r w:rsidRPr="00641B2A">
        <w:rPr>
          <w:rFonts w:ascii="Times New Roman" w:eastAsia="宋体" w:hAnsi="Times New Roman" w:cs="Times New Roman"/>
          <w:sz w:val="24"/>
          <w:szCs w:val="24"/>
        </w:rPr>
        <w:t>和</w:t>
      </w:r>
      <w:r w:rsidRPr="00641B2A">
        <w:rPr>
          <w:rFonts w:ascii="Times New Roman" w:eastAsia="宋体" w:hAnsi="Times New Roman" w:cs="Times New Roman"/>
          <w:sz w:val="24"/>
          <w:szCs w:val="24"/>
        </w:rPr>
        <w:t xml:space="preserve">Spark </w:t>
      </w:r>
      <w:r w:rsidRPr="00641B2A">
        <w:rPr>
          <w:rFonts w:ascii="Times New Roman" w:eastAsia="宋体" w:hAnsi="Times New Roman" w:cs="Times New Roman"/>
          <w:sz w:val="24"/>
          <w:szCs w:val="24"/>
        </w:rPr>
        <w:t>的性能。通过我们的测试发现分布式</w:t>
      </w:r>
      <w:r w:rsidRPr="00641B2A">
        <w:rPr>
          <w:rFonts w:ascii="Times New Roman" w:eastAsia="宋体" w:hAnsi="Times New Roman" w:cs="Times New Roman"/>
          <w:sz w:val="24"/>
          <w:szCs w:val="24"/>
        </w:rPr>
        <w:t>PKTM</w:t>
      </w:r>
      <w:r w:rsidRPr="00641B2A">
        <w:rPr>
          <w:rFonts w:ascii="Times New Roman" w:eastAsia="宋体" w:hAnsi="Times New Roman" w:cs="Times New Roman"/>
          <w:sz w:val="24"/>
          <w:szCs w:val="24"/>
        </w:rPr>
        <w:t>算法比</w:t>
      </w:r>
      <w:r w:rsidRPr="00641B2A">
        <w:rPr>
          <w:rFonts w:ascii="Times New Roman" w:eastAsia="宋体" w:hAnsi="Times New Roman" w:cs="Times New Roman"/>
          <w:sz w:val="24"/>
          <w:szCs w:val="24"/>
        </w:rPr>
        <w:t>cpu</w:t>
      </w:r>
      <w:r w:rsidRPr="00641B2A">
        <w:rPr>
          <w:rFonts w:ascii="Times New Roman" w:eastAsia="宋体" w:hAnsi="Times New Roman" w:cs="Times New Roman"/>
          <w:sz w:val="24"/>
          <w:szCs w:val="24"/>
        </w:rPr>
        <w:t>版本算法效率提高了</w:t>
      </w:r>
      <w:r w:rsidRPr="00641B2A">
        <w:rPr>
          <w:rFonts w:ascii="Times New Roman" w:eastAsia="宋体" w:hAnsi="Times New Roman" w:cs="Times New Roman"/>
          <w:sz w:val="24"/>
          <w:szCs w:val="24"/>
        </w:rPr>
        <w:t>20</w:t>
      </w:r>
      <w:r w:rsidR="00EA1C85">
        <w:rPr>
          <w:rFonts w:ascii="Times New Roman" w:eastAsia="宋体" w:hAnsi="Times New Roman" w:cs="Times New Roman"/>
          <w:sz w:val="24"/>
          <w:szCs w:val="24"/>
        </w:rPr>
        <w:t>倍。</w:t>
      </w:r>
      <w:r w:rsidRPr="00641B2A">
        <w:rPr>
          <w:rFonts w:ascii="Times New Roman" w:eastAsia="宋体" w:hAnsi="Times New Roman" w:cs="Times New Roman"/>
          <w:sz w:val="24"/>
          <w:szCs w:val="24"/>
        </w:rPr>
        <w:t>我们只测试一些参数对算法的影响，在实验中我们使用小数据集进行测试。</w:t>
      </w:r>
    </w:p>
    <w:p w14:paraId="25518671" w14:textId="77777777" w:rsidR="00073EF8" w:rsidRPr="00B96E99" w:rsidRDefault="00073EF8" w:rsidP="00EA1C85">
      <w:pPr>
        <w:spacing w:line="400" w:lineRule="exact"/>
        <w:ind w:left="358"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64449D15"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5C3185DA" w:rsidR="00131A93" w:rsidRDefault="00073EF8" w:rsidP="0040348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72E8DD9A" w14:textId="19F42B1A" w:rsidR="002719D8" w:rsidRDefault="002719D8" w:rsidP="002719D8">
      <w:pPr>
        <w:pStyle w:val="a3"/>
        <w:ind w:left="1559"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0985" cy="2149653"/>
                    </a:xfrm>
                    <a:prstGeom prst="rect">
                      <a:avLst/>
                    </a:prstGeom>
                  </pic:spPr>
                </pic:pic>
              </a:graphicData>
            </a:graphic>
          </wp:inline>
        </w:drawing>
      </w:r>
    </w:p>
    <w:p w14:paraId="7BECB064" w14:textId="2CB8CBFE" w:rsidR="00403488" w:rsidRPr="00B96E99" w:rsidRDefault="002719D8" w:rsidP="0040348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403488" w:rsidRPr="00B96E99">
        <w:rPr>
          <w:rFonts w:ascii="Times New Roman" w:eastAsia="宋体" w:hAnsi="Times New Roman" w:cs="Times New Roman"/>
          <w:sz w:val="24"/>
          <w:szCs w:val="24"/>
        </w:rPr>
        <w:t>图</w:t>
      </w:r>
      <w:r w:rsidR="00403488" w:rsidRPr="00B96E99">
        <w:rPr>
          <w:rFonts w:ascii="Times New Roman" w:eastAsia="宋体" w:hAnsi="Times New Roman" w:cs="Times New Roman"/>
          <w:sz w:val="24"/>
          <w:szCs w:val="24"/>
        </w:rPr>
        <w:t>4.4 Hadoop</w:t>
      </w:r>
      <w:r w:rsidR="00403488" w:rsidRPr="00B96E99">
        <w:rPr>
          <w:rFonts w:ascii="Times New Roman" w:eastAsia="宋体" w:hAnsi="Times New Roman" w:cs="Times New Roman"/>
          <w:sz w:val="24"/>
          <w:szCs w:val="24"/>
        </w:rPr>
        <w:t>上的测试</w:t>
      </w:r>
    </w:p>
    <w:p w14:paraId="3894DB13" w14:textId="77777777" w:rsidR="001B2BA8" w:rsidRDefault="00F20EBE" w:rsidP="001B2BA8">
      <w:pPr>
        <w:spacing w:line="400" w:lineRule="exact"/>
        <w:ind w:left="358"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FBEB143" w:rsidR="00F20EBE" w:rsidRPr="001B2BA8" w:rsidRDefault="00F20EBE" w:rsidP="005C1CEE">
      <w:pPr>
        <w:spacing w:line="400" w:lineRule="exact"/>
        <w:ind w:left="840"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0AC5CF45" w:rsidR="00D65408"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Default="00D064D9" w:rsidP="00D064D9">
      <w:pPr>
        <w:pStyle w:val="a3"/>
        <w:ind w:left="1559"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05247" cy="2341562"/>
                    </a:xfrm>
                    <a:prstGeom prst="rect">
                      <a:avLst/>
                    </a:prstGeom>
                  </pic:spPr>
                </pic:pic>
              </a:graphicData>
            </a:graphic>
          </wp:inline>
        </w:drawing>
      </w:r>
    </w:p>
    <w:p w14:paraId="2314ABB5" w14:textId="16E50B21" w:rsidR="000C0CB7" w:rsidRPr="00D064D9" w:rsidRDefault="00D064D9" w:rsidP="004506E7">
      <w:pPr>
        <w:jc w:val="center"/>
        <w:rPr>
          <w:rFonts w:ascii="Times New Roman" w:hAnsi="Times New Roman" w:cs="Times New Roman"/>
          <w:noProof/>
          <w:sz w:val="24"/>
          <w:szCs w:val="24"/>
        </w:rPr>
      </w:pPr>
      <w:r>
        <w:rPr>
          <w:rFonts w:ascii="Times New Roman" w:hAnsi="Times New Roman" w:cs="Times New Roman" w:hint="eastAsia"/>
          <w:noProof/>
          <w:sz w:val="24"/>
          <w:szCs w:val="24"/>
        </w:rPr>
        <w:t xml:space="preserve">         </w:t>
      </w:r>
      <w:r w:rsidR="00EA27D9" w:rsidRPr="00D064D9">
        <w:rPr>
          <w:rFonts w:ascii="Times New Roman" w:hAnsi="Times New Roman" w:cs="Times New Roman"/>
          <w:noProof/>
          <w:sz w:val="24"/>
          <w:szCs w:val="24"/>
        </w:rPr>
        <w:t>图</w:t>
      </w:r>
      <w:r w:rsidR="00EA27D9" w:rsidRPr="00D064D9">
        <w:rPr>
          <w:rFonts w:ascii="Times New Roman" w:hAnsi="Times New Roman" w:cs="Times New Roman"/>
          <w:noProof/>
          <w:sz w:val="24"/>
          <w:szCs w:val="24"/>
        </w:rPr>
        <w:t>4.5 Spark</w:t>
      </w:r>
      <w:r w:rsidR="00EA27D9" w:rsidRPr="00D064D9">
        <w:rPr>
          <w:rFonts w:ascii="Times New Roman" w:hAnsi="Times New Roman" w:cs="Times New Roman"/>
          <w:noProof/>
          <w:sz w:val="24"/>
          <w:szCs w:val="24"/>
        </w:rPr>
        <w:t>上的测试</w:t>
      </w:r>
    </w:p>
    <w:p w14:paraId="045C0779" w14:textId="77777777"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r w:rsidRPr="001F1D78">
        <w:rPr>
          <w:rFonts w:ascii="Times New Roman" w:eastAsia="宋体" w:hAnsi="Times New Roman" w:cs="Times New Roman"/>
          <w:b/>
          <w:sz w:val="24"/>
          <w:szCs w:val="24"/>
        </w:rPr>
        <w:t>调度器和</w:t>
      </w:r>
      <w:r w:rsidRPr="001F1D78">
        <w:rPr>
          <w:rFonts w:ascii="Times New Roman" w:eastAsia="宋体" w:hAnsi="Times New Roman" w:cs="Times New Roman"/>
          <w:b/>
          <w:sz w:val="24"/>
          <w:szCs w:val="24"/>
        </w:rPr>
        <w:t>Shuffle</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p>
    <w:p w14:paraId="443BD466" w14:textId="23458616" w:rsidR="00EE6671" w:rsidRDefault="00EE6671" w:rsidP="001F1D78">
      <w:pPr>
        <w:pStyle w:val="a3"/>
        <w:spacing w:line="400" w:lineRule="exact"/>
        <w:ind w:left="842" w:firstLineChars="0" w:firstLine="0"/>
        <w:rPr>
          <w:rFonts w:ascii="Times New Roman" w:eastAsia="宋体" w:hAnsi="Times New Roman" w:cs="Times New Roman"/>
          <w:sz w:val="24"/>
          <w:szCs w:val="24"/>
        </w:rPr>
      </w:pPr>
      <w:r w:rsidRPr="001F1D78">
        <w:rPr>
          <w:rFonts w:ascii="Times New Roman" w:eastAsia="宋体" w:hAnsi="Times New Roman" w:cs="Times New Roman"/>
          <w:sz w:val="24"/>
          <w:szCs w:val="24"/>
        </w:rPr>
        <w:t>该阶段我们主要比较改进后的集群和原先集群性能的差别，主要从</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内存和</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数目来测试，我们首先规定</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内存不变，然后测试不同</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数目的性能比较，然后再改变</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内存的大小，如下图</w:t>
      </w:r>
      <w:r w:rsidRPr="001F1D78">
        <w:rPr>
          <w:rFonts w:ascii="Times New Roman" w:eastAsia="宋体" w:hAnsi="Times New Roman" w:cs="Times New Roman"/>
          <w:sz w:val="24"/>
          <w:szCs w:val="24"/>
        </w:rPr>
        <w:t>4.6</w:t>
      </w:r>
      <w:r w:rsidRPr="001F1D78">
        <w:rPr>
          <w:rFonts w:ascii="Times New Roman" w:eastAsia="宋体" w:hAnsi="Times New Roman" w:cs="Times New Roman"/>
          <w:sz w:val="24"/>
          <w:szCs w:val="24"/>
        </w:rPr>
        <w:t>所示。从图中看，在第一幅图中，我们设置</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的</w:t>
      </w:r>
      <w:r w:rsidRPr="001F1D78">
        <w:rPr>
          <w:rFonts w:ascii="Times New Roman" w:eastAsia="宋体" w:hAnsi="Times New Roman" w:cs="Times New Roman"/>
          <w:sz w:val="24"/>
          <w:szCs w:val="24"/>
        </w:rPr>
        <w:lastRenderedPageBreak/>
        <w:t>内存为</w:t>
      </w:r>
      <w:r w:rsidRPr="001F1D78">
        <w:rPr>
          <w:rFonts w:ascii="Times New Roman" w:eastAsia="宋体" w:hAnsi="Times New Roman" w:cs="Times New Roman"/>
          <w:sz w:val="24"/>
          <w:szCs w:val="24"/>
        </w:rPr>
        <w:t>0.5G</w:t>
      </w:r>
      <w:r w:rsidRPr="001F1D78">
        <w:rPr>
          <w:rFonts w:ascii="Times New Roman" w:eastAsia="宋体" w:hAnsi="Times New Roman" w:cs="Times New Roman"/>
          <w:sz w:val="24"/>
          <w:szCs w:val="24"/>
        </w:rPr>
        <w:t>，在不同的</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数目下</w:t>
      </w:r>
      <w:r w:rsidRPr="001F1D78">
        <w:rPr>
          <w:rFonts w:ascii="Times New Roman" w:eastAsia="宋体" w:hAnsi="Times New Roman" w:cs="Times New Roman"/>
          <w:sz w:val="24"/>
          <w:szCs w:val="24"/>
        </w:rPr>
        <w:t>kirchhoff</w:t>
      </w:r>
      <w:r w:rsidRPr="001F1D78">
        <w:rPr>
          <w:rFonts w:ascii="Times New Roman" w:eastAsia="宋体" w:hAnsi="Times New Roman" w:cs="Times New Roman"/>
          <w:sz w:val="24"/>
          <w:szCs w:val="24"/>
        </w:rPr>
        <w:t>程序运行的时间对比。依次类推，第二幅图中，设置</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内存为</w:t>
      </w:r>
      <w:r w:rsidRPr="001F1D78">
        <w:rPr>
          <w:rFonts w:ascii="Times New Roman" w:eastAsia="宋体" w:hAnsi="Times New Roman" w:cs="Times New Roman"/>
          <w:sz w:val="24"/>
          <w:szCs w:val="24"/>
        </w:rPr>
        <w:t>1G</w:t>
      </w:r>
      <w:r w:rsidRPr="001F1D78">
        <w:rPr>
          <w:rFonts w:ascii="Times New Roman" w:eastAsia="宋体" w:hAnsi="Times New Roman" w:cs="Times New Roman"/>
          <w:sz w:val="24"/>
          <w:szCs w:val="24"/>
        </w:rPr>
        <w:t>，第三、四幅图则为</w:t>
      </w:r>
      <w:r w:rsidRPr="001F1D78">
        <w:rPr>
          <w:rFonts w:ascii="Times New Roman" w:eastAsia="宋体" w:hAnsi="Times New Roman" w:cs="Times New Roman"/>
          <w:sz w:val="24"/>
          <w:szCs w:val="24"/>
        </w:rPr>
        <w:t>1.5G</w:t>
      </w:r>
      <w:r w:rsidRPr="001F1D78">
        <w:rPr>
          <w:rFonts w:ascii="Times New Roman" w:eastAsia="宋体" w:hAnsi="Times New Roman" w:cs="Times New Roman"/>
          <w:sz w:val="24"/>
          <w:szCs w:val="24"/>
        </w:rPr>
        <w:t>、</w:t>
      </w:r>
      <w:r w:rsidRPr="001F1D78">
        <w:rPr>
          <w:rFonts w:ascii="Times New Roman" w:eastAsia="宋体" w:hAnsi="Times New Roman" w:cs="Times New Roman"/>
          <w:sz w:val="24"/>
          <w:szCs w:val="24"/>
        </w:rPr>
        <w:t>2G</w:t>
      </w:r>
      <w:r w:rsidRPr="001F1D78">
        <w:rPr>
          <w:rFonts w:ascii="Times New Roman" w:eastAsia="宋体" w:hAnsi="Times New Roman" w:cs="Times New Roman"/>
          <w:sz w:val="24"/>
          <w:szCs w:val="24"/>
        </w:rPr>
        <w:t>。</w:t>
      </w:r>
    </w:p>
    <w:p w14:paraId="3D35D0FC" w14:textId="34FAB378" w:rsidR="00E675AB" w:rsidRDefault="00E675AB" w:rsidP="00E675AB">
      <w:pPr>
        <w:pStyle w:val="a3"/>
        <w:ind w:left="839" w:firstLineChars="0" w:firstLine="0"/>
        <w:jc w:val="center"/>
        <w:rPr>
          <w:rFonts w:ascii="Times New Roman" w:eastAsia="宋体" w:hAnsi="Times New Roman" w:cs="Times New Roman"/>
          <w:b/>
          <w:sz w:val="24"/>
          <w:szCs w:val="24"/>
        </w:rPr>
      </w:pPr>
      <w:r w:rsidRPr="00B96E99">
        <w:rPr>
          <w:rFonts w:ascii="Times New Roman" w:hAnsi="Times New Roman" w:cs="Times New Roman"/>
          <w:noProof/>
        </w:rPr>
        <w:drawing>
          <wp:inline distT="0" distB="0" distL="0" distR="0" wp14:anchorId="238EE4B2" wp14:editId="3BE8581B">
            <wp:extent cx="4762195" cy="3587115"/>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88900" cy="3607230"/>
                    </a:xfrm>
                    <a:prstGeom prst="rect">
                      <a:avLst/>
                    </a:prstGeom>
                  </pic:spPr>
                </pic:pic>
              </a:graphicData>
            </a:graphic>
          </wp:inline>
        </w:drawing>
      </w:r>
    </w:p>
    <w:p w14:paraId="0C4CECBA" w14:textId="21040EB2" w:rsidR="009145C3" w:rsidRPr="00B96E99" w:rsidRDefault="00E675AB" w:rsidP="009145C3">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9145C3" w:rsidRPr="00B96E99">
        <w:rPr>
          <w:rFonts w:ascii="Times New Roman" w:eastAsia="宋体" w:hAnsi="Times New Roman" w:cs="Times New Roman"/>
          <w:sz w:val="24"/>
          <w:szCs w:val="24"/>
        </w:rPr>
        <w:t>图</w:t>
      </w:r>
      <w:r w:rsidR="009145C3" w:rsidRPr="00B96E99">
        <w:rPr>
          <w:rFonts w:ascii="Times New Roman" w:eastAsia="宋体" w:hAnsi="Times New Roman" w:cs="Times New Roman"/>
          <w:sz w:val="24"/>
          <w:szCs w:val="24"/>
        </w:rPr>
        <w:t xml:space="preserve">4.6 </w:t>
      </w:r>
      <w:r>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009145C3" w:rsidRPr="00B96E99">
        <w:rPr>
          <w:rFonts w:ascii="Times New Roman" w:eastAsia="宋体" w:hAnsi="Times New Roman" w:cs="Times New Roman"/>
          <w:sz w:val="24"/>
          <w:szCs w:val="24"/>
        </w:rPr>
        <w:t>的性能对比</w:t>
      </w:r>
    </w:p>
    <w:p w14:paraId="7E22642C" w14:textId="03D85D9F" w:rsidR="007E6201" w:rsidRDefault="007E6201" w:rsidP="00285F0B">
      <w:pPr>
        <w:spacing w:line="400" w:lineRule="exact"/>
        <w:ind w:left="840"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306477">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4DDD6CE" wp14:editId="3D867EC5">
            <wp:extent cx="4323283" cy="4008120"/>
            <wp:effectExtent l="0" t="0" r="127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40256" cy="4023855"/>
                    </a:xfrm>
                    <a:prstGeom prst="rect">
                      <a:avLst/>
                    </a:prstGeom>
                  </pic:spPr>
                </pic:pic>
              </a:graphicData>
            </a:graphic>
          </wp:inline>
        </w:drawing>
      </w:r>
    </w:p>
    <w:p w14:paraId="07A53EA2" w14:textId="50624310" w:rsidR="00306477" w:rsidRPr="00B96E99" w:rsidRDefault="00306477" w:rsidP="00306477">
      <w:pPr>
        <w:jc w:val="center"/>
        <w:rPr>
          <w:rFonts w:ascii="Times New Roman" w:eastAsia="宋体" w:hAnsi="Times New Roman" w:cs="Times New Roman" w:hint="eastAsia"/>
          <w:sz w:val="24"/>
          <w:szCs w:val="24"/>
        </w:rPr>
      </w:pPr>
      <w:r w:rsidRPr="00B96E99">
        <w:rPr>
          <w:rFonts w:ascii="Times New Roman" w:hAnsi="Times New Roman" w:cs="Times New Roman"/>
          <w:noProof/>
        </w:rPr>
        <w:drawing>
          <wp:inline distT="0" distB="0" distL="0" distR="0" wp14:anchorId="64B3A45D" wp14:editId="06E65B4F">
            <wp:extent cx="4212336" cy="347472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40252" cy="3497747"/>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1906C49D" w:rsidR="009C6297" w:rsidRDefault="0092782D" w:rsidP="00306477">
      <w:pPr>
        <w:spacing w:line="400" w:lineRule="exact"/>
        <w:ind w:left="840"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上述实验我们从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两个方面显示了我们改进的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调度器的性能提高，下面我们通过每个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所读取的块的大小来显示本文调度器的性能。</w:t>
      </w:r>
    </w:p>
    <w:p w14:paraId="3CD1E98D" w14:textId="4A0D80D3" w:rsidR="009E3C76" w:rsidRDefault="006C103C" w:rsidP="00306477">
      <w:pPr>
        <w:spacing w:line="400" w:lineRule="exact"/>
        <w:ind w:left="840"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00E046C7">
        <w:rPr>
          <w:rFonts w:ascii="Times New Roman" w:eastAsia="宋体" w:hAnsi="Times New Roman" w:cs="Times New Roman"/>
          <w:sz w:val="24"/>
          <w:szCs w:val="24"/>
        </w:rPr>
        <w:t>4</w:t>
      </w:r>
      <w:bookmarkStart w:id="282" w:name="_GoBack"/>
      <w:bookmarkEnd w:id="282"/>
      <w:r w:rsidRPr="00B96E99">
        <w:rPr>
          <w:rFonts w:ascii="Times New Roman" w:eastAsia="宋体" w:hAnsi="Times New Roman" w:cs="Times New Roman"/>
          <w:sz w:val="24"/>
          <w:szCs w:val="24"/>
        </w:rPr>
        <w:t>个</w:t>
      </w:r>
      <w:r w:rsidR="009C61E8">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Pr="00B96E99">
        <w:rPr>
          <w:rFonts w:ascii="Times New Roman" w:eastAsia="宋体" w:hAnsi="Times New Roman" w:cs="Times New Roman"/>
          <w:sz w:val="24"/>
          <w:szCs w:val="24"/>
        </w:rPr>
        <w:t>4.8</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等方面都有不错的性能。</w:t>
      </w:r>
    </w:p>
    <w:p w14:paraId="5BF9A6CE"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0C061AD" wp14:editId="7C4B39A4">
            <wp:extent cx="5112385" cy="353324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3074" cy="3547539"/>
                    </a:xfrm>
                    <a:prstGeom prst="rect">
                      <a:avLst/>
                    </a:prstGeom>
                  </pic:spPr>
                </pic:pic>
              </a:graphicData>
            </a:graphic>
          </wp:inline>
        </w:drawing>
      </w:r>
    </w:p>
    <w:p w14:paraId="13810BD9" w14:textId="4A4843CA" w:rsidR="00657520" w:rsidRPr="00B96E99" w:rsidRDefault="00657520" w:rsidP="00657520">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4.8 </w:t>
      </w:r>
      <w:r w:rsidR="00B465EF">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283" w:name="_Toc450562220"/>
      <w:r w:rsidRPr="00451785">
        <w:t>4.5</w:t>
      </w:r>
      <w:r w:rsidR="001634AA" w:rsidRPr="00451785">
        <w:t>本章小结</w:t>
      </w:r>
      <w:bookmarkEnd w:id="283"/>
    </w:p>
    <w:p w14:paraId="7D1E0E29" w14:textId="3AEB98A9"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Pr="00B96E99">
        <w:rPr>
          <w:rFonts w:ascii="Times New Roman" w:eastAsia="宋体" w:hAnsi="Times New Roman" w:cs="Times New Roman"/>
          <w:sz w:val="24"/>
          <w:szCs w:val="24"/>
        </w:rPr>
        <w:t>来验证性能，从实验中我们可以看出我们的改进有一定的性能提高。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0388FC60" w14:textId="77777777" w:rsidR="00986C08" w:rsidRPr="00B96E99" w:rsidRDefault="000E493A" w:rsidP="00450FB8">
      <w:pPr>
        <w:pStyle w:val="1a"/>
        <w:numPr>
          <w:ilvl w:val="0"/>
          <w:numId w:val="28"/>
        </w:numPr>
        <w:rPr>
          <w:rFonts w:ascii="Times New Roman" w:eastAsia="宋体" w:hAnsi="Times New Roman" w:cs="Times New Roman"/>
        </w:rPr>
      </w:pPr>
      <w:bookmarkStart w:id="284" w:name="_Toc450562221"/>
      <w:r w:rsidRPr="00B96E99">
        <w:rPr>
          <w:rFonts w:ascii="Times New Roman" w:eastAsia="宋体" w:hAnsi="Times New Roman" w:cs="Times New Roman"/>
        </w:rPr>
        <w:t>总结与展望</w:t>
      </w:r>
      <w:bookmarkEnd w:id="284"/>
    </w:p>
    <w:p w14:paraId="3946A92C" w14:textId="77777777" w:rsidR="00F47B2C" w:rsidRPr="00B96E99" w:rsidRDefault="00F47B2C" w:rsidP="00450FB8">
      <w:pPr>
        <w:pStyle w:val="24"/>
        <w:numPr>
          <w:ilvl w:val="1"/>
          <w:numId w:val="24"/>
        </w:numPr>
        <w:rPr>
          <w:rFonts w:ascii="Times New Roman" w:eastAsia="宋体" w:hAnsi="Times New Roman" w:cs="Times New Roman"/>
        </w:rPr>
      </w:pPr>
      <w:bookmarkStart w:id="285" w:name="_Toc450562222"/>
      <w:r w:rsidRPr="00B96E99">
        <w:rPr>
          <w:rFonts w:ascii="Times New Roman" w:eastAsia="宋体" w:hAnsi="Times New Roman" w:cs="Times New Roman"/>
        </w:rPr>
        <w:t>总结</w:t>
      </w:r>
      <w:bookmarkEnd w:id="285"/>
    </w:p>
    <w:p w14:paraId="66D4BC99" w14:textId="77777777" w:rsidR="005F6EE8" w:rsidRPr="00B96E99" w:rsidRDefault="005F6EE8" w:rsidP="008A0E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本论文中，我们主要对大数据平台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框架做了更改以提高集群性能并用实际应用来测试更改后集群的性能。本文主要做了一下几个工作：</w:t>
      </w:r>
    </w:p>
    <w:p w14:paraId="0A541B98"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框架的资源调度器，构建了一个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多背包问题来解决</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资源调度的问题，然后在调度器中用人工鱼群算法来分配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，提高了集群的资源利用率和减少了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的运行时间。</w:t>
      </w:r>
    </w:p>
    <w:p w14:paraId="57B339CF"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分裂出来，做成服务，并用顺序读的策略，减少磁盘随机读写，并且用上</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的技术加速网络数据的传输，减少了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过程的时间。</w:t>
      </w:r>
    </w:p>
    <w:p w14:paraId="11BD9EC2"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算法由</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版改为分布式版本，在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上都进行了实践，然后将该算法运行在改进的</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使用的也是</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模式，从不同的框架（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）上来测试</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的改进性能。</w:t>
      </w:r>
    </w:p>
    <w:p w14:paraId="328022D0" w14:textId="77777777" w:rsidR="007142C9" w:rsidRPr="00B96E99" w:rsidRDefault="007828DA" w:rsidP="00450FB8">
      <w:pPr>
        <w:pStyle w:val="24"/>
        <w:numPr>
          <w:ilvl w:val="1"/>
          <w:numId w:val="24"/>
        </w:numPr>
        <w:rPr>
          <w:rFonts w:ascii="Times New Roman" w:eastAsia="宋体" w:hAnsi="Times New Roman" w:cs="Times New Roman"/>
        </w:rPr>
      </w:pPr>
      <w:bookmarkStart w:id="286" w:name="_Toc450562223"/>
      <w:r w:rsidRPr="00B96E99">
        <w:rPr>
          <w:rFonts w:ascii="Times New Roman" w:eastAsia="宋体" w:hAnsi="Times New Roman" w:cs="Times New Roman"/>
        </w:rPr>
        <w:t>展望</w:t>
      </w:r>
      <w:bookmarkEnd w:id="286"/>
    </w:p>
    <w:p w14:paraId="78C45116" w14:textId="77777777" w:rsidR="00166983" w:rsidRPr="00B96E99" w:rsidRDefault="002E0DA9" w:rsidP="00BE55B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论文中通过一些改进提升了集群的性能，但是还有很大的改进空间，如下所示：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F3A506E" w14:textId="77777777" w:rsidR="00EC3941" w:rsidRPr="00B96E99" w:rsidRDefault="00EC3941" w:rsidP="006D77B3">
      <w:pPr>
        <w:pStyle w:val="a3"/>
        <w:spacing w:line="400" w:lineRule="exact"/>
        <w:ind w:left="1200" w:firstLineChars="0" w:firstLine="0"/>
        <w:rPr>
          <w:rFonts w:ascii="Times New Roman" w:eastAsia="宋体" w:hAnsi="Times New Roman" w:cs="Times New Roman"/>
          <w:sz w:val="24"/>
          <w:szCs w:val="24"/>
        </w:rPr>
      </w:pP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287" w:name="_Toc450562224"/>
      <w:r w:rsidRPr="00B96E99">
        <w:rPr>
          <w:rFonts w:ascii="Times New Roman" w:eastAsia="宋体" w:hAnsi="Times New Roman" w:cs="Times New Roman"/>
        </w:rPr>
        <w:t>参考文献</w:t>
      </w:r>
      <w:bookmarkEnd w:id="287"/>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6"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288"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 xml:space="preserve">Ganglia. Ganglia. </w:t>
      </w:r>
      <w:hyperlink r:id="rId67"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8"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288"/>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w:t>
      </w:r>
      <w:r w:rsidRPr="00DE60AF">
        <w:rPr>
          <w:rFonts w:ascii="Times New Roman" w:eastAsia="宋体" w:hAnsi="Times New Roman" w:cs="Times New Roman" w:hint="eastAsia"/>
          <w:sz w:val="24"/>
          <w:szCs w:val="24"/>
        </w:rPr>
        <w:lastRenderedPageBreak/>
        <w:t>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C9175B">
      <w:pPr>
        <w:pStyle w:val="a3"/>
        <w:numPr>
          <w:ilvl w:val="0"/>
          <w:numId w:val="31"/>
        </w:numPr>
        <w:spacing w:line="400" w:lineRule="exact"/>
        <w:ind w:firstLineChars="0"/>
        <w:rPr>
          <w:rFonts w:ascii="Times New Roman" w:eastAsia="宋体" w:hAnsi="Times New Roman" w:cs="Times New Roman"/>
          <w:sz w:val="24"/>
          <w:szCs w:val="24"/>
        </w:rPr>
      </w:pPr>
      <w:r w:rsidRPr="00C9175B">
        <w:rPr>
          <w:rFonts w:ascii="Times New Roman" w:eastAsia="宋体" w:hAnsi="Times New Roman" w:cs="Times New Roman"/>
          <w:sz w:val="24"/>
          <w:szCs w:val="24"/>
        </w:rPr>
        <w:t>Dean J, Ghemawat S. MapReduce: simplified data processing on large clusters[J]. Communications of the ACM, 2008, 51(1): 107-113.</w:t>
      </w:r>
    </w:p>
    <w:p w14:paraId="171ADA75" w14:textId="55458BE0" w:rsidR="006628F1" w:rsidRDefault="004219EF" w:rsidP="006628F1">
      <w:pPr>
        <w:pStyle w:val="a3"/>
        <w:numPr>
          <w:ilvl w:val="0"/>
          <w:numId w:val="31"/>
        </w:numPr>
        <w:spacing w:line="400" w:lineRule="exact"/>
        <w:ind w:firstLineChars="0"/>
        <w:rPr>
          <w:rFonts w:ascii="Times New Roman" w:eastAsia="宋体" w:hAnsi="Times New Roman" w:cs="Times New Roman"/>
          <w:sz w:val="24"/>
          <w:szCs w:val="24"/>
        </w:rPr>
      </w:pPr>
      <w:r w:rsidRPr="004219EF">
        <w:rPr>
          <w:rFonts w:ascii="Times New Roman" w:eastAsia="宋体" w:hAnsi="Times New Roman" w:cs="Times New Roman"/>
          <w:sz w:val="24"/>
          <w:szCs w:val="24"/>
        </w:rPr>
        <w:t>Cafarella M, Cutting D. Building nutch: Open source search[J]. Queue, 2004, 2(2): 54.</w:t>
      </w:r>
    </w:p>
    <w:p w14:paraId="6813F228" w14:textId="26D04A60" w:rsidR="009F6E23" w:rsidRDefault="009F6E23" w:rsidP="009F6E23">
      <w:pPr>
        <w:pStyle w:val="a3"/>
        <w:numPr>
          <w:ilvl w:val="0"/>
          <w:numId w:val="31"/>
        </w:numPr>
        <w:spacing w:line="400" w:lineRule="exact"/>
        <w:ind w:firstLineChars="0"/>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DB0FC4">
      <w:pPr>
        <w:pStyle w:val="a3"/>
        <w:numPr>
          <w:ilvl w:val="0"/>
          <w:numId w:val="31"/>
        </w:numPr>
        <w:spacing w:line="400" w:lineRule="exact"/>
        <w:ind w:firstLineChars="0"/>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1F4595">
      <w:pPr>
        <w:pStyle w:val="a3"/>
        <w:numPr>
          <w:ilvl w:val="0"/>
          <w:numId w:val="31"/>
        </w:numPr>
        <w:spacing w:line="400" w:lineRule="exact"/>
        <w:ind w:firstLineChars="0"/>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D06BB8">
      <w:pPr>
        <w:pStyle w:val="a3"/>
        <w:numPr>
          <w:ilvl w:val="0"/>
          <w:numId w:val="31"/>
        </w:numPr>
        <w:spacing w:line="400" w:lineRule="exact"/>
        <w:ind w:firstLineChars="0"/>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307A64">
      <w:pPr>
        <w:pStyle w:val="a3"/>
        <w:numPr>
          <w:ilvl w:val="0"/>
          <w:numId w:val="31"/>
        </w:numPr>
        <w:spacing w:line="400" w:lineRule="exact"/>
        <w:ind w:firstLineChars="0"/>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650500">
      <w:pPr>
        <w:pStyle w:val="a3"/>
        <w:numPr>
          <w:ilvl w:val="0"/>
          <w:numId w:val="31"/>
        </w:numPr>
        <w:spacing w:line="400" w:lineRule="exact"/>
        <w:ind w:firstLineChars="0"/>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C6049D">
      <w:pPr>
        <w:pStyle w:val="a3"/>
        <w:numPr>
          <w:ilvl w:val="0"/>
          <w:numId w:val="31"/>
        </w:numPr>
        <w:spacing w:line="400" w:lineRule="exact"/>
        <w:ind w:firstLineChars="0"/>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1E0117" w:rsidP="00A73128">
      <w:pPr>
        <w:pStyle w:val="a3"/>
        <w:numPr>
          <w:ilvl w:val="0"/>
          <w:numId w:val="31"/>
        </w:numPr>
        <w:spacing w:line="400" w:lineRule="exact"/>
        <w:ind w:firstLineChars="0"/>
        <w:rPr>
          <w:rFonts w:ascii="Times New Roman" w:eastAsia="宋体" w:hAnsi="Times New Roman" w:cs="Times New Roman"/>
          <w:sz w:val="24"/>
          <w:szCs w:val="24"/>
        </w:rPr>
      </w:pPr>
      <w:hyperlink r:id="rId69" w:history="1">
        <w:r w:rsidR="004A43C2" w:rsidRPr="0072658A">
          <w:rPr>
            <w:rStyle w:val="af"/>
            <w:rFonts w:ascii="Times New Roman" w:eastAsia="宋体" w:hAnsi="Times New Roman" w:cs="Times New Roman"/>
            <w:sz w:val="24"/>
            <w:szCs w:val="24"/>
          </w:rPr>
          <w:t>https://issues.apache.org/jira/browse/HADOOP-331</w:t>
        </w:r>
      </w:hyperlink>
    </w:p>
    <w:p w14:paraId="256A9375" w14:textId="193E3664" w:rsidR="004A43C2" w:rsidRDefault="001E0117" w:rsidP="004A43C2">
      <w:pPr>
        <w:pStyle w:val="a3"/>
        <w:numPr>
          <w:ilvl w:val="0"/>
          <w:numId w:val="31"/>
        </w:numPr>
        <w:spacing w:line="400" w:lineRule="exact"/>
        <w:ind w:firstLineChars="0"/>
        <w:rPr>
          <w:rFonts w:ascii="Times New Roman" w:eastAsia="宋体" w:hAnsi="Times New Roman" w:cs="Times New Roman"/>
          <w:sz w:val="24"/>
          <w:szCs w:val="24"/>
        </w:rPr>
      </w:pPr>
      <w:hyperlink r:id="rId70" w:history="1">
        <w:r w:rsidR="004A4779" w:rsidRPr="0072658A">
          <w:rPr>
            <w:rStyle w:val="af"/>
            <w:rFonts w:ascii="Times New Roman" w:eastAsia="宋体" w:hAnsi="Times New Roman" w:cs="Times New Roman"/>
            <w:sz w:val="24"/>
            <w:szCs w:val="24"/>
          </w:rPr>
          <w:t>https://issues.apache.org/jira/browse/MAPREDUCE-64</w:t>
        </w:r>
      </w:hyperlink>
    </w:p>
    <w:p w14:paraId="48593148" w14:textId="1E507682" w:rsidR="004A4779" w:rsidRDefault="001E0117" w:rsidP="004A4779">
      <w:pPr>
        <w:pStyle w:val="a3"/>
        <w:numPr>
          <w:ilvl w:val="0"/>
          <w:numId w:val="31"/>
        </w:numPr>
        <w:spacing w:line="400" w:lineRule="exact"/>
        <w:ind w:firstLineChars="0"/>
        <w:rPr>
          <w:rFonts w:ascii="Times New Roman" w:eastAsia="宋体" w:hAnsi="Times New Roman" w:cs="Times New Roman"/>
          <w:sz w:val="24"/>
          <w:szCs w:val="24"/>
        </w:rPr>
      </w:pPr>
      <w:hyperlink r:id="rId71" w:history="1">
        <w:r w:rsidR="00143833" w:rsidRPr="0072658A">
          <w:rPr>
            <w:rStyle w:val="af"/>
            <w:rFonts w:ascii="Times New Roman" w:eastAsia="宋体" w:hAnsi="Times New Roman" w:cs="Times New Roman"/>
            <w:sz w:val="24"/>
            <w:szCs w:val="24"/>
          </w:rPr>
          <w:t>https://issues.apache.org/jira/browse/MAPREDUCE-2354</w:t>
        </w:r>
      </w:hyperlink>
    </w:p>
    <w:p w14:paraId="1C02EB76" w14:textId="3BE7BF7E" w:rsidR="00143833" w:rsidRDefault="00143833" w:rsidP="00143833">
      <w:pPr>
        <w:pStyle w:val="a3"/>
        <w:numPr>
          <w:ilvl w:val="0"/>
          <w:numId w:val="31"/>
        </w:numPr>
        <w:spacing w:line="400" w:lineRule="exact"/>
        <w:ind w:firstLineChars="0"/>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E10E48">
      <w:pPr>
        <w:pStyle w:val="a3"/>
        <w:numPr>
          <w:ilvl w:val="0"/>
          <w:numId w:val="31"/>
        </w:numPr>
        <w:spacing w:line="400" w:lineRule="exact"/>
        <w:ind w:firstLineChars="0"/>
        <w:rPr>
          <w:rFonts w:ascii="Times New Roman" w:eastAsia="宋体" w:hAnsi="Times New Roman" w:cs="Times New Roman"/>
          <w:sz w:val="24"/>
          <w:szCs w:val="24"/>
        </w:rPr>
      </w:pPr>
      <w:r w:rsidRPr="00E10E48">
        <w:rPr>
          <w:rFonts w:ascii="Times New Roman" w:eastAsia="宋体" w:hAnsi="Times New Roman" w:cs="Times New Roman"/>
          <w:sz w:val="24"/>
          <w:szCs w:val="24"/>
        </w:rPr>
        <w:t xml:space="preserve">Costa P, Donnelly A, Rowstron A, et al. Camdoop: exploiting in-network </w:t>
      </w:r>
      <w:r w:rsidRPr="00E10E48">
        <w:rPr>
          <w:rFonts w:ascii="Times New Roman" w:eastAsia="宋体" w:hAnsi="Times New Roman" w:cs="Times New Roman"/>
          <w:sz w:val="24"/>
          <w:szCs w:val="24"/>
        </w:rPr>
        <w:lastRenderedPageBreak/>
        <w:t>aggregation for big data applications[C]//Presented as part of the 9th USENIX Symposium on Networked Systems Design and Implementation (NSDI 12). 2012: 29-42.</w:t>
      </w:r>
    </w:p>
    <w:p w14:paraId="0B17D7B7" w14:textId="5E3AB7B7" w:rsidR="00946B6B" w:rsidRDefault="00946B6B" w:rsidP="00946B6B">
      <w:pPr>
        <w:pStyle w:val="a3"/>
        <w:numPr>
          <w:ilvl w:val="0"/>
          <w:numId w:val="31"/>
        </w:numPr>
        <w:spacing w:line="400" w:lineRule="exact"/>
        <w:ind w:firstLineChars="0"/>
        <w:rPr>
          <w:rFonts w:ascii="Times New Roman" w:eastAsia="宋体" w:hAnsi="Times New Roman" w:cs="Times New Roman"/>
          <w:sz w:val="24"/>
          <w:szCs w:val="24"/>
        </w:rPr>
      </w:pPr>
      <w:r w:rsidRPr="00946B6B">
        <w:rPr>
          <w:rFonts w:ascii="Times New Roman" w:eastAsia="宋体" w:hAnsi="Times New Roman" w:cs="Times New Roman"/>
          <w:sz w:val="24"/>
          <w:szCs w:val="24"/>
        </w:rPr>
        <w:t>Wang Y, Que X, Yu W, et al. Hadoop acceleration through network levitated merge[C]//Proceedings of 2011 International Conference for High Performance Computing, Networking, Storage and Analysis. ACM, 2011: 57.</w:t>
      </w:r>
    </w:p>
    <w:p w14:paraId="0DA6D51B" w14:textId="7C94A535" w:rsidR="00CB5681" w:rsidRDefault="00CB5681" w:rsidP="00CB5681">
      <w:pPr>
        <w:pStyle w:val="a3"/>
        <w:numPr>
          <w:ilvl w:val="0"/>
          <w:numId w:val="31"/>
        </w:numPr>
        <w:spacing w:line="400" w:lineRule="exact"/>
        <w:ind w:firstLineChars="0"/>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D433BE">
      <w:pPr>
        <w:pStyle w:val="a3"/>
        <w:numPr>
          <w:ilvl w:val="0"/>
          <w:numId w:val="31"/>
        </w:numPr>
        <w:spacing w:line="400" w:lineRule="exact"/>
        <w:ind w:firstLineChars="0"/>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197D9E">
      <w:pPr>
        <w:pStyle w:val="a3"/>
        <w:numPr>
          <w:ilvl w:val="0"/>
          <w:numId w:val="31"/>
        </w:numPr>
        <w:spacing w:line="400" w:lineRule="exact"/>
        <w:ind w:firstLineChars="0"/>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DA0C0E">
      <w:pPr>
        <w:pStyle w:val="a3"/>
        <w:numPr>
          <w:ilvl w:val="0"/>
          <w:numId w:val="31"/>
        </w:numPr>
        <w:spacing w:line="400" w:lineRule="exact"/>
        <w:ind w:firstLineChars="0"/>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8F5CE0">
      <w:pPr>
        <w:pStyle w:val="a3"/>
        <w:numPr>
          <w:ilvl w:val="0"/>
          <w:numId w:val="31"/>
        </w:numPr>
        <w:spacing w:line="400" w:lineRule="exact"/>
        <w:ind w:firstLineChars="0"/>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9E6A72">
      <w:pPr>
        <w:pStyle w:val="a3"/>
        <w:numPr>
          <w:ilvl w:val="0"/>
          <w:numId w:val="31"/>
        </w:numPr>
        <w:spacing w:line="400" w:lineRule="exact"/>
        <w:ind w:firstLineChars="0"/>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677B8A">
      <w:pPr>
        <w:pStyle w:val="a3"/>
        <w:numPr>
          <w:ilvl w:val="0"/>
          <w:numId w:val="31"/>
        </w:numPr>
        <w:spacing w:line="400" w:lineRule="exact"/>
        <w:ind w:firstLineChars="0"/>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Sun P, Shi X. An OpenCL Approach of Prestack Kirchhoff Time Migration Algorithm on General Purpose GPU[C]//Parallel and Distributed Computing, </w:t>
      </w:r>
      <w:r w:rsidRPr="00835A7A">
        <w:rPr>
          <w:rFonts w:ascii="Times New Roman" w:eastAsia="宋体" w:hAnsi="Times New Roman" w:cs="Times New Roman"/>
          <w:sz w:val="24"/>
          <w:szCs w:val="24"/>
        </w:rPr>
        <w:lastRenderedPageBreak/>
        <w:t>Applications and Technologies (PDCAT), 2012 13th International Conference on. IEEE, 2012: 179-183.</w:t>
      </w:r>
    </w:p>
    <w:p w14:paraId="6ED5502E" w14:textId="3B1BB899"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Zhao C, Yan H, Shi X, et al. Decf: A coarse-grained data-parallel programming framework for seismic processing[C]//Computer Science and Software Engineering, 2008 International Conference on. IEEE, 2008, 3: 454-460.</w:t>
      </w:r>
    </w:p>
    <w:p w14:paraId="3185977B" w14:textId="61F4F315"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0D1E4D5D" w14:textId="16522485" w:rsidR="00701F98" w:rsidRDefault="00701F98" w:rsidP="00701F98">
      <w:pPr>
        <w:pStyle w:val="a3"/>
        <w:numPr>
          <w:ilvl w:val="0"/>
          <w:numId w:val="31"/>
        </w:numPr>
        <w:spacing w:line="400" w:lineRule="exact"/>
        <w:ind w:firstLineChars="0"/>
        <w:rPr>
          <w:rFonts w:ascii="Times New Roman" w:eastAsia="宋体" w:hAnsi="Times New Roman" w:cs="Times New Roman"/>
          <w:sz w:val="24"/>
          <w:szCs w:val="24"/>
        </w:rPr>
      </w:pPr>
      <w:r w:rsidRPr="00701F98">
        <w:rPr>
          <w:rFonts w:ascii="Times New Roman" w:eastAsia="宋体" w:hAnsi="Times New Roman" w:cs="Times New Roman"/>
          <w:sz w:val="24"/>
          <w:szCs w:val="24"/>
        </w:rPr>
        <w:t>Yao Y, Wang J, Sheng B, et al. Haste: Hadoop yarn scheduling based on task-dependency and resource-demand[C]//Cloud Computing (CLOUD), 2014 IEEE 7th International Conference on. IEEE, 2014: 184-191.</w:t>
      </w:r>
    </w:p>
    <w:p w14:paraId="684FAE39" w14:textId="0D43F222" w:rsidR="006F3630" w:rsidRDefault="006F3630" w:rsidP="006F3630">
      <w:pPr>
        <w:pStyle w:val="a3"/>
        <w:numPr>
          <w:ilvl w:val="0"/>
          <w:numId w:val="31"/>
        </w:numPr>
        <w:spacing w:line="400" w:lineRule="exact"/>
        <w:ind w:firstLineChars="0"/>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BB7DA1">
      <w:pPr>
        <w:pStyle w:val="a3"/>
        <w:numPr>
          <w:ilvl w:val="0"/>
          <w:numId w:val="31"/>
        </w:numPr>
        <w:spacing w:line="400" w:lineRule="exact"/>
        <w:ind w:firstLineChars="0"/>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104AE6">
      <w:pPr>
        <w:pStyle w:val="a3"/>
        <w:numPr>
          <w:ilvl w:val="0"/>
          <w:numId w:val="31"/>
        </w:numPr>
        <w:spacing w:line="400" w:lineRule="exact"/>
        <w:ind w:firstLineChars="0"/>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A554E8">
      <w:pPr>
        <w:pStyle w:val="a3"/>
        <w:numPr>
          <w:ilvl w:val="0"/>
          <w:numId w:val="31"/>
        </w:numPr>
        <w:spacing w:line="400" w:lineRule="exact"/>
        <w:ind w:firstLineChars="0"/>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42B0BB1F" w:rsidR="00FD227A" w:rsidRDefault="00FD227A" w:rsidP="00FD227A">
      <w:pPr>
        <w:pStyle w:val="a3"/>
        <w:numPr>
          <w:ilvl w:val="0"/>
          <w:numId w:val="31"/>
        </w:numPr>
        <w:spacing w:line="400" w:lineRule="exact"/>
        <w:ind w:firstLineChars="0"/>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FD227A">
      <w:pPr>
        <w:pStyle w:val="a3"/>
        <w:numPr>
          <w:ilvl w:val="0"/>
          <w:numId w:val="31"/>
        </w:numPr>
        <w:spacing w:line="400" w:lineRule="exact"/>
        <w:ind w:firstLineChars="0"/>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72" w:history="1">
        <w:r w:rsidRPr="0072658A">
          <w:rPr>
            <w:rStyle w:val="af"/>
            <w:rFonts w:ascii="Times New Roman" w:eastAsia="宋体" w:hAnsi="Times New Roman" w:cs="Times New Roman"/>
            <w:sz w:val="24"/>
            <w:szCs w:val="24"/>
          </w:rPr>
          <w:t>http://wiki.lustre.org</w:t>
        </w:r>
      </w:hyperlink>
      <w:r>
        <w:rPr>
          <w:rFonts w:ascii="Times New Roman" w:eastAsia="宋体" w:hAnsi="Times New Roman" w:cs="Times New Roman"/>
          <w:sz w:val="24"/>
          <w:szCs w:val="24"/>
        </w:rPr>
        <w:t>.</w:t>
      </w:r>
    </w:p>
    <w:p w14:paraId="70DF52A7" w14:textId="734186E5" w:rsidR="00C72CA7" w:rsidRDefault="00C72CA7" w:rsidP="004C3900">
      <w:pPr>
        <w:pStyle w:val="a3"/>
        <w:numPr>
          <w:ilvl w:val="0"/>
          <w:numId w:val="31"/>
        </w:numPr>
        <w:spacing w:line="400" w:lineRule="exact"/>
        <w:ind w:firstLineChars="0"/>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33E0E399" w14:textId="77777777" w:rsidR="004C3900" w:rsidRPr="004C3900" w:rsidRDefault="004C3900" w:rsidP="004C3900">
      <w:pPr>
        <w:pStyle w:val="a3"/>
        <w:numPr>
          <w:ilvl w:val="0"/>
          <w:numId w:val="31"/>
        </w:numPr>
        <w:spacing w:line="400" w:lineRule="exact"/>
        <w:ind w:firstLineChars="0"/>
        <w:rPr>
          <w:rFonts w:ascii="Times New Roman" w:eastAsia="宋体" w:hAnsi="Times New Roman" w:cs="Times New Roman" w:hint="eastAsia"/>
          <w:sz w:val="24"/>
          <w:szCs w:val="24"/>
        </w:rPr>
      </w:pPr>
    </w:p>
    <w:p w14:paraId="122BD4B6" w14:textId="5BD19091" w:rsidR="006628F1" w:rsidRPr="00C72CA7" w:rsidRDefault="006628F1" w:rsidP="00C72CA7">
      <w:pPr>
        <w:spacing w:line="400" w:lineRule="exact"/>
        <w:rPr>
          <w:rFonts w:ascii="Times New Roman" w:eastAsia="宋体" w:hAnsi="Times New Roman" w:cs="Times New Roman"/>
          <w:sz w:val="24"/>
          <w:szCs w:val="24"/>
        </w:rPr>
      </w:pPr>
      <w:r w:rsidRPr="00C72CA7">
        <w:rPr>
          <w:rFonts w:ascii="Times New Roman" w:eastAsia="宋体" w:hAnsi="Times New Roman" w:cs="Times New Roman"/>
          <w:sz w:val="24"/>
          <w:szCs w:val="24"/>
        </w:rPr>
        <w:br w:type="page"/>
      </w: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289" w:name="_Toc450562225"/>
      <w:r w:rsidRPr="00B96E99">
        <w:rPr>
          <w:rFonts w:ascii="Times New Roman" w:eastAsia="宋体" w:hAnsi="Times New Roman" w:cs="Times New Roman"/>
        </w:rPr>
        <w:lastRenderedPageBreak/>
        <w:t>科研成果</w:t>
      </w:r>
      <w:bookmarkEnd w:id="289"/>
    </w:p>
    <w:p w14:paraId="3C5F5B68" w14:textId="77777777" w:rsidR="00E26AB0" w:rsidRPr="00B96E99" w:rsidRDefault="00E26AB0" w:rsidP="00E26AB0">
      <w:pPr>
        <w:pStyle w:val="24"/>
        <w:rPr>
          <w:rFonts w:ascii="Times New Roman" w:hAnsi="Times New Roman" w:cs="Times New Roman"/>
        </w:rPr>
      </w:pPr>
      <w:bookmarkStart w:id="290" w:name="_Toc450562226"/>
      <w:r w:rsidRPr="00B96E99">
        <w:rPr>
          <w:rFonts w:ascii="Times New Roman" w:hAnsi="Times New Roman" w:cs="Times New Roman"/>
        </w:rPr>
        <w:t>在校参加的研究工作</w:t>
      </w:r>
      <w:bookmarkEnd w:id="290"/>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291" w:name="_Toc450562227"/>
      <w:r w:rsidRPr="00B96E99">
        <w:rPr>
          <w:rFonts w:ascii="Times New Roman" w:hAnsi="Times New Roman" w:cs="Times New Roman"/>
        </w:rPr>
        <w:t>在校发表</w:t>
      </w:r>
      <w:r w:rsidR="00C42693" w:rsidRPr="00B96E99">
        <w:rPr>
          <w:rFonts w:ascii="Times New Roman" w:hAnsi="Times New Roman" w:cs="Times New Roman"/>
        </w:rPr>
        <w:t>论文</w:t>
      </w:r>
      <w:bookmarkEnd w:id="291"/>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292" w:name="_Toc450562228"/>
      <w:r w:rsidRPr="00B96E99">
        <w:rPr>
          <w:rFonts w:ascii="Times New Roman" w:eastAsia="宋体" w:hAnsi="Times New Roman" w:cs="Times New Roman"/>
        </w:rPr>
        <w:lastRenderedPageBreak/>
        <w:t>致谢</w:t>
      </w:r>
      <w:bookmarkEnd w:id="292"/>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JieTang" w:date="2016-05-02T19:42:00Z" w:initials="J">
    <w:p w14:paraId="72D31C65" w14:textId="77777777" w:rsidR="009C6297" w:rsidRDefault="009C6297" w:rsidP="00526714">
      <w:pPr>
        <w:pStyle w:val="af4"/>
      </w:pPr>
      <w:r>
        <w:rPr>
          <w:rStyle w:val="af3"/>
        </w:rPr>
        <w:annotationRef/>
      </w:r>
      <w:r>
        <w:rPr>
          <w:rFonts w:hint="eastAsia"/>
        </w:rPr>
        <w:t>研究意义没有说到位</w:t>
      </w:r>
    </w:p>
  </w:comment>
  <w:comment w:id="98" w:author="JieTang" w:date="2016-05-02T19:42:00Z" w:initials="J">
    <w:p w14:paraId="43A9F843" w14:textId="77777777" w:rsidR="009C6297" w:rsidRDefault="009C6297" w:rsidP="005C68B5">
      <w:pPr>
        <w:pStyle w:val="af4"/>
      </w:pPr>
      <w:r>
        <w:rPr>
          <w:rStyle w:val="af3"/>
        </w:rPr>
        <w:annotationRef/>
      </w:r>
      <w:r>
        <w:rPr>
          <w:rFonts w:hint="eastAsia"/>
        </w:rPr>
        <w:t>作用是什么</w:t>
      </w:r>
    </w:p>
  </w:comment>
  <w:comment w:id="146" w:author="JieTang" w:date="2016-05-02T19:40:00Z" w:initials="J">
    <w:p w14:paraId="79CB7AA6" w14:textId="77777777" w:rsidR="009C6297" w:rsidRDefault="009C6297" w:rsidP="007F0434">
      <w:pPr>
        <w:pStyle w:val="af4"/>
      </w:pPr>
      <w:r>
        <w:rPr>
          <w:rStyle w:val="af3"/>
        </w:rPr>
        <w:annotationRef/>
      </w:r>
      <w:r>
        <w:rPr>
          <w:rFonts w:hint="eastAsia"/>
        </w:rPr>
        <w:t>全称</w:t>
      </w:r>
    </w:p>
  </w:comment>
  <w:comment w:id="147" w:author="JieTang" w:date="2016-05-02T19:40:00Z" w:initials="J">
    <w:p w14:paraId="0E2D22B4" w14:textId="77777777" w:rsidR="009C6297" w:rsidRDefault="009C6297" w:rsidP="007F0434">
      <w:pPr>
        <w:pStyle w:val="af4"/>
      </w:pPr>
      <w:r>
        <w:rPr>
          <w:rStyle w:val="af3"/>
        </w:rPr>
        <w:annotationRef/>
      </w:r>
      <w:r>
        <w:rPr>
          <w:rFonts w:hint="eastAsia"/>
        </w:rPr>
        <w:t>英文名称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43A9F843" w15:done="0"/>
  <w15:commentEx w15:paraId="79CB7AA6" w15:done="0"/>
  <w15:commentEx w15:paraId="0E2D22B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557DD2" w14:textId="77777777" w:rsidR="00DE3F65" w:rsidRDefault="00DE3F65" w:rsidP="0084375E">
      <w:r>
        <w:separator/>
      </w:r>
    </w:p>
  </w:endnote>
  <w:endnote w:type="continuationSeparator" w:id="0">
    <w:p w14:paraId="38E81C5C" w14:textId="77777777" w:rsidR="00DE3F65" w:rsidRDefault="00DE3F65"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9C6297" w:rsidRDefault="009C6297">
    <w:pPr>
      <w:pStyle w:val="a8"/>
      <w:jc w:val="center"/>
    </w:pPr>
  </w:p>
  <w:p w14:paraId="6727C234" w14:textId="77777777" w:rsidR="009C6297" w:rsidRDefault="009C629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9C6297" w:rsidRDefault="009C6297">
    <w:pPr>
      <w:pStyle w:val="a8"/>
      <w:jc w:val="center"/>
    </w:pPr>
  </w:p>
  <w:p w14:paraId="17400D05" w14:textId="77777777" w:rsidR="009C6297" w:rsidRDefault="009C6297">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42B67B98" w:rsidR="009C6297" w:rsidRDefault="009C6297">
        <w:pPr>
          <w:pStyle w:val="a8"/>
          <w:jc w:val="center"/>
        </w:pPr>
        <w:r>
          <w:fldChar w:fldCharType="begin"/>
        </w:r>
        <w:r>
          <w:instrText>PAGE   \* MERGEFORMAT</w:instrText>
        </w:r>
        <w:r>
          <w:fldChar w:fldCharType="separate"/>
        </w:r>
        <w:r w:rsidR="00E046C7" w:rsidRPr="00E046C7">
          <w:rPr>
            <w:noProof/>
            <w:lang w:val="zh-CN"/>
          </w:rPr>
          <w:t>53</w:t>
        </w:r>
        <w:r>
          <w:fldChar w:fldCharType="end"/>
        </w:r>
      </w:p>
    </w:sdtContent>
  </w:sdt>
  <w:p w14:paraId="413E166D" w14:textId="77777777" w:rsidR="009C6297" w:rsidRDefault="009C629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78A60" w14:textId="77777777" w:rsidR="00DE3F65" w:rsidRDefault="00DE3F65" w:rsidP="0084375E">
      <w:r>
        <w:separator/>
      </w:r>
    </w:p>
  </w:footnote>
  <w:footnote w:type="continuationSeparator" w:id="0">
    <w:p w14:paraId="32C12F55" w14:textId="77777777" w:rsidR="00DE3F65" w:rsidRDefault="00DE3F65"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9C6297" w:rsidRDefault="009C6297">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A740CBA"/>
    <w:multiLevelType w:val="hybridMultilevel"/>
    <w:tmpl w:val="70F2567A"/>
    <w:lvl w:ilvl="0" w:tplc="6A62C4A4">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6"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B6704F7"/>
    <w:multiLevelType w:val="multilevel"/>
    <w:tmpl w:val="04090025"/>
    <w:numStyleLink w:val="20"/>
  </w:abstractNum>
  <w:abstractNum w:abstractNumId="18"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096353A"/>
    <w:multiLevelType w:val="multilevel"/>
    <w:tmpl w:val="20408A76"/>
    <w:numStyleLink w:val="4"/>
  </w:abstractNum>
  <w:abstractNum w:abstractNumId="29"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7"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15:restartNumberingAfterBreak="0">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9" w15:restartNumberingAfterBreak="0">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2"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3"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5"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6BF26752"/>
    <w:multiLevelType w:val="multilevel"/>
    <w:tmpl w:val="36249248"/>
    <w:numStyleLink w:val="12"/>
  </w:abstractNum>
  <w:abstractNum w:abstractNumId="59" w15:restartNumberingAfterBreak="0">
    <w:nsid w:val="6C7A5131"/>
    <w:multiLevelType w:val="hybridMultilevel"/>
    <w:tmpl w:val="3D8C71CE"/>
    <w:lvl w:ilvl="0" w:tplc="268639F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705C4BE3"/>
    <w:multiLevelType w:val="multilevel"/>
    <w:tmpl w:val="1EFE73E6"/>
    <w:numStyleLink w:val="10"/>
  </w:abstractNum>
  <w:abstractNum w:abstractNumId="62"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3"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5"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8"/>
  </w:num>
  <w:num w:numId="3">
    <w:abstractNumId w:val="36"/>
  </w:num>
  <w:num w:numId="4">
    <w:abstractNumId w:val="62"/>
  </w:num>
  <w:num w:numId="5">
    <w:abstractNumId w:val="48"/>
  </w:num>
  <w:num w:numId="6">
    <w:abstractNumId w:val="45"/>
  </w:num>
  <w:num w:numId="7">
    <w:abstractNumId w:val="28"/>
  </w:num>
  <w:num w:numId="8">
    <w:abstractNumId w:val="66"/>
  </w:num>
  <w:num w:numId="9">
    <w:abstractNumId w:val="3"/>
  </w:num>
  <w:num w:numId="10">
    <w:abstractNumId w:val="35"/>
  </w:num>
  <w:num w:numId="11">
    <w:abstractNumId w:val="19"/>
  </w:num>
  <w:num w:numId="12">
    <w:abstractNumId w:val="61"/>
  </w:num>
  <w:num w:numId="13">
    <w:abstractNumId w:val="67"/>
  </w:num>
  <w:num w:numId="14">
    <w:abstractNumId w:val="26"/>
  </w:num>
  <w:num w:numId="15">
    <w:abstractNumId w:val="25"/>
  </w:num>
  <w:num w:numId="16">
    <w:abstractNumId w:val="40"/>
  </w:num>
  <w:num w:numId="17">
    <w:abstractNumId w:val="52"/>
  </w:num>
  <w:num w:numId="18">
    <w:abstractNumId w:val="12"/>
  </w:num>
  <w:num w:numId="19">
    <w:abstractNumId w:val="7"/>
  </w:num>
  <w:num w:numId="20">
    <w:abstractNumId w:val="18"/>
  </w:num>
  <w:num w:numId="21">
    <w:abstractNumId w:val="30"/>
  </w:num>
  <w:num w:numId="22">
    <w:abstractNumId w:val="57"/>
  </w:num>
  <w:num w:numId="23">
    <w:abstractNumId w:val="20"/>
  </w:num>
  <w:num w:numId="24">
    <w:abstractNumId w:val="17"/>
  </w:num>
  <w:num w:numId="25">
    <w:abstractNumId w:val="1"/>
  </w:num>
  <w:num w:numId="26">
    <w:abstractNumId w:val="10"/>
  </w:num>
  <w:num w:numId="27">
    <w:abstractNumId w:val="65"/>
  </w:num>
  <w:num w:numId="28">
    <w:abstractNumId w:val="6"/>
  </w:num>
  <w:num w:numId="29">
    <w:abstractNumId w:val="58"/>
  </w:num>
  <w:num w:numId="30">
    <w:abstractNumId w:val="43"/>
  </w:num>
  <w:num w:numId="31">
    <w:abstractNumId w:val="44"/>
  </w:num>
  <w:num w:numId="32">
    <w:abstractNumId w:val="23"/>
  </w:num>
  <w:num w:numId="33">
    <w:abstractNumId w:val="68"/>
  </w:num>
  <w:num w:numId="34">
    <w:abstractNumId w:val="22"/>
  </w:num>
  <w:num w:numId="35">
    <w:abstractNumId w:val="24"/>
  </w:num>
  <w:num w:numId="36">
    <w:abstractNumId w:val="33"/>
  </w:num>
  <w:num w:numId="37">
    <w:abstractNumId w:val="41"/>
  </w:num>
  <w:num w:numId="38">
    <w:abstractNumId w:val="56"/>
  </w:num>
  <w:num w:numId="39">
    <w:abstractNumId w:val="63"/>
  </w:num>
  <w:num w:numId="40">
    <w:abstractNumId w:val="9"/>
  </w:num>
  <w:num w:numId="41">
    <w:abstractNumId w:val="54"/>
  </w:num>
  <w:num w:numId="42">
    <w:abstractNumId w:val="64"/>
  </w:num>
  <w:num w:numId="43">
    <w:abstractNumId w:val="32"/>
  </w:num>
  <w:num w:numId="44">
    <w:abstractNumId w:val="60"/>
  </w:num>
  <w:num w:numId="45">
    <w:abstractNumId w:val="27"/>
  </w:num>
  <w:num w:numId="46">
    <w:abstractNumId w:val="47"/>
  </w:num>
  <w:num w:numId="47">
    <w:abstractNumId w:val="29"/>
  </w:num>
  <w:num w:numId="48">
    <w:abstractNumId w:val="55"/>
  </w:num>
  <w:num w:numId="49">
    <w:abstractNumId w:val="42"/>
  </w:num>
  <w:num w:numId="50">
    <w:abstractNumId w:val="39"/>
  </w:num>
  <w:num w:numId="51">
    <w:abstractNumId w:val="5"/>
  </w:num>
  <w:num w:numId="52">
    <w:abstractNumId w:val="70"/>
  </w:num>
  <w:num w:numId="53">
    <w:abstractNumId w:val="16"/>
  </w:num>
  <w:num w:numId="54">
    <w:abstractNumId w:val="59"/>
  </w:num>
  <w:num w:numId="55">
    <w:abstractNumId w:val="15"/>
  </w:num>
  <w:num w:numId="56">
    <w:abstractNumId w:val="14"/>
  </w:num>
  <w:num w:numId="57">
    <w:abstractNumId w:val="53"/>
  </w:num>
  <w:num w:numId="58">
    <w:abstractNumId w:val="2"/>
  </w:num>
  <w:num w:numId="59">
    <w:abstractNumId w:val="0"/>
  </w:num>
  <w:num w:numId="60">
    <w:abstractNumId w:val="37"/>
  </w:num>
  <w:num w:numId="61">
    <w:abstractNumId w:val="8"/>
  </w:num>
  <w:num w:numId="62">
    <w:abstractNumId w:val="51"/>
  </w:num>
  <w:num w:numId="63">
    <w:abstractNumId w:val="50"/>
  </w:num>
  <w:num w:numId="64">
    <w:abstractNumId w:val="46"/>
  </w:num>
  <w:num w:numId="65">
    <w:abstractNumId w:val="13"/>
  </w:num>
  <w:num w:numId="66">
    <w:abstractNumId w:val="4"/>
  </w:num>
  <w:num w:numId="67">
    <w:abstractNumId w:val="49"/>
  </w:num>
  <w:num w:numId="68">
    <w:abstractNumId w:val="21"/>
  </w:num>
  <w:num w:numId="69">
    <w:abstractNumId w:val="31"/>
  </w:num>
  <w:num w:numId="70">
    <w:abstractNumId w:val="69"/>
  </w:num>
  <w:num w:numId="71">
    <w:abstractNumId w:val="34"/>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0CD7"/>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96D"/>
    <w:rsid w:val="00036651"/>
    <w:rsid w:val="00040627"/>
    <w:rsid w:val="00040E05"/>
    <w:rsid w:val="00041C76"/>
    <w:rsid w:val="00042D66"/>
    <w:rsid w:val="00042FA2"/>
    <w:rsid w:val="00044E72"/>
    <w:rsid w:val="00045CDA"/>
    <w:rsid w:val="00045F1F"/>
    <w:rsid w:val="000464DF"/>
    <w:rsid w:val="000469FA"/>
    <w:rsid w:val="000502A6"/>
    <w:rsid w:val="00050756"/>
    <w:rsid w:val="0005085B"/>
    <w:rsid w:val="00050886"/>
    <w:rsid w:val="00051842"/>
    <w:rsid w:val="00051C77"/>
    <w:rsid w:val="00052479"/>
    <w:rsid w:val="000549B8"/>
    <w:rsid w:val="00055117"/>
    <w:rsid w:val="000566E7"/>
    <w:rsid w:val="000571F8"/>
    <w:rsid w:val="00057595"/>
    <w:rsid w:val="0006049F"/>
    <w:rsid w:val="00060589"/>
    <w:rsid w:val="000606A3"/>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70104"/>
    <w:rsid w:val="0007072A"/>
    <w:rsid w:val="00070AFC"/>
    <w:rsid w:val="000711B5"/>
    <w:rsid w:val="000717F6"/>
    <w:rsid w:val="00071AE4"/>
    <w:rsid w:val="00071DF9"/>
    <w:rsid w:val="00073CD9"/>
    <w:rsid w:val="00073EF8"/>
    <w:rsid w:val="00075158"/>
    <w:rsid w:val="00076532"/>
    <w:rsid w:val="000770A4"/>
    <w:rsid w:val="00080671"/>
    <w:rsid w:val="00080EAF"/>
    <w:rsid w:val="000814E4"/>
    <w:rsid w:val="000816FE"/>
    <w:rsid w:val="00083267"/>
    <w:rsid w:val="0008378E"/>
    <w:rsid w:val="00084406"/>
    <w:rsid w:val="00084937"/>
    <w:rsid w:val="00084D5D"/>
    <w:rsid w:val="00085327"/>
    <w:rsid w:val="0008737A"/>
    <w:rsid w:val="000878B1"/>
    <w:rsid w:val="00087F92"/>
    <w:rsid w:val="00091019"/>
    <w:rsid w:val="000931DF"/>
    <w:rsid w:val="00094034"/>
    <w:rsid w:val="00094628"/>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B0B14"/>
    <w:rsid w:val="000B0CF4"/>
    <w:rsid w:val="000B1974"/>
    <w:rsid w:val="000B1F02"/>
    <w:rsid w:val="000B2444"/>
    <w:rsid w:val="000B2C72"/>
    <w:rsid w:val="000B2E32"/>
    <w:rsid w:val="000B364C"/>
    <w:rsid w:val="000B452F"/>
    <w:rsid w:val="000B469C"/>
    <w:rsid w:val="000B4802"/>
    <w:rsid w:val="000B5089"/>
    <w:rsid w:val="000C0A72"/>
    <w:rsid w:val="000C0CB7"/>
    <w:rsid w:val="000C23B1"/>
    <w:rsid w:val="000C3B13"/>
    <w:rsid w:val="000C423B"/>
    <w:rsid w:val="000C4C47"/>
    <w:rsid w:val="000C5302"/>
    <w:rsid w:val="000C67DD"/>
    <w:rsid w:val="000C6997"/>
    <w:rsid w:val="000D0010"/>
    <w:rsid w:val="000D075B"/>
    <w:rsid w:val="000D0ECC"/>
    <w:rsid w:val="000D1990"/>
    <w:rsid w:val="000D27E3"/>
    <w:rsid w:val="000D31A7"/>
    <w:rsid w:val="000D3D92"/>
    <w:rsid w:val="000D4777"/>
    <w:rsid w:val="000D47B5"/>
    <w:rsid w:val="000D4CCA"/>
    <w:rsid w:val="000D5FB5"/>
    <w:rsid w:val="000D60C2"/>
    <w:rsid w:val="000D7743"/>
    <w:rsid w:val="000D7816"/>
    <w:rsid w:val="000D7ADC"/>
    <w:rsid w:val="000D7CE9"/>
    <w:rsid w:val="000E01E6"/>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D8D"/>
    <w:rsid w:val="000F38B4"/>
    <w:rsid w:val="000F38DF"/>
    <w:rsid w:val="000F3F9E"/>
    <w:rsid w:val="000F52FE"/>
    <w:rsid w:val="000F578F"/>
    <w:rsid w:val="000F59E3"/>
    <w:rsid w:val="000F6C32"/>
    <w:rsid w:val="000F7370"/>
    <w:rsid w:val="00100160"/>
    <w:rsid w:val="00100A97"/>
    <w:rsid w:val="001026FA"/>
    <w:rsid w:val="00102E98"/>
    <w:rsid w:val="00102F2D"/>
    <w:rsid w:val="00103054"/>
    <w:rsid w:val="0010374C"/>
    <w:rsid w:val="00104872"/>
    <w:rsid w:val="00104AE6"/>
    <w:rsid w:val="001063B2"/>
    <w:rsid w:val="00106A7A"/>
    <w:rsid w:val="001074DB"/>
    <w:rsid w:val="00107805"/>
    <w:rsid w:val="00107E50"/>
    <w:rsid w:val="00107FE8"/>
    <w:rsid w:val="001100C2"/>
    <w:rsid w:val="00110364"/>
    <w:rsid w:val="001109C6"/>
    <w:rsid w:val="00111584"/>
    <w:rsid w:val="00111A10"/>
    <w:rsid w:val="00111F2D"/>
    <w:rsid w:val="001133EF"/>
    <w:rsid w:val="00114178"/>
    <w:rsid w:val="00117283"/>
    <w:rsid w:val="00117950"/>
    <w:rsid w:val="0012059B"/>
    <w:rsid w:val="00121D1C"/>
    <w:rsid w:val="00121EB7"/>
    <w:rsid w:val="00121FC7"/>
    <w:rsid w:val="001221AC"/>
    <w:rsid w:val="00122878"/>
    <w:rsid w:val="00122A5E"/>
    <w:rsid w:val="001235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6886"/>
    <w:rsid w:val="00147C12"/>
    <w:rsid w:val="00153491"/>
    <w:rsid w:val="00154605"/>
    <w:rsid w:val="001546BF"/>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75BF"/>
    <w:rsid w:val="00197645"/>
    <w:rsid w:val="0019776E"/>
    <w:rsid w:val="00197930"/>
    <w:rsid w:val="00197AD6"/>
    <w:rsid w:val="00197D9E"/>
    <w:rsid w:val="001A0AFA"/>
    <w:rsid w:val="001A0C05"/>
    <w:rsid w:val="001A126E"/>
    <w:rsid w:val="001A1B76"/>
    <w:rsid w:val="001A29E9"/>
    <w:rsid w:val="001A2C81"/>
    <w:rsid w:val="001A3CA0"/>
    <w:rsid w:val="001A521B"/>
    <w:rsid w:val="001A6287"/>
    <w:rsid w:val="001A634C"/>
    <w:rsid w:val="001A6957"/>
    <w:rsid w:val="001A6996"/>
    <w:rsid w:val="001A6D81"/>
    <w:rsid w:val="001A7B22"/>
    <w:rsid w:val="001B03FF"/>
    <w:rsid w:val="001B152F"/>
    <w:rsid w:val="001B202D"/>
    <w:rsid w:val="001B26B4"/>
    <w:rsid w:val="001B2BA8"/>
    <w:rsid w:val="001B2E5C"/>
    <w:rsid w:val="001B4C29"/>
    <w:rsid w:val="001B4D78"/>
    <w:rsid w:val="001B5183"/>
    <w:rsid w:val="001B783D"/>
    <w:rsid w:val="001C0016"/>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C7A4E"/>
    <w:rsid w:val="001D0031"/>
    <w:rsid w:val="001D02D2"/>
    <w:rsid w:val="001D126E"/>
    <w:rsid w:val="001D355F"/>
    <w:rsid w:val="001D375A"/>
    <w:rsid w:val="001D3B31"/>
    <w:rsid w:val="001D3C36"/>
    <w:rsid w:val="001D62AA"/>
    <w:rsid w:val="001D7123"/>
    <w:rsid w:val="001D7310"/>
    <w:rsid w:val="001E0117"/>
    <w:rsid w:val="001E03C1"/>
    <w:rsid w:val="001E099E"/>
    <w:rsid w:val="001E1143"/>
    <w:rsid w:val="001E2456"/>
    <w:rsid w:val="001E2AE8"/>
    <w:rsid w:val="001E2B27"/>
    <w:rsid w:val="001E2FC7"/>
    <w:rsid w:val="001E3126"/>
    <w:rsid w:val="001E3E75"/>
    <w:rsid w:val="001E44E7"/>
    <w:rsid w:val="001E46C7"/>
    <w:rsid w:val="001E6DCE"/>
    <w:rsid w:val="001E7A6C"/>
    <w:rsid w:val="001F13C8"/>
    <w:rsid w:val="001F1626"/>
    <w:rsid w:val="001F1D78"/>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0189"/>
    <w:rsid w:val="002005D4"/>
    <w:rsid w:val="00200646"/>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23F8"/>
    <w:rsid w:val="00213263"/>
    <w:rsid w:val="002137D7"/>
    <w:rsid w:val="00213A92"/>
    <w:rsid w:val="00215304"/>
    <w:rsid w:val="00216308"/>
    <w:rsid w:val="00216928"/>
    <w:rsid w:val="00220BAB"/>
    <w:rsid w:val="0022140F"/>
    <w:rsid w:val="00222110"/>
    <w:rsid w:val="0022211D"/>
    <w:rsid w:val="00222ECB"/>
    <w:rsid w:val="00224FCF"/>
    <w:rsid w:val="002256E1"/>
    <w:rsid w:val="00225D05"/>
    <w:rsid w:val="00225F72"/>
    <w:rsid w:val="00225FFE"/>
    <w:rsid w:val="00226A17"/>
    <w:rsid w:val="00227169"/>
    <w:rsid w:val="002308C0"/>
    <w:rsid w:val="00231370"/>
    <w:rsid w:val="00231557"/>
    <w:rsid w:val="002315B2"/>
    <w:rsid w:val="00232C46"/>
    <w:rsid w:val="00232E50"/>
    <w:rsid w:val="00234089"/>
    <w:rsid w:val="00234123"/>
    <w:rsid w:val="00234DA1"/>
    <w:rsid w:val="00234F2B"/>
    <w:rsid w:val="002356F5"/>
    <w:rsid w:val="002361E2"/>
    <w:rsid w:val="002364D4"/>
    <w:rsid w:val="00242431"/>
    <w:rsid w:val="00242DE6"/>
    <w:rsid w:val="0024350D"/>
    <w:rsid w:val="00243D34"/>
    <w:rsid w:val="00243E24"/>
    <w:rsid w:val="002442C1"/>
    <w:rsid w:val="002449F8"/>
    <w:rsid w:val="0024521A"/>
    <w:rsid w:val="00247153"/>
    <w:rsid w:val="00251926"/>
    <w:rsid w:val="00251C5D"/>
    <w:rsid w:val="00251F4D"/>
    <w:rsid w:val="002526C5"/>
    <w:rsid w:val="00252AB1"/>
    <w:rsid w:val="002530D4"/>
    <w:rsid w:val="0025345D"/>
    <w:rsid w:val="00253744"/>
    <w:rsid w:val="00255826"/>
    <w:rsid w:val="00256105"/>
    <w:rsid w:val="00256945"/>
    <w:rsid w:val="00256EBE"/>
    <w:rsid w:val="002577CB"/>
    <w:rsid w:val="00257835"/>
    <w:rsid w:val="002618E2"/>
    <w:rsid w:val="00261EF3"/>
    <w:rsid w:val="0026224A"/>
    <w:rsid w:val="00262660"/>
    <w:rsid w:val="002637BC"/>
    <w:rsid w:val="002642D8"/>
    <w:rsid w:val="0026503B"/>
    <w:rsid w:val="002651D3"/>
    <w:rsid w:val="00266751"/>
    <w:rsid w:val="002674C2"/>
    <w:rsid w:val="00267884"/>
    <w:rsid w:val="00270246"/>
    <w:rsid w:val="00271412"/>
    <w:rsid w:val="002719D8"/>
    <w:rsid w:val="002722EA"/>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0980"/>
    <w:rsid w:val="002A0C0D"/>
    <w:rsid w:val="002A0CA2"/>
    <w:rsid w:val="002A0D99"/>
    <w:rsid w:val="002A163D"/>
    <w:rsid w:val="002A2A2F"/>
    <w:rsid w:val="002A34DB"/>
    <w:rsid w:val="002A3618"/>
    <w:rsid w:val="002A40E7"/>
    <w:rsid w:val="002A5579"/>
    <w:rsid w:val="002A5BA5"/>
    <w:rsid w:val="002A6B65"/>
    <w:rsid w:val="002A73D5"/>
    <w:rsid w:val="002A744D"/>
    <w:rsid w:val="002B03F8"/>
    <w:rsid w:val="002B0489"/>
    <w:rsid w:val="002B08D9"/>
    <w:rsid w:val="002B0AE5"/>
    <w:rsid w:val="002B1134"/>
    <w:rsid w:val="002B118C"/>
    <w:rsid w:val="002B2148"/>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993"/>
    <w:rsid w:val="002C2B02"/>
    <w:rsid w:val="002C2F15"/>
    <w:rsid w:val="002C36F8"/>
    <w:rsid w:val="002C4346"/>
    <w:rsid w:val="002C47BB"/>
    <w:rsid w:val="002C5FD4"/>
    <w:rsid w:val="002C6099"/>
    <w:rsid w:val="002C650F"/>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80A"/>
    <w:rsid w:val="00303B96"/>
    <w:rsid w:val="00304E0F"/>
    <w:rsid w:val="00305E63"/>
    <w:rsid w:val="00306477"/>
    <w:rsid w:val="00306688"/>
    <w:rsid w:val="00307215"/>
    <w:rsid w:val="00307A64"/>
    <w:rsid w:val="00312F6B"/>
    <w:rsid w:val="00313985"/>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7572"/>
    <w:rsid w:val="003378C1"/>
    <w:rsid w:val="00340547"/>
    <w:rsid w:val="00341EE9"/>
    <w:rsid w:val="003446F9"/>
    <w:rsid w:val="00345034"/>
    <w:rsid w:val="00345362"/>
    <w:rsid w:val="003453CA"/>
    <w:rsid w:val="00345715"/>
    <w:rsid w:val="00345BE4"/>
    <w:rsid w:val="00347167"/>
    <w:rsid w:val="003473C9"/>
    <w:rsid w:val="00347662"/>
    <w:rsid w:val="00350431"/>
    <w:rsid w:val="00350D22"/>
    <w:rsid w:val="00351728"/>
    <w:rsid w:val="003519DD"/>
    <w:rsid w:val="003526B4"/>
    <w:rsid w:val="003527DC"/>
    <w:rsid w:val="003528DF"/>
    <w:rsid w:val="00352AAF"/>
    <w:rsid w:val="00355045"/>
    <w:rsid w:val="003563E0"/>
    <w:rsid w:val="00356463"/>
    <w:rsid w:val="00357793"/>
    <w:rsid w:val="00360576"/>
    <w:rsid w:val="003606A9"/>
    <w:rsid w:val="00362A23"/>
    <w:rsid w:val="00363DB8"/>
    <w:rsid w:val="003643F0"/>
    <w:rsid w:val="00365AA2"/>
    <w:rsid w:val="0036606E"/>
    <w:rsid w:val="00366C12"/>
    <w:rsid w:val="00367330"/>
    <w:rsid w:val="00370860"/>
    <w:rsid w:val="00371523"/>
    <w:rsid w:val="00371A1E"/>
    <w:rsid w:val="0037371D"/>
    <w:rsid w:val="00374885"/>
    <w:rsid w:val="0037562B"/>
    <w:rsid w:val="00375865"/>
    <w:rsid w:val="0037724C"/>
    <w:rsid w:val="003775AF"/>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1E84"/>
    <w:rsid w:val="00392D8B"/>
    <w:rsid w:val="003947EC"/>
    <w:rsid w:val="00395C1B"/>
    <w:rsid w:val="00395CC2"/>
    <w:rsid w:val="00396B5C"/>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2238"/>
    <w:rsid w:val="003C28A3"/>
    <w:rsid w:val="003C3295"/>
    <w:rsid w:val="003C35C1"/>
    <w:rsid w:val="003C3924"/>
    <w:rsid w:val="003C3E59"/>
    <w:rsid w:val="003C3E7F"/>
    <w:rsid w:val="003C6746"/>
    <w:rsid w:val="003C6958"/>
    <w:rsid w:val="003C6CF7"/>
    <w:rsid w:val="003C6F05"/>
    <w:rsid w:val="003C79CB"/>
    <w:rsid w:val="003D1574"/>
    <w:rsid w:val="003D1FB7"/>
    <w:rsid w:val="003D2353"/>
    <w:rsid w:val="003D271C"/>
    <w:rsid w:val="003D326B"/>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400999"/>
    <w:rsid w:val="004014F1"/>
    <w:rsid w:val="00401504"/>
    <w:rsid w:val="004016D3"/>
    <w:rsid w:val="00401A3A"/>
    <w:rsid w:val="004029B0"/>
    <w:rsid w:val="00402E90"/>
    <w:rsid w:val="00403488"/>
    <w:rsid w:val="004035BC"/>
    <w:rsid w:val="0040462A"/>
    <w:rsid w:val="004057F3"/>
    <w:rsid w:val="0040659A"/>
    <w:rsid w:val="004074E2"/>
    <w:rsid w:val="00411074"/>
    <w:rsid w:val="004119E2"/>
    <w:rsid w:val="004126EE"/>
    <w:rsid w:val="004132A4"/>
    <w:rsid w:val="004137B3"/>
    <w:rsid w:val="004146AB"/>
    <w:rsid w:val="00415231"/>
    <w:rsid w:val="00415DEC"/>
    <w:rsid w:val="004204C1"/>
    <w:rsid w:val="00420E5C"/>
    <w:rsid w:val="00421675"/>
    <w:rsid w:val="004219EF"/>
    <w:rsid w:val="00423109"/>
    <w:rsid w:val="00423E85"/>
    <w:rsid w:val="0042422C"/>
    <w:rsid w:val="004259B3"/>
    <w:rsid w:val="00425FC5"/>
    <w:rsid w:val="0042617A"/>
    <w:rsid w:val="004272E3"/>
    <w:rsid w:val="004277E5"/>
    <w:rsid w:val="00427E4D"/>
    <w:rsid w:val="0043129E"/>
    <w:rsid w:val="004312C2"/>
    <w:rsid w:val="00431401"/>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B21"/>
    <w:rsid w:val="00472E7A"/>
    <w:rsid w:val="004741BB"/>
    <w:rsid w:val="0047452A"/>
    <w:rsid w:val="00474EEA"/>
    <w:rsid w:val="00476BD1"/>
    <w:rsid w:val="0047779A"/>
    <w:rsid w:val="004811C8"/>
    <w:rsid w:val="00482525"/>
    <w:rsid w:val="00482AF6"/>
    <w:rsid w:val="004834D0"/>
    <w:rsid w:val="00484638"/>
    <w:rsid w:val="00484783"/>
    <w:rsid w:val="00484AAC"/>
    <w:rsid w:val="004860D7"/>
    <w:rsid w:val="0048617E"/>
    <w:rsid w:val="0048727F"/>
    <w:rsid w:val="0048732C"/>
    <w:rsid w:val="0048764A"/>
    <w:rsid w:val="00490F31"/>
    <w:rsid w:val="00493464"/>
    <w:rsid w:val="00493A43"/>
    <w:rsid w:val="00495BB1"/>
    <w:rsid w:val="0049600C"/>
    <w:rsid w:val="00496C47"/>
    <w:rsid w:val="004970D3"/>
    <w:rsid w:val="004A079E"/>
    <w:rsid w:val="004A0FE8"/>
    <w:rsid w:val="004A1687"/>
    <w:rsid w:val="004A43C2"/>
    <w:rsid w:val="004A4779"/>
    <w:rsid w:val="004A4E21"/>
    <w:rsid w:val="004A51B6"/>
    <w:rsid w:val="004A523A"/>
    <w:rsid w:val="004A6B4E"/>
    <w:rsid w:val="004A6C6D"/>
    <w:rsid w:val="004B16E6"/>
    <w:rsid w:val="004B24A6"/>
    <w:rsid w:val="004B3FD1"/>
    <w:rsid w:val="004B478C"/>
    <w:rsid w:val="004B5934"/>
    <w:rsid w:val="004B7742"/>
    <w:rsid w:val="004B7B83"/>
    <w:rsid w:val="004C1942"/>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B21"/>
    <w:rsid w:val="00532125"/>
    <w:rsid w:val="00532B25"/>
    <w:rsid w:val="00533A46"/>
    <w:rsid w:val="00533BF6"/>
    <w:rsid w:val="00533FD8"/>
    <w:rsid w:val="00534576"/>
    <w:rsid w:val="005362A2"/>
    <w:rsid w:val="00536C6A"/>
    <w:rsid w:val="00536F36"/>
    <w:rsid w:val="005376BE"/>
    <w:rsid w:val="005377C0"/>
    <w:rsid w:val="00537FF4"/>
    <w:rsid w:val="005406C5"/>
    <w:rsid w:val="00542F1F"/>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8D5"/>
    <w:rsid w:val="00555E11"/>
    <w:rsid w:val="00555F0A"/>
    <w:rsid w:val="00556E15"/>
    <w:rsid w:val="005573BB"/>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B79"/>
    <w:rsid w:val="005672E6"/>
    <w:rsid w:val="005700F7"/>
    <w:rsid w:val="0057043F"/>
    <w:rsid w:val="00570CF4"/>
    <w:rsid w:val="00571312"/>
    <w:rsid w:val="00571338"/>
    <w:rsid w:val="00572AA0"/>
    <w:rsid w:val="00572B34"/>
    <w:rsid w:val="005734C0"/>
    <w:rsid w:val="005734DF"/>
    <w:rsid w:val="00575061"/>
    <w:rsid w:val="0057664D"/>
    <w:rsid w:val="00576952"/>
    <w:rsid w:val="0057705E"/>
    <w:rsid w:val="00577899"/>
    <w:rsid w:val="005779E6"/>
    <w:rsid w:val="00580128"/>
    <w:rsid w:val="005803FB"/>
    <w:rsid w:val="0058046E"/>
    <w:rsid w:val="00581215"/>
    <w:rsid w:val="0058278E"/>
    <w:rsid w:val="00582922"/>
    <w:rsid w:val="00582F7F"/>
    <w:rsid w:val="00583487"/>
    <w:rsid w:val="0058427C"/>
    <w:rsid w:val="005845A9"/>
    <w:rsid w:val="00587C5E"/>
    <w:rsid w:val="0059099F"/>
    <w:rsid w:val="0059114D"/>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66EC"/>
    <w:rsid w:val="005A6714"/>
    <w:rsid w:val="005A733F"/>
    <w:rsid w:val="005A772B"/>
    <w:rsid w:val="005A7BF0"/>
    <w:rsid w:val="005A7CDB"/>
    <w:rsid w:val="005B0FC8"/>
    <w:rsid w:val="005B2DE3"/>
    <w:rsid w:val="005B3F47"/>
    <w:rsid w:val="005B459F"/>
    <w:rsid w:val="005B5272"/>
    <w:rsid w:val="005B5DF4"/>
    <w:rsid w:val="005B69A8"/>
    <w:rsid w:val="005B69AE"/>
    <w:rsid w:val="005B7469"/>
    <w:rsid w:val="005B7757"/>
    <w:rsid w:val="005B7E86"/>
    <w:rsid w:val="005C0499"/>
    <w:rsid w:val="005C0ABC"/>
    <w:rsid w:val="005C1CEE"/>
    <w:rsid w:val="005C213F"/>
    <w:rsid w:val="005C2CCF"/>
    <w:rsid w:val="005C3A4C"/>
    <w:rsid w:val="005C3E2A"/>
    <w:rsid w:val="005C5601"/>
    <w:rsid w:val="005C5710"/>
    <w:rsid w:val="005C6181"/>
    <w:rsid w:val="005C68B5"/>
    <w:rsid w:val="005C7078"/>
    <w:rsid w:val="005C70F2"/>
    <w:rsid w:val="005C7DE2"/>
    <w:rsid w:val="005D01C6"/>
    <w:rsid w:val="005D0D55"/>
    <w:rsid w:val="005D1326"/>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6CA"/>
    <w:rsid w:val="005F16D3"/>
    <w:rsid w:val="005F1D3F"/>
    <w:rsid w:val="005F45F9"/>
    <w:rsid w:val="005F6EE8"/>
    <w:rsid w:val="005F7E3D"/>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17270"/>
    <w:rsid w:val="00617279"/>
    <w:rsid w:val="00620121"/>
    <w:rsid w:val="00620380"/>
    <w:rsid w:val="0062254D"/>
    <w:rsid w:val="00624F02"/>
    <w:rsid w:val="006252C4"/>
    <w:rsid w:val="0062592C"/>
    <w:rsid w:val="00627442"/>
    <w:rsid w:val="00630787"/>
    <w:rsid w:val="006308B4"/>
    <w:rsid w:val="006309EA"/>
    <w:rsid w:val="00631726"/>
    <w:rsid w:val="00631785"/>
    <w:rsid w:val="00632298"/>
    <w:rsid w:val="00632406"/>
    <w:rsid w:val="0063334A"/>
    <w:rsid w:val="006342BD"/>
    <w:rsid w:val="00636804"/>
    <w:rsid w:val="00636949"/>
    <w:rsid w:val="00636DA8"/>
    <w:rsid w:val="00637808"/>
    <w:rsid w:val="006404AD"/>
    <w:rsid w:val="006410BF"/>
    <w:rsid w:val="006416DF"/>
    <w:rsid w:val="00641B2A"/>
    <w:rsid w:val="006425FF"/>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FEB"/>
    <w:rsid w:val="006646FC"/>
    <w:rsid w:val="0066653D"/>
    <w:rsid w:val="0066701B"/>
    <w:rsid w:val="0066706A"/>
    <w:rsid w:val="006676B9"/>
    <w:rsid w:val="0067037B"/>
    <w:rsid w:val="00670615"/>
    <w:rsid w:val="00671955"/>
    <w:rsid w:val="00671ABF"/>
    <w:rsid w:val="00672048"/>
    <w:rsid w:val="0067223A"/>
    <w:rsid w:val="006750CA"/>
    <w:rsid w:val="00675394"/>
    <w:rsid w:val="0067559E"/>
    <w:rsid w:val="006763DC"/>
    <w:rsid w:val="006771A6"/>
    <w:rsid w:val="006772E9"/>
    <w:rsid w:val="00677B8A"/>
    <w:rsid w:val="00677C9A"/>
    <w:rsid w:val="00680A1F"/>
    <w:rsid w:val="00680B0E"/>
    <w:rsid w:val="00682C18"/>
    <w:rsid w:val="00683363"/>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6F28"/>
    <w:rsid w:val="0069713E"/>
    <w:rsid w:val="006979EB"/>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76C9"/>
    <w:rsid w:val="006D0B16"/>
    <w:rsid w:val="006D0D20"/>
    <w:rsid w:val="006D152C"/>
    <w:rsid w:val="006D1C42"/>
    <w:rsid w:val="006D27D5"/>
    <w:rsid w:val="006D2C66"/>
    <w:rsid w:val="006D50A9"/>
    <w:rsid w:val="006D550E"/>
    <w:rsid w:val="006D77B3"/>
    <w:rsid w:val="006D7897"/>
    <w:rsid w:val="006D7CD3"/>
    <w:rsid w:val="006D7E6F"/>
    <w:rsid w:val="006E00A5"/>
    <w:rsid w:val="006E0243"/>
    <w:rsid w:val="006E060C"/>
    <w:rsid w:val="006E0ED7"/>
    <w:rsid w:val="006E1D99"/>
    <w:rsid w:val="006E2D76"/>
    <w:rsid w:val="006E2F0E"/>
    <w:rsid w:val="006E3235"/>
    <w:rsid w:val="006E3BA0"/>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7B17"/>
    <w:rsid w:val="006F7C79"/>
    <w:rsid w:val="00700904"/>
    <w:rsid w:val="00701F98"/>
    <w:rsid w:val="00702AB0"/>
    <w:rsid w:val="00702E23"/>
    <w:rsid w:val="0070375B"/>
    <w:rsid w:val="007045EF"/>
    <w:rsid w:val="007051E8"/>
    <w:rsid w:val="00705B3A"/>
    <w:rsid w:val="00705FD9"/>
    <w:rsid w:val="007119F4"/>
    <w:rsid w:val="00711B90"/>
    <w:rsid w:val="007136C1"/>
    <w:rsid w:val="007138F4"/>
    <w:rsid w:val="007142C9"/>
    <w:rsid w:val="007154EA"/>
    <w:rsid w:val="00715758"/>
    <w:rsid w:val="00715D08"/>
    <w:rsid w:val="00715ED7"/>
    <w:rsid w:val="00720768"/>
    <w:rsid w:val="0072117A"/>
    <w:rsid w:val="0072165E"/>
    <w:rsid w:val="007237AA"/>
    <w:rsid w:val="00723B24"/>
    <w:rsid w:val="00723DD2"/>
    <w:rsid w:val="00724459"/>
    <w:rsid w:val="00724E43"/>
    <w:rsid w:val="00725B3F"/>
    <w:rsid w:val="00726431"/>
    <w:rsid w:val="0072730B"/>
    <w:rsid w:val="00727C4D"/>
    <w:rsid w:val="00730257"/>
    <w:rsid w:val="0073062B"/>
    <w:rsid w:val="007310E3"/>
    <w:rsid w:val="007324FB"/>
    <w:rsid w:val="0073267B"/>
    <w:rsid w:val="00732807"/>
    <w:rsid w:val="00733DFA"/>
    <w:rsid w:val="007349A8"/>
    <w:rsid w:val="00734B53"/>
    <w:rsid w:val="007350DE"/>
    <w:rsid w:val="0073530C"/>
    <w:rsid w:val="007353EC"/>
    <w:rsid w:val="00735930"/>
    <w:rsid w:val="007400B1"/>
    <w:rsid w:val="00740709"/>
    <w:rsid w:val="0074072F"/>
    <w:rsid w:val="00740C8C"/>
    <w:rsid w:val="00741281"/>
    <w:rsid w:val="00743C55"/>
    <w:rsid w:val="007443B4"/>
    <w:rsid w:val="00744707"/>
    <w:rsid w:val="0074535B"/>
    <w:rsid w:val="0074572E"/>
    <w:rsid w:val="0074617E"/>
    <w:rsid w:val="00746348"/>
    <w:rsid w:val="00746E6B"/>
    <w:rsid w:val="00750A68"/>
    <w:rsid w:val="007522A8"/>
    <w:rsid w:val="007534C2"/>
    <w:rsid w:val="007534E7"/>
    <w:rsid w:val="0075416A"/>
    <w:rsid w:val="00754406"/>
    <w:rsid w:val="00754646"/>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B02"/>
    <w:rsid w:val="00775E58"/>
    <w:rsid w:val="00777DD2"/>
    <w:rsid w:val="00777EBD"/>
    <w:rsid w:val="007800A8"/>
    <w:rsid w:val="0078010D"/>
    <w:rsid w:val="00780EFF"/>
    <w:rsid w:val="007828DA"/>
    <w:rsid w:val="00782F62"/>
    <w:rsid w:val="0078400D"/>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741C"/>
    <w:rsid w:val="007A0299"/>
    <w:rsid w:val="007A0E36"/>
    <w:rsid w:val="007A1AA6"/>
    <w:rsid w:val="007A1AE8"/>
    <w:rsid w:val="007A1F87"/>
    <w:rsid w:val="007A2FE0"/>
    <w:rsid w:val="007A3248"/>
    <w:rsid w:val="007A3B46"/>
    <w:rsid w:val="007A458E"/>
    <w:rsid w:val="007A569E"/>
    <w:rsid w:val="007A6A6B"/>
    <w:rsid w:val="007A6E35"/>
    <w:rsid w:val="007A7243"/>
    <w:rsid w:val="007A7B22"/>
    <w:rsid w:val="007B009D"/>
    <w:rsid w:val="007B3FE5"/>
    <w:rsid w:val="007B422C"/>
    <w:rsid w:val="007B4588"/>
    <w:rsid w:val="007B4DDA"/>
    <w:rsid w:val="007B54D5"/>
    <w:rsid w:val="007B557E"/>
    <w:rsid w:val="007B5AC9"/>
    <w:rsid w:val="007B63C3"/>
    <w:rsid w:val="007B7224"/>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54A5"/>
    <w:rsid w:val="007D5E83"/>
    <w:rsid w:val="007D7012"/>
    <w:rsid w:val="007D75BE"/>
    <w:rsid w:val="007D78AC"/>
    <w:rsid w:val="007E0457"/>
    <w:rsid w:val="007E18B0"/>
    <w:rsid w:val="007E30AC"/>
    <w:rsid w:val="007E32D2"/>
    <w:rsid w:val="007E523E"/>
    <w:rsid w:val="007E6201"/>
    <w:rsid w:val="007E635A"/>
    <w:rsid w:val="007E7ABC"/>
    <w:rsid w:val="007E7C7D"/>
    <w:rsid w:val="007F0434"/>
    <w:rsid w:val="007F08DE"/>
    <w:rsid w:val="007F0BE2"/>
    <w:rsid w:val="007F1179"/>
    <w:rsid w:val="007F197D"/>
    <w:rsid w:val="007F1B07"/>
    <w:rsid w:val="007F1C86"/>
    <w:rsid w:val="007F27A2"/>
    <w:rsid w:val="007F46F1"/>
    <w:rsid w:val="007F4C2A"/>
    <w:rsid w:val="007F5463"/>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752"/>
    <w:rsid w:val="00834B8F"/>
    <w:rsid w:val="00834DB8"/>
    <w:rsid w:val="00835348"/>
    <w:rsid w:val="008353FF"/>
    <w:rsid w:val="00835A7A"/>
    <w:rsid w:val="008376E0"/>
    <w:rsid w:val="00837AE3"/>
    <w:rsid w:val="00837CC9"/>
    <w:rsid w:val="00837DB3"/>
    <w:rsid w:val="008406BE"/>
    <w:rsid w:val="00841F43"/>
    <w:rsid w:val="00843252"/>
    <w:rsid w:val="0084375E"/>
    <w:rsid w:val="00843B61"/>
    <w:rsid w:val="00844967"/>
    <w:rsid w:val="00844E56"/>
    <w:rsid w:val="008453C5"/>
    <w:rsid w:val="00845CE3"/>
    <w:rsid w:val="0084705D"/>
    <w:rsid w:val="00847149"/>
    <w:rsid w:val="00850832"/>
    <w:rsid w:val="00850E94"/>
    <w:rsid w:val="00850F78"/>
    <w:rsid w:val="00851166"/>
    <w:rsid w:val="00851330"/>
    <w:rsid w:val="00851850"/>
    <w:rsid w:val="00851B89"/>
    <w:rsid w:val="00851D73"/>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6F7"/>
    <w:rsid w:val="008665D3"/>
    <w:rsid w:val="00867D01"/>
    <w:rsid w:val="00867F42"/>
    <w:rsid w:val="00870056"/>
    <w:rsid w:val="00871BC0"/>
    <w:rsid w:val="00871D83"/>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FE"/>
    <w:rsid w:val="00894855"/>
    <w:rsid w:val="00895002"/>
    <w:rsid w:val="008953CB"/>
    <w:rsid w:val="00895430"/>
    <w:rsid w:val="008954E1"/>
    <w:rsid w:val="00895716"/>
    <w:rsid w:val="0089637C"/>
    <w:rsid w:val="00897E8C"/>
    <w:rsid w:val="008A086C"/>
    <w:rsid w:val="008A09DF"/>
    <w:rsid w:val="008A0E42"/>
    <w:rsid w:val="008A1659"/>
    <w:rsid w:val="008A310E"/>
    <w:rsid w:val="008A326D"/>
    <w:rsid w:val="008A41A5"/>
    <w:rsid w:val="008A56C7"/>
    <w:rsid w:val="008A7FA7"/>
    <w:rsid w:val="008B18C3"/>
    <w:rsid w:val="008B34ED"/>
    <w:rsid w:val="008B53CB"/>
    <w:rsid w:val="008B5D3D"/>
    <w:rsid w:val="008B7756"/>
    <w:rsid w:val="008B7EE6"/>
    <w:rsid w:val="008C0383"/>
    <w:rsid w:val="008C0BA1"/>
    <w:rsid w:val="008C0EE1"/>
    <w:rsid w:val="008C102B"/>
    <w:rsid w:val="008C12DC"/>
    <w:rsid w:val="008C20B5"/>
    <w:rsid w:val="008C36A0"/>
    <w:rsid w:val="008C39BF"/>
    <w:rsid w:val="008C3C19"/>
    <w:rsid w:val="008C4450"/>
    <w:rsid w:val="008C4A3D"/>
    <w:rsid w:val="008C588F"/>
    <w:rsid w:val="008D0C1C"/>
    <w:rsid w:val="008D14E3"/>
    <w:rsid w:val="008D18BB"/>
    <w:rsid w:val="008D1919"/>
    <w:rsid w:val="008D1969"/>
    <w:rsid w:val="008D25D9"/>
    <w:rsid w:val="008D2ECA"/>
    <w:rsid w:val="008D31E2"/>
    <w:rsid w:val="008D38E3"/>
    <w:rsid w:val="008D43B9"/>
    <w:rsid w:val="008D452D"/>
    <w:rsid w:val="008D7031"/>
    <w:rsid w:val="008D7A2D"/>
    <w:rsid w:val="008E0AC5"/>
    <w:rsid w:val="008E19AA"/>
    <w:rsid w:val="008E1E8D"/>
    <w:rsid w:val="008E27AA"/>
    <w:rsid w:val="008E39DC"/>
    <w:rsid w:val="008E39F4"/>
    <w:rsid w:val="008E5DF4"/>
    <w:rsid w:val="008E609E"/>
    <w:rsid w:val="008E6927"/>
    <w:rsid w:val="008E6EF3"/>
    <w:rsid w:val="008E7719"/>
    <w:rsid w:val="008F2042"/>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43DF"/>
    <w:rsid w:val="00924A21"/>
    <w:rsid w:val="0092562C"/>
    <w:rsid w:val="009256E3"/>
    <w:rsid w:val="00926938"/>
    <w:rsid w:val="00926AB9"/>
    <w:rsid w:val="00926E5F"/>
    <w:rsid w:val="0092751D"/>
    <w:rsid w:val="0092782D"/>
    <w:rsid w:val="00927AE0"/>
    <w:rsid w:val="0093190A"/>
    <w:rsid w:val="00931E69"/>
    <w:rsid w:val="00932593"/>
    <w:rsid w:val="009335A2"/>
    <w:rsid w:val="009337E7"/>
    <w:rsid w:val="009339FB"/>
    <w:rsid w:val="0093459A"/>
    <w:rsid w:val="00935DD4"/>
    <w:rsid w:val="00936751"/>
    <w:rsid w:val="009403B5"/>
    <w:rsid w:val="009416D4"/>
    <w:rsid w:val="0094375E"/>
    <w:rsid w:val="00943EFD"/>
    <w:rsid w:val="0094450C"/>
    <w:rsid w:val="009455C6"/>
    <w:rsid w:val="0094594F"/>
    <w:rsid w:val="00946001"/>
    <w:rsid w:val="00946B6B"/>
    <w:rsid w:val="00951375"/>
    <w:rsid w:val="0095173C"/>
    <w:rsid w:val="00952B54"/>
    <w:rsid w:val="00953476"/>
    <w:rsid w:val="00954430"/>
    <w:rsid w:val="00955769"/>
    <w:rsid w:val="0095579E"/>
    <w:rsid w:val="00955E0C"/>
    <w:rsid w:val="009561BD"/>
    <w:rsid w:val="00957703"/>
    <w:rsid w:val="0095775B"/>
    <w:rsid w:val="00963D6C"/>
    <w:rsid w:val="00963DD0"/>
    <w:rsid w:val="00965F3D"/>
    <w:rsid w:val="009660B1"/>
    <w:rsid w:val="009662D4"/>
    <w:rsid w:val="009669BB"/>
    <w:rsid w:val="00967980"/>
    <w:rsid w:val="00970EEC"/>
    <w:rsid w:val="00971AC2"/>
    <w:rsid w:val="00971BE3"/>
    <w:rsid w:val="00972651"/>
    <w:rsid w:val="00972FAD"/>
    <w:rsid w:val="00973761"/>
    <w:rsid w:val="00973D03"/>
    <w:rsid w:val="00973E9A"/>
    <w:rsid w:val="00977DDB"/>
    <w:rsid w:val="00980379"/>
    <w:rsid w:val="00984601"/>
    <w:rsid w:val="009847B8"/>
    <w:rsid w:val="00984F9E"/>
    <w:rsid w:val="009853B2"/>
    <w:rsid w:val="0098636B"/>
    <w:rsid w:val="00986C08"/>
    <w:rsid w:val="00986C1E"/>
    <w:rsid w:val="00990B71"/>
    <w:rsid w:val="00992111"/>
    <w:rsid w:val="0099256D"/>
    <w:rsid w:val="0099269A"/>
    <w:rsid w:val="0099452D"/>
    <w:rsid w:val="00995334"/>
    <w:rsid w:val="0099564D"/>
    <w:rsid w:val="00995E6F"/>
    <w:rsid w:val="00996029"/>
    <w:rsid w:val="00996192"/>
    <w:rsid w:val="00996850"/>
    <w:rsid w:val="00996893"/>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5624"/>
    <w:rsid w:val="009B679F"/>
    <w:rsid w:val="009B6CEF"/>
    <w:rsid w:val="009C0037"/>
    <w:rsid w:val="009C31AB"/>
    <w:rsid w:val="009C32DC"/>
    <w:rsid w:val="009C490C"/>
    <w:rsid w:val="009C5152"/>
    <w:rsid w:val="009C5AC5"/>
    <w:rsid w:val="009C61E8"/>
    <w:rsid w:val="009C6297"/>
    <w:rsid w:val="009C7255"/>
    <w:rsid w:val="009C7B4D"/>
    <w:rsid w:val="009D0F7D"/>
    <w:rsid w:val="009D1343"/>
    <w:rsid w:val="009D1D79"/>
    <w:rsid w:val="009D2A86"/>
    <w:rsid w:val="009D38BE"/>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33A"/>
    <w:rsid w:val="00A01261"/>
    <w:rsid w:val="00A01309"/>
    <w:rsid w:val="00A024BD"/>
    <w:rsid w:val="00A027A4"/>
    <w:rsid w:val="00A032A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16E9E"/>
    <w:rsid w:val="00A17549"/>
    <w:rsid w:val="00A20048"/>
    <w:rsid w:val="00A20810"/>
    <w:rsid w:val="00A212AC"/>
    <w:rsid w:val="00A223D7"/>
    <w:rsid w:val="00A23663"/>
    <w:rsid w:val="00A23E8B"/>
    <w:rsid w:val="00A25FAE"/>
    <w:rsid w:val="00A261F5"/>
    <w:rsid w:val="00A273BB"/>
    <w:rsid w:val="00A276D5"/>
    <w:rsid w:val="00A27749"/>
    <w:rsid w:val="00A2796B"/>
    <w:rsid w:val="00A30D24"/>
    <w:rsid w:val="00A30EB4"/>
    <w:rsid w:val="00A319D3"/>
    <w:rsid w:val="00A32462"/>
    <w:rsid w:val="00A32676"/>
    <w:rsid w:val="00A340FE"/>
    <w:rsid w:val="00A34749"/>
    <w:rsid w:val="00A35816"/>
    <w:rsid w:val="00A35BE4"/>
    <w:rsid w:val="00A35F04"/>
    <w:rsid w:val="00A37315"/>
    <w:rsid w:val="00A40985"/>
    <w:rsid w:val="00A40D73"/>
    <w:rsid w:val="00A40F9D"/>
    <w:rsid w:val="00A41A44"/>
    <w:rsid w:val="00A423BC"/>
    <w:rsid w:val="00A432AE"/>
    <w:rsid w:val="00A4443E"/>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1079"/>
    <w:rsid w:val="00A611AD"/>
    <w:rsid w:val="00A612A5"/>
    <w:rsid w:val="00A633CC"/>
    <w:rsid w:val="00A63616"/>
    <w:rsid w:val="00A65D89"/>
    <w:rsid w:val="00A6628B"/>
    <w:rsid w:val="00A670B0"/>
    <w:rsid w:val="00A67A22"/>
    <w:rsid w:val="00A67F45"/>
    <w:rsid w:val="00A70417"/>
    <w:rsid w:val="00A706DE"/>
    <w:rsid w:val="00A70947"/>
    <w:rsid w:val="00A7160D"/>
    <w:rsid w:val="00A73128"/>
    <w:rsid w:val="00A7315C"/>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C08"/>
    <w:rsid w:val="00A8533A"/>
    <w:rsid w:val="00A87224"/>
    <w:rsid w:val="00A878FA"/>
    <w:rsid w:val="00A87AB0"/>
    <w:rsid w:val="00A91DA7"/>
    <w:rsid w:val="00A92AF3"/>
    <w:rsid w:val="00A9382C"/>
    <w:rsid w:val="00A945E9"/>
    <w:rsid w:val="00A9468D"/>
    <w:rsid w:val="00A94B7F"/>
    <w:rsid w:val="00A96B3E"/>
    <w:rsid w:val="00A97615"/>
    <w:rsid w:val="00A97EA0"/>
    <w:rsid w:val="00AA0530"/>
    <w:rsid w:val="00AA10BB"/>
    <w:rsid w:val="00AA145E"/>
    <w:rsid w:val="00AA1F03"/>
    <w:rsid w:val="00AA2DDC"/>
    <w:rsid w:val="00AA3D78"/>
    <w:rsid w:val="00AA3FE3"/>
    <w:rsid w:val="00AA465C"/>
    <w:rsid w:val="00AA484E"/>
    <w:rsid w:val="00AA4F8E"/>
    <w:rsid w:val="00AA572F"/>
    <w:rsid w:val="00AA6993"/>
    <w:rsid w:val="00AA6CB1"/>
    <w:rsid w:val="00AA6CBF"/>
    <w:rsid w:val="00AA73EE"/>
    <w:rsid w:val="00AA78C2"/>
    <w:rsid w:val="00AB04EE"/>
    <w:rsid w:val="00AB08E1"/>
    <w:rsid w:val="00AB1D82"/>
    <w:rsid w:val="00AB1FB6"/>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A85"/>
    <w:rsid w:val="00AC7511"/>
    <w:rsid w:val="00AC7F78"/>
    <w:rsid w:val="00AD02F6"/>
    <w:rsid w:val="00AD070C"/>
    <w:rsid w:val="00AD222D"/>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18A8"/>
    <w:rsid w:val="00AE19F7"/>
    <w:rsid w:val="00AE250C"/>
    <w:rsid w:val="00AE29C0"/>
    <w:rsid w:val="00AE2C7D"/>
    <w:rsid w:val="00AE3304"/>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B00A76"/>
    <w:rsid w:val="00B00A97"/>
    <w:rsid w:val="00B01ADA"/>
    <w:rsid w:val="00B02719"/>
    <w:rsid w:val="00B02B87"/>
    <w:rsid w:val="00B02BD4"/>
    <w:rsid w:val="00B02D8F"/>
    <w:rsid w:val="00B03180"/>
    <w:rsid w:val="00B03B1A"/>
    <w:rsid w:val="00B03B55"/>
    <w:rsid w:val="00B04940"/>
    <w:rsid w:val="00B04BF3"/>
    <w:rsid w:val="00B07BF0"/>
    <w:rsid w:val="00B1210F"/>
    <w:rsid w:val="00B12906"/>
    <w:rsid w:val="00B13D5B"/>
    <w:rsid w:val="00B14E98"/>
    <w:rsid w:val="00B17259"/>
    <w:rsid w:val="00B17A0D"/>
    <w:rsid w:val="00B17D47"/>
    <w:rsid w:val="00B17DCE"/>
    <w:rsid w:val="00B20674"/>
    <w:rsid w:val="00B2204A"/>
    <w:rsid w:val="00B222C0"/>
    <w:rsid w:val="00B22881"/>
    <w:rsid w:val="00B240C7"/>
    <w:rsid w:val="00B24102"/>
    <w:rsid w:val="00B24502"/>
    <w:rsid w:val="00B253F7"/>
    <w:rsid w:val="00B25472"/>
    <w:rsid w:val="00B266C8"/>
    <w:rsid w:val="00B26918"/>
    <w:rsid w:val="00B27560"/>
    <w:rsid w:val="00B33189"/>
    <w:rsid w:val="00B33923"/>
    <w:rsid w:val="00B33B4C"/>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3C1"/>
    <w:rsid w:val="00B51B48"/>
    <w:rsid w:val="00B54259"/>
    <w:rsid w:val="00B54F74"/>
    <w:rsid w:val="00B54FD1"/>
    <w:rsid w:val="00B5507F"/>
    <w:rsid w:val="00B550C5"/>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6355"/>
    <w:rsid w:val="00B6673C"/>
    <w:rsid w:val="00B70AEE"/>
    <w:rsid w:val="00B70FC3"/>
    <w:rsid w:val="00B712C8"/>
    <w:rsid w:val="00B7139C"/>
    <w:rsid w:val="00B71A6B"/>
    <w:rsid w:val="00B71B31"/>
    <w:rsid w:val="00B72FC2"/>
    <w:rsid w:val="00B738AC"/>
    <w:rsid w:val="00B74480"/>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79D"/>
    <w:rsid w:val="00BB7DA1"/>
    <w:rsid w:val="00BC02E9"/>
    <w:rsid w:val="00BC12C5"/>
    <w:rsid w:val="00BC1A3E"/>
    <w:rsid w:val="00BC2D88"/>
    <w:rsid w:val="00BC331E"/>
    <w:rsid w:val="00BC44DE"/>
    <w:rsid w:val="00BC48FF"/>
    <w:rsid w:val="00BC56B4"/>
    <w:rsid w:val="00BC6346"/>
    <w:rsid w:val="00BC7100"/>
    <w:rsid w:val="00BC7C4D"/>
    <w:rsid w:val="00BD1C2B"/>
    <w:rsid w:val="00BD1F29"/>
    <w:rsid w:val="00BD245A"/>
    <w:rsid w:val="00BD3AB0"/>
    <w:rsid w:val="00BD3E2A"/>
    <w:rsid w:val="00BD5705"/>
    <w:rsid w:val="00BD69E9"/>
    <w:rsid w:val="00BD7171"/>
    <w:rsid w:val="00BD72FB"/>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FDE"/>
    <w:rsid w:val="00BF735A"/>
    <w:rsid w:val="00C00F0A"/>
    <w:rsid w:val="00C01CDE"/>
    <w:rsid w:val="00C02261"/>
    <w:rsid w:val="00C029EF"/>
    <w:rsid w:val="00C02DC5"/>
    <w:rsid w:val="00C0314E"/>
    <w:rsid w:val="00C031AD"/>
    <w:rsid w:val="00C0394F"/>
    <w:rsid w:val="00C046D1"/>
    <w:rsid w:val="00C04758"/>
    <w:rsid w:val="00C0590D"/>
    <w:rsid w:val="00C05E7E"/>
    <w:rsid w:val="00C10A7D"/>
    <w:rsid w:val="00C10DED"/>
    <w:rsid w:val="00C11100"/>
    <w:rsid w:val="00C11338"/>
    <w:rsid w:val="00C118BE"/>
    <w:rsid w:val="00C12421"/>
    <w:rsid w:val="00C12F3C"/>
    <w:rsid w:val="00C13085"/>
    <w:rsid w:val="00C132A4"/>
    <w:rsid w:val="00C1350B"/>
    <w:rsid w:val="00C13BB1"/>
    <w:rsid w:val="00C142CE"/>
    <w:rsid w:val="00C15D88"/>
    <w:rsid w:val="00C15E95"/>
    <w:rsid w:val="00C160D2"/>
    <w:rsid w:val="00C16258"/>
    <w:rsid w:val="00C16F58"/>
    <w:rsid w:val="00C1733C"/>
    <w:rsid w:val="00C174C7"/>
    <w:rsid w:val="00C1791F"/>
    <w:rsid w:val="00C17E8A"/>
    <w:rsid w:val="00C20049"/>
    <w:rsid w:val="00C208E6"/>
    <w:rsid w:val="00C221AD"/>
    <w:rsid w:val="00C2479F"/>
    <w:rsid w:val="00C24C82"/>
    <w:rsid w:val="00C24FA3"/>
    <w:rsid w:val="00C25FA7"/>
    <w:rsid w:val="00C273E9"/>
    <w:rsid w:val="00C31D6A"/>
    <w:rsid w:val="00C3203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432"/>
    <w:rsid w:val="00C47437"/>
    <w:rsid w:val="00C502E1"/>
    <w:rsid w:val="00C51FE1"/>
    <w:rsid w:val="00C52E0B"/>
    <w:rsid w:val="00C53AAF"/>
    <w:rsid w:val="00C53CFA"/>
    <w:rsid w:val="00C53E1F"/>
    <w:rsid w:val="00C54790"/>
    <w:rsid w:val="00C54BB1"/>
    <w:rsid w:val="00C5503F"/>
    <w:rsid w:val="00C550E0"/>
    <w:rsid w:val="00C57C51"/>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4ECA"/>
    <w:rsid w:val="00CB5681"/>
    <w:rsid w:val="00CB5D81"/>
    <w:rsid w:val="00CB6152"/>
    <w:rsid w:val="00CB7258"/>
    <w:rsid w:val="00CB785A"/>
    <w:rsid w:val="00CC1B60"/>
    <w:rsid w:val="00CC2599"/>
    <w:rsid w:val="00CC2CDA"/>
    <w:rsid w:val="00CC3CAF"/>
    <w:rsid w:val="00CC464B"/>
    <w:rsid w:val="00CC50B7"/>
    <w:rsid w:val="00CC59F7"/>
    <w:rsid w:val="00CC64A2"/>
    <w:rsid w:val="00CC6703"/>
    <w:rsid w:val="00CC713E"/>
    <w:rsid w:val="00CC7EFA"/>
    <w:rsid w:val="00CD0986"/>
    <w:rsid w:val="00CD0FD0"/>
    <w:rsid w:val="00CD2FDB"/>
    <w:rsid w:val="00CD3248"/>
    <w:rsid w:val="00CD540B"/>
    <w:rsid w:val="00CD5764"/>
    <w:rsid w:val="00CD5830"/>
    <w:rsid w:val="00CD59C0"/>
    <w:rsid w:val="00CD59DE"/>
    <w:rsid w:val="00CD71A8"/>
    <w:rsid w:val="00CE02E1"/>
    <w:rsid w:val="00CE0567"/>
    <w:rsid w:val="00CE05CE"/>
    <w:rsid w:val="00CE1182"/>
    <w:rsid w:val="00CE1AB1"/>
    <w:rsid w:val="00CE1FDC"/>
    <w:rsid w:val="00CE33BE"/>
    <w:rsid w:val="00CE3456"/>
    <w:rsid w:val="00CE36FD"/>
    <w:rsid w:val="00CE3A3C"/>
    <w:rsid w:val="00CE4B1A"/>
    <w:rsid w:val="00CE5D2D"/>
    <w:rsid w:val="00CE6394"/>
    <w:rsid w:val="00CF1572"/>
    <w:rsid w:val="00CF17CB"/>
    <w:rsid w:val="00CF1B25"/>
    <w:rsid w:val="00CF2392"/>
    <w:rsid w:val="00CF4ED7"/>
    <w:rsid w:val="00CF5AD0"/>
    <w:rsid w:val="00CF60F2"/>
    <w:rsid w:val="00CF63DC"/>
    <w:rsid w:val="00CF69B8"/>
    <w:rsid w:val="00D00222"/>
    <w:rsid w:val="00D020E1"/>
    <w:rsid w:val="00D02601"/>
    <w:rsid w:val="00D0373D"/>
    <w:rsid w:val="00D03DB0"/>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A3D"/>
    <w:rsid w:val="00D1503D"/>
    <w:rsid w:val="00D1556D"/>
    <w:rsid w:val="00D1578B"/>
    <w:rsid w:val="00D157E5"/>
    <w:rsid w:val="00D15891"/>
    <w:rsid w:val="00D16B7A"/>
    <w:rsid w:val="00D17013"/>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D95"/>
    <w:rsid w:val="00D84FDE"/>
    <w:rsid w:val="00D861C0"/>
    <w:rsid w:val="00D86989"/>
    <w:rsid w:val="00D87FB8"/>
    <w:rsid w:val="00D92034"/>
    <w:rsid w:val="00D92667"/>
    <w:rsid w:val="00D92B89"/>
    <w:rsid w:val="00D92FF1"/>
    <w:rsid w:val="00D93432"/>
    <w:rsid w:val="00D9428F"/>
    <w:rsid w:val="00D956FB"/>
    <w:rsid w:val="00D95AAB"/>
    <w:rsid w:val="00D95F56"/>
    <w:rsid w:val="00D96267"/>
    <w:rsid w:val="00D96A2A"/>
    <w:rsid w:val="00D96C28"/>
    <w:rsid w:val="00D97015"/>
    <w:rsid w:val="00DA010D"/>
    <w:rsid w:val="00DA0C0E"/>
    <w:rsid w:val="00DA1215"/>
    <w:rsid w:val="00DA16C8"/>
    <w:rsid w:val="00DA1BE8"/>
    <w:rsid w:val="00DA1D81"/>
    <w:rsid w:val="00DA21F7"/>
    <w:rsid w:val="00DA2FD3"/>
    <w:rsid w:val="00DA5113"/>
    <w:rsid w:val="00DA5901"/>
    <w:rsid w:val="00DA7B8D"/>
    <w:rsid w:val="00DB02E2"/>
    <w:rsid w:val="00DB0FC4"/>
    <w:rsid w:val="00DB1000"/>
    <w:rsid w:val="00DB169D"/>
    <w:rsid w:val="00DB2280"/>
    <w:rsid w:val="00DB29A2"/>
    <w:rsid w:val="00DB29AD"/>
    <w:rsid w:val="00DB2B57"/>
    <w:rsid w:val="00DB457F"/>
    <w:rsid w:val="00DB4599"/>
    <w:rsid w:val="00DB50D9"/>
    <w:rsid w:val="00DB53C4"/>
    <w:rsid w:val="00DB7A66"/>
    <w:rsid w:val="00DC0165"/>
    <w:rsid w:val="00DC0192"/>
    <w:rsid w:val="00DC0279"/>
    <w:rsid w:val="00DC04AB"/>
    <w:rsid w:val="00DC386C"/>
    <w:rsid w:val="00DC43D2"/>
    <w:rsid w:val="00DC465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88E"/>
    <w:rsid w:val="00DD4F1B"/>
    <w:rsid w:val="00DD513F"/>
    <w:rsid w:val="00DD6D71"/>
    <w:rsid w:val="00DE03BF"/>
    <w:rsid w:val="00DE1798"/>
    <w:rsid w:val="00DE1CFC"/>
    <w:rsid w:val="00DE2724"/>
    <w:rsid w:val="00DE2927"/>
    <w:rsid w:val="00DE3F65"/>
    <w:rsid w:val="00DE4307"/>
    <w:rsid w:val="00DE4825"/>
    <w:rsid w:val="00DE4C26"/>
    <w:rsid w:val="00DE60AF"/>
    <w:rsid w:val="00DE7611"/>
    <w:rsid w:val="00DE7E28"/>
    <w:rsid w:val="00DF13D0"/>
    <w:rsid w:val="00DF292C"/>
    <w:rsid w:val="00DF2FF7"/>
    <w:rsid w:val="00DF352D"/>
    <w:rsid w:val="00DF39BC"/>
    <w:rsid w:val="00DF4134"/>
    <w:rsid w:val="00DF44C0"/>
    <w:rsid w:val="00DF5296"/>
    <w:rsid w:val="00DF55DE"/>
    <w:rsid w:val="00E00975"/>
    <w:rsid w:val="00E02395"/>
    <w:rsid w:val="00E02473"/>
    <w:rsid w:val="00E02845"/>
    <w:rsid w:val="00E0331E"/>
    <w:rsid w:val="00E034B0"/>
    <w:rsid w:val="00E046C7"/>
    <w:rsid w:val="00E06193"/>
    <w:rsid w:val="00E06292"/>
    <w:rsid w:val="00E066DD"/>
    <w:rsid w:val="00E06EEA"/>
    <w:rsid w:val="00E07B7B"/>
    <w:rsid w:val="00E10E48"/>
    <w:rsid w:val="00E11377"/>
    <w:rsid w:val="00E12BB2"/>
    <w:rsid w:val="00E12DD7"/>
    <w:rsid w:val="00E12F1C"/>
    <w:rsid w:val="00E12FE6"/>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EA"/>
    <w:rsid w:val="00E26AB0"/>
    <w:rsid w:val="00E326EF"/>
    <w:rsid w:val="00E32B0F"/>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60A9A"/>
    <w:rsid w:val="00E611E9"/>
    <w:rsid w:val="00E61C28"/>
    <w:rsid w:val="00E65B57"/>
    <w:rsid w:val="00E65C6A"/>
    <w:rsid w:val="00E65EB4"/>
    <w:rsid w:val="00E66F46"/>
    <w:rsid w:val="00E675AB"/>
    <w:rsid w:val="00E67EB8"/>
    <w:rsid w:val="00E70157"/>
    <w:rsid w:val="00E7066E"/>
    <w:rsid w:val="00E70C66"/>
    <w:rsid w:val="00E70F49"/>
    <w:rsid w:val="00E7212D"/>
    <w:rsid w:val="00E73325"/>
    <w:rsid w:val="00E7357F"/>
    <w:rsid w:val="00E74159"/>
    <w:rsid w:val="00E744A1"/>
    <w:rsid w:val="00E74B16"/>
    <w:rsid w:val="00E74BB3"/>
    <w:rsid w:val="00E74E6C"/>
    <w:rsid w:val="00E76099"/>
    <w:rsid w:val="00E80AC8"/>
    <w:rsid w:val="00E81D90"/>
    <w:rsid w:val="00E833B5"/>
    <w:rsid w:val="00E83B53"/>
    <w:rsid w:val="00E8435D"/>
    <w:rsid w:val="00E84FA5"/>
    <w:rsid w:val="00E851B8"/>
    <w:rsid w:val="00E912F4"/>
    <w:rsid w:val="00E916C3"/>
    <w:rsid w:val="00E919C7"/>
    <w:rsid w:val="00E9212A"/>
    <w:rsid w:val="00E9287B"/>
    <w:rsid w:val="00E92EDD"/>
    <w:rsid w:val="00E9327D"/>
    <w:rsid w:val="00E934FA"/>
    <w:rsid w:val="00E946A9"/>
    <w:rsid w:val="00E9544F"/>
    <w:rsid w:val="00EA0ED3"/>
    <w:rsid w:val="00EA1A74"/>
    <w:rsid w:val="00EA1C85"/>
    <w:rsid w:val="00EA1D65"/>
    <w:rsid w:val="00EA200E"/>
    <w:rsid w:val="00EA21A7"/>
    <w:rsid w:val="00EA232C"/>
    <w:rsid w:val="00EA248D"/>
    <w:rsid w:val="00EA27D3"/>
    <w:rsid w:val="00EA27D9"/>
    <w:rsid w:val="00EA5AE4"/>
    <w:rsid w:val="00EA6817"/>
    <w:rsid w:val="00EA7C55"/>
    <w:rsid w:val="00EB14AE"/>
    <w:rsid w:val="00EB190A"/>
    <w:rsid w:val="00EB1E9F"/>
    <w:rsid w:val="00EB1EDA"/>
    <w:rsid w:val="00EB2E15"/>
    <w:rsid w:val="00EB3213"/>
    <w:rsid w:val="00EB3E6F"/>
    <w:rsid w:val="00EB44FE"/>
    <w:rsid w:val="00EB4C6B"/>
    <w:rsid w:val="00EB53DC"/>
    <w:rsid w:val="00EB736E"/>
    <w:rsid w:val="00EB7603"/>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D04"/>
    <w:rsid w:val="00ED0E4E"/>
    <w:rsid w:val="00ED1AF5"/>
    <w:rsid w:val="00ED1BBC"/>
    <w:rsid w:val="00ED215B"/>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41CB"/>
    <w:rsid w:val="00F14996"/>
    <w:rsid w:val="00F14A50"/>
    <w:rsid w:val="00F15368"/>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F9"/>
    <w:rsid w:val="00F33F58"/>
    <w:rsid w:val="00F3400B"/>
    <w:rsid w:val="00F358C6"/>
    <w:rsid w:val="00F36B74"/>
    <w:rsid w:val="00F3713C"/>
    <w:rsid w:val="00F37925"/>
    <w:rsid w:val="00F420E9"/>
    <w:rsid w:val="00F4260B"/>
    <w:rsid w:val="00F457D8"/>
    <w:rsid w:val="00F46527"/>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E51"/>
    <w:rsid w:val="00F807A4"/>
    <w:rsid w:val="00F81B2F"/>
    <w:rsid w:val="00F82131"/>
    <w:rsid w:val="00F829B2"/>
    <w:rsid w:val="00F8366F"/>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2BD8"/>
    <w:rsid w:val="00F92FD7"/>
    <w:rsid w:val="00F93E9B"/>
    <w:rsid w:val="00F96475"/>
    <w:rsid w:val="00F971D1"/>
    <w:rsid w:val="00FA02BD"/>
    <w:rsid w:val="00FA1B84"/>
    <w:rsid w:val="00FA1E14"/>
    <w:rsid w:val="00FA23FC"/>
    <w:rsid w:val="00FA2594"/>
    <w:rsid w:val="00FA2639"/>
    <w:rsid w:val="00FA2877"/>
    <w:rsid w:val="00FA314E"/>
    <w:rsid w:val="00FA31A1"/>
    <w:rsid w:val="00FA47E9"/>
    <w:rsid w:val="00FA4CF8"/>
    <w:rsid w:val="00FA54D8"/>
    <w:rsid w:val="00FA5D41"/>
    <w:rsid w:val="00FA5FBC"/>
    <w:rsid w:val="00FA7540"/>
    <w:rsid w:val="00FB0127"/>
    <w:rsid w:val="00FB0D21"/>
    <w:rsid w:val="00FB1800"/>
    <w:rsid w:val="00FB1BB3"/>
    <w:rsid w:val="00FB21BA"/>
    <w:rsid w:val="00FB2F20"/>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9B6"/>
    <w:rsid w:val="00FF3366"/>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tachyon-project.org/" TargetMode="External"/><Relationship Id="rId7" Type="http://schemas.openxmlformats.org/officeDocument/2006/relationships/endnotes" Target="endnotes.xml"/><Relationship Id="rId71" Type="http://schemas.openxmlformats.org/officeDocument/2006/relationships/hyperlink" Target="https://issues.apache.org/jira/browse/MAPREDUCE-2354"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park.apache.org" TargetMode="External"/><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issues.apache.org/jira/browse/HADOOP-331"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wiki.lustre.or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ganglia.info/"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issues.apache.org/jira/browse/MAPREDUCE-6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F1830-7E57-4A3C-A991-7CA6CD929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44158</TotalTime>
  <Pages>69</Pages>
  <Words>21105</Words>
  <Characters>36092</Characters>
  <Application>Microsoft Office Word</Application>
  <DocSecurity>0</DocSecurity>
  <Lines>1127</Lines>
  <Paragraphs>602</Paragraphs>
  <ScaleCrop>false</ScaleCrop>
  <Company/>
  <LinksUpToDate>false</LinksUpToDate>
  <CharactersWithSpaces>56595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2743</cp:revision>
  <cp:lastPrinted>2014-06-03T02:00:00Z</cp:lastPrinted>
  <dcterms:created xsi:type="dcterms:W3CDTF">2014-03-26T06:42:00Z</dcterms:created>
  <dcterms:modified xsi:type="dcterms:W3CDTF">2016-05-10T00:48:00Z</dcterms:modified>
</cp:coreProperties>
</file>