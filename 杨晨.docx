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105pt" o:ole="" fillcolor="window">
            <v:imagedata r:id="rId8" o:title="" cropright="6446f"/>
          </v:shape>
          <o:OLEObject Type="Embed" ProgID="Word.Picture.8" ShapeID="_x0000_i1025" DrawAspect="Content" ObjectID="_1524164480"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del w:id="0" w:author="JieTang" w:date="2016-05-04T09:41:00Z">
        <w:r w:rsidRPr="00B96E99" w:rsidDel="00E02845">
          <w:rPr>
            <w:rFonts w:ascii="Times New Roman" w:eastAsia="楷体" w:hAnsi="Times New Roman" w:cs="Times New Roman"/>
            <w:b/>
            <w:bCs/>
            <w:sz w:val="48"/>
            <w:szCs w:val="48"/>
          </w:rPr>
          <w:delText>基于</w:delText>
        </w:r>
      </w:del>
      <w:ins w:id="1" w:author="JieTang" w:date="2016-05-04T09:41:00Z">
        <w:r w:rsidR="00E02845">
          <w:rPr>
            <w:rFonts w:ascii="Times New Roman" w:eastAsia="楷体" w:hAnsi="Times New Roman" w:cs="Times New Roman" w:hint="eastAsia"/>
            <w:b/>
            <w:bCs/>
            <w:sz w:val="48"/>
            <w:szCs w:val="48"/>
          </w:rPr>
          <w:t>面向</w:t>
        </w:r>
      </w:ins>
      <w:ins w:id="2"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3"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4"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5"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6"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8pt;height:104.85pt" o:ole="" fillcolor="window">
            <v:imagedata r:id="rId8" o:title="" cropright="6446f"/>
          </v:shape>
          <o:OLEObject Type="Embed" ProgID="Word.Picture.8" ShapeID="_x0000_i1026" DrawAspect="Content" ObjectID="_1524164481"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7777777" w:rsidR="001E2FC7" w:rsidRPr="00B96E99" w:rsidRDefault="0022140F" w:rsidP="001E2FC7">
      <w:pPr>
        <w:spacing w:line="400" w:lineRule="atLeast"/>
        <w:jc w:val="center"/>
        <w:rPr>
          <w:rFonts w:ascii="Times New Roman" w:eastAsia="宋体" w:hAnsi="Times New Roman" w:cs="Times New Roman"/>
          <w:b/>
          <w:sz w:val="44"/>
          <w:szCs w:val="44"/>
        </w:rPr>
      </w:pPr>
      <w:r w:rsidRPr="00B96E99">
        <w:rPr>
          <w:rFonts w:ascii="Times New Roman" w:eastAsia="宋体" w:hAnsi="Times New Roman" w:cs="Times New Roman"/>
          <w:b/>
          <w:sz w:val="44"/>
          <w:szCs w:val="44"/>
        </w:rPr>
        <w:t>Big Data platform development research based on YARN</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7777777"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7A7B22" w:rsidRPr="00B96E99">
        <w:rPr>
          <w:rFonts w:ascii="Times New Roman" w:eastAsia="楷体" w:hAnsi="Times New Roman" w:cs="Times New Roman"/>
          <w:sz w:val="28"/>
          <w:u w:val="single"/>
        </w:rPr>
        <w:t xml:space="preserve">   </w:t>
      </w:r>
      <w:r w:rsidR="0059114D" w:rsidRPr="00B96E99">
        <w:rPr>
          <w:rFonts w:ascii="Times New Roman" w:eastAsia="楷体" w:hAnsi="Times New Roman" w:cs="Times New Roman"/>
          <w:sz w:val="28"/>
          <w:u w:val="single"/>
        </w:rPr>
        <w:t>基于</w:t>
      </w:r>
      <w:r w:rsidR="00C046D1" w:rsidRPr="00B96E99">
        <w:rPr>
          <w:rFonts w:ascii="Times New Roman" w:eastAsia="楷体" w:hAnsi="Times New Roman" w:cs="Times New Roman"/>
          <w:sz w:val="28"/>
          <w:u w:val="single"/>
        </w:rPr>
        <w:t>YARN</w:t>
      </w:r>
      <w:r w:rsidR="00C046D1" w:rsidRPr="00B96E99">
        <w:rPr>
          <w:rFonts w:ascii="Times New Roman" w:eastAsia="楷体" w:hAnsi="Times New Roman" w:cs="Times New Roman"/>
          <w:sz w:val="28"/>
          <w:u w:val="single"/>
        </w:rPr>
        <w:t>的大数据平台开发</w:t>
      </w:r>
      <w:r w:rsidR="0059114D" w:rsidRPr="00B96E99">
        <w:rPr>
          <w:rFonts w:ascii="Times New Roman" w:eastAsia="楷体" w:hAnsi="Times New Roman" w:cs="Times New Roman"/>
          <w:sz w:val="28"/>
          <w:u w:val="single"/>
        </w:rPr>
        <w:t>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7" w:author="JieTang" w:date="2016-05-01T13:43:00Z"/>
          <w:rFonts w:ascii="Times New Roman" w:eastAsia="宋体" w:hAnsi="Times New Roman" w:cs="Times New Roman"/>
          <w:sz w:val="24"/>
          <w:szCs w:val="24"/>
        </w:rPr>
      </w:pPr>
      <w:bookmarkStart w:id="8" w:name="OLE_LINK37"/>
      <w:bookmarkStart w:id="9" w:name="OLE_LINK38"/>
    </w:p>
    <w:p w14:paraId="69E2D11C" w14:textId="77777777"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w:t>
      </w:r>
      <w:r w:rsidRPr="00B96E99">
        <w:rPr>
          <w:rFonts w:ascii="Times New Roman" w:eastAsia="宋体" w:hAnsi="Times New Roman" w:cs="Times New Roman"/>
          <w:sz w:val="24"/>
          <w:szCs w:val="24"/>
        </w:rPr>
        <w:t xml:space="preserve">l </w:t>
      </w:r>
      <w:r w:rsidRPr="00B96E99">
        <w:rPr>
          <w:rFonts w:ascii="Times New Roman" w:eastAsia="宋体" w:hAnsi="Times New Roman" w:cs="Times New Roman"/>
          <w:sz w:val="24"/>
          <w:szCs w:val="24"/>
        </w:rPr>
        <w:t>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p>
    <w:p w14:paraId="3D7D206C" w14:textId="77777777"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的资源调度器更改，我们实现了一个插拔式的资源调度器</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Efficient Adaptive Scheduler on YARN</w:t>
      </w:r>
      <w:r w:rsidRPr="00B96E99">
        <w:rPr>
          <w:rFonts w:ascii="Times New Roman" w:eastAsia="宋体" w:hAnsi="Times New Roman" w:cs="Times New Roman"/>
          <w:sz w:val="24"/>
          <w:szCs w:val="24"/>
        </w:rPr>
        <w:t>）；二、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）实际应用来验证集群的性能，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8"/>
    <w:bookmarkEnd w:id="9"/>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2CBDD535" w14:textId="77777777" w:rsidR="00620121" w:rsidRPr="00B96E99"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09A910F9" w14:textId="77777777" w:rsidR="00891967" w:rsidRPr="00B96E99" w:rsidRDefault="00891967" w:rsidP="004A51B6">
      <w:pPr>
        <w:spacing w:line="400" w:lineRule="atLeast"/>
        <w:rPr>
          <w:rStyle w:val="1b"/>
          <w:rFonts w:ascii="Times New Roman" w:eastAsia="宋体" w:hAnsi="Times New Roman" w:cs="Times New Roman"/>
          <w:b w:val="0"/>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0" w:name="OLE_LINK25"/>
      <w:bookmarkStart w:id="11"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77777777"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 we implemented a pluggable resource scheduler EASY(Efficient Adaptive Scheduler on YARN);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0"/>
    <w:bookmarkEnd w:id="11"/>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1AEF6DA9" w14:textId="7898B80E" w:rsidR="005A733F"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413295" w:history="1">
        <w:r w:rsidR="005A733F" w:rsidRPr="00654254">
          <w:rPr>
            <w:rStyle w:val="af"/>
            <w:rFonts w:ascii="Times New Roman" w:eastAsia="宋体" w:hAnsi="Times New Roman" w:cs="Times New Roman"/>
            <w:noProof/>
          </w:rPr>
          <w:t>第一章</w:t>
        </w:r>
        <w:r w:rsidR="005A733F">
          <w:rPr>
            <w:noProof/>
          </w:rPr>
          <w:tab/>
        </w:r>
        <w:r w:rsidR="005A733F" w:rsidRPr="00654254">
          <w:rPr>
            <w:rStyle w:val="af"/>
            <w:rFonts w:ascii="Times New Roman" w:eastAsia="宋体" w:hAnsi="Times New Roman" w:cs="Times New Roman"/>
            <w:noProof/>
          </w:rPr>
          <w:t>绪论</w:t>
        </w:r>
        <w:r w:rsidR="005A733F">
          <w:rPr>
            <w:noProof/>
            <w:webHidden/>
          </w:rPr>
          <w:tab/>
        </w:r>
        <w:r w:rsidR="005A733F">
          <w:rPr>
            <w:noProof/>
            <w:webHidden/>
          </w:rPr>
          <w:fldChar w:fldCharType="begin"/>
        </w:r>
        <w:r w:rsidR="005A733F">
          <w:rPr>
            <w:noProof/>
            <w:webHidden/>
          </w:rPr>
          <w:instrText xml:space="preserve"> PAGEREF _Toc450413295 \h </w:instrText>
        </w:r>
        <w:r w:rsidR="005A733F">
          <w:rPr>
            <w:noProof/>
            <w:webHidden/>
          </w:rPr>
        </w:r>
        <w:r w:rsidR="005A733F">
          <w:rPr>
            <w:noProof/>
            <w:webHidden/>
          </w:rPr>
          <w:fldChar w:fldCharType="separate"/>
        </w:r>
        <w:r w:rsidR="005A733F">
          <w:rPr>
            <w:noProof/>
            <w:webHidden/>
          </w:rPr>
          <w:t>1</w:t>
        </w:r>
        <w:r w:rsidR="005A733F">
          <w:rPr>
            <w:noProof/>
            <w:webHidden/>
          </w:rPr>
          <w:fldChar w:fldCharType="end"/>
        </w:r>
      </w:hyperlink>
    </w:p>
    <w:p w14:paraId="6E4EB8AB" w14:textId="61D17AAB" w:rsidR="005A733F" w:rsidRDefault="005A733F">
      <w:pPr>
        <w:pStyle w:val="26"/>
        <w:rPr>
          <w:noProof/>
        </w:rPr>
      </w:pPr>
      <w:hyperlink w:anchor="_Toc450413296" w:history="1">
        <w:r w:rsidRPr="00654254">
          <w:rPr>
            <w:rStyle w:val="af"/>
            <w:rFonts w:ascii="Times New Roman" w:eastAsia="宋体" w:hAnsi="Times New Roman" w:cs="Times New Roman"/>
            <w:noProof/>
          </w:rPr>
          <w:t>1.1</w:t>
        </w:r>
        <w:r>
          <w:rPr>
            <w:noProof/>
          </w:rPr>
          <w:tab/>
        </w:r>
        <w:r w:rsidRPr="00654254">
          <w:rPr>
            <w:rStyle w:val="af"/>
            <w:rFonts w:ascii="Times New Roman" w:eastAsia="宋体" w:hAnsi="Times New Roman" w:cs="Times New Roman"/>
            <w:noProof/>
          </w:rPr>
          <w:t>研究背景与意义</w:t>
        </w:r>
        <w:r>
          <w:rPr>
            <w:noProof/>
            <w:webHidden/>
          </w:rPr>
          <w:tab/>
        </w:r>
        <w:r>
          <w:rPr>
            <w:noProof/>
            <w:webHidden/>
          </w:rPr>
          <w:fldChar w:fldCharType="begin"/>
        </w:r>
        <w:r>
          <w:rPr>
            <w:noProof/>
            <w:webHidden/>
          </w:rPr>
          <w:instrText xml:space="preserve"> PAGEREF _Toc450413296 \h </w:instrText>
        </w:r>
        <w:r>
          <w:rPr>
            <w:noProof/>
            <w:webHidden/>
          </w:rPr>
        </w:r>
        <w:r>
          <w:rPr>
            <w:noProof/>
            <w:webHidden/>
          </w:rPr>
          <w:fldChar w:fldCharType="separate"/>
        </w:r>
        <w:r>
          <w:rPr>
            <w:noProof/>
            <w:webHidden/>
          </w:rPr>
          <w:t>1</w:t>
        </w:r>
        <w:r>
          <w:rPr>
            <w:noProof/>
            <w:webHidden/>
          </w:rPr>
          <w:fldChar w:fldCharType="end"/>
        </w:r>
      </w:hyperlink>
    </w:p>
    <w:p w14:paraId="5D0F74E0" w14:textId="2D60D7DA" w:rsidR="005A733F" w:rsidRDefault="005A733F">
      <w:pPr>
        <w:pStyle w:val="32"/>
        <w:tabs>
          <w:tab w:val="right" w:leader="dot" w:pos="8296"/>
        </w:tabs>
        <w:ind w:left="840"/>
        <w:rPr>
          <w:noProof/>
        </w:rPr>
      </w:pPr>
      <w:hyperlink w:anchor="_Toc450413297" w:history="1">
        <w:r w:rsidRPr="00654254">
          <w:rPr>
            <w:rStyle w:val="af"/>
            <w:noProof/>
          </w:rPr>
          <w:t>1.1.1 Hadoop</w:t>
        </w:r>
        <w:r w:rsidRPr="00654254">
          <w:rPr>
            <w:rStyle w:val="af"/>
            <w:noProof/>
          </w:rPr>
          <w:t>背景</w:t>
        </w:r>
        <w:r>
          <w:rPr>
            <w:noProof/>
            <w:webHidden/>
          </w:rPr>
          <w:tab/>
        </w:r>
        <w:r>
          <w:rPr>
            <w:noProof/>
            <w:webHidden/>
          </w:rPr>
          <w:fldChar w:fldCharType="begin"/>
        </w:r>
        <w:r>
          <w:rPr>
            <w:noProof/>
            <w:webHidden/>
          </w:rPr>
          <w:instrText xml:space="preserve"> PAGEREF _Toc450413297 \h </w:instrText>
        </w:r>
        <w:r>
          <w:rPr>
            <w:noProof/>
            <w:webHidden/>
          </w:rPr>
        </w:r>
        <w:r>
          <w:rPr>
            <w:noProof/>
            <w:webHidden/>
          </w:rPr>
          <w:fldChar w:fldCharType="separate"/>
        </w:r>
        <w:r>
          <w:rPr>
            <w:noProof/>
            <w:webHidden/>
          </w:rPr>
          <w:t>2</w:t>
        </w:r>
        <w:r>
          <w:rPr>
            <w:noProof/>
            <w:webHidden/>
          </w:rPr>
          <w:fldChar w:fldCharType="end"/>
        </w:r>
      </w:hyperlink>
    </w:p>
    <w:p w14:paraId="35039FD9" w14:textId="44F9AC5D" w:rsidR="005A733F" w:rsidRDefault="005A733F">
      <w:pPr>
        <w:pStyle w:val="42"/>
        <w:tabs>
          <w:tab w:val="right" w:leader="dot" w:pos="8296"/>
        </w:tabs>
        <w:rPr>
          <w:noProof/>
        </w:rPr>
      </w:pPr>
      <w:hyperlink w:anchor="_Toc450413298" w:history="1">
        <w:r w:rsidRPr="00654254">
          <w:rPr>
            <w:rStyle w:val="af"/>
            <w:noProof/>
          </w:rPr>
          <w:t>1.1.1.1 MapReduce</w:t>
        </w:r>
        <w:r w:rsidRPr="00654254">
          <w:rPr>
            <w:rStyle w:val="af"/>
            <w:noProof/>
          </w:rPr>
          <w:t>介绍</w:t>
        </w:r>
        <w:r>
          <w:rPr>
            <w:noProof/>
            <w:webHidden/>
          </w:rPr>
          <w:tab/>
        </w:r>
        <w:r>
          <w:rPr>
            <w:noProof/>
            <w:webHidden/>
          </w:rPr>
          <w:fldChar w:fldCharType="begin"/>
        </w:r>
        <w:r>
          <w:rPr>
            <w:noProof/>
            <w:webHidden/>
          </w:rPr>
          <w:instrText xml:space="preserve"> PAGEREF _Toc450413298 \h </w:instrText>
        </w:r>
        <w:r>
          <w:rPr>
            <w:noProof/>
            <w:webHidden/>
          </w:rPr>
        </w:r>
        <w:r>
          <w:rPr>
            <w:noProof/>
            <w:webHidden/>
          </w:rPr>
          <w:fldChar w:fldCharType="separate"/>
        </w:r>
        <w:r>
          <w:rPr>
            <w:noProof/>
            <w:webHidden/>
          </w:rPr>
          <w:t>2</w:t>
        </w:r>
        <w:r>
          <w:rPr>
            <w:noProof/>
            <w:webHidden/>
          </w:rPr>
          <w:fldChar w:fldCharType="end"/>
        </w:r>
      </w:hyperlink>
    </w:p>
    <w:p w14:paraId="671825F1" w14:textId="3EB6D16B" w:rsidR="005A733F" w:rsidRDefault="005A733F">
      <w:pPr>
        <w:pStyle w:val="32"/>
        <w:tabs>
          <w:tab w:val="right" w:leader="dot" w:pos="8296"/>
        </w:tabs>
        <w:ind w:left="840"/>
        <w:rPr>
          <w:noProof/>
        </w:rPr>
      </w:pPr>
      <w:hyperlink w:anchor="_Toc450413299" w:history="1">
        <w:r w:rsidRPr="00654254">
          <w:rPr>
            <w:rStyle w:val="af"/>
            <w:noProof/>
          </w:rPr>
          <w:t>1.1.2 YARN</w:t>
        </w:r>
        <w:r w:rsidRPr="00654254">
          <w:rPr>
            <w:rStyle w:val="af"/>
            <w:noProof/>
          </w:rPr>
          <w:t>平台背景</w:t>
        </w:r>
        <w:r>
          <w:rPr>
            <w:noProof/>
            <w:webHidden/>
          </w:rPr>
          <w:tab/>
        </w:r>
        <w:r>
          <w:rPr>
            <w:noProof/>
            <w:webHidden/>
          </w:rPr>
          <w:fldChar w:fldCharType="begin"/>
        </w:r>
        <w:r>
          <w:rPr>
            <w:noProof/>
            <w:webHidden/>
          </w:rPr>
          <w:instrText xml:space="preserve"> PAGEREF _Toc450413299 \h </w:instrText>
        </w:r>
        <w:r>
          <w:rPr>
            <w:noProof/>
            <w:webHidden/>
          </w:rPr>
        </w:r>
        <w:r>
          <w:rPr>
            <w:noProof/>
            <w:webHidden/>
          </w:rPr>
          <w:fldChar w:fldCharType="separate"/>
        </w:r>
        <w:r>
          <w:rPr>
            <w:noProof/>
            <w:webHidden/>
          </w:rPr>
          <w:t>3</w:t>
        </w:r>
        <w:r>
          <w:rPr>
            <w:noProof/>
            <w:webHidden/>
          </w:rPr>
          <w:fldChar w:fldCharType="end"/>
        </w:r>
      </w:hyperlink>
    </w:p>
    <w:p w14:paraId="24746DC9" w14:textId="605D2991" w:rsidR="005A733F" w:rsidRDefault="005A733F">
      <w:pPr>
        <w:pStyle w:val="32"/>
        <w:tabs>
          <w:tab w:val="right" w:leader="dot" w:pos="8296"/>
        </w:tabs>
        <w:ind w:left="840"/>
        <w:rPr>
          <w:noProof/>
        </w:rPr>
      </w:pPr>
      <w:hyperlink w:anchor="_Toc450413300" w:history="1">
        <w:r w:rsidRPr="00654254">
          <w:rPr>
            <w:rStyle w:val="af"/>
            <w:noProof/>
          </w:rPr>
          <w:t xml:space="preserve">1.1.3 </w:t>
        </w:r>
        <w:r w:rsidRPr="00654254">
          <w:rPr>
            <w:rStyle w:val="af"/>
            <w:rFonts w:eastAsia="宋体"/>
            <w:noProof/>
          </w:rPr>
          <w:t>Spark</w:t>
        </w:r>
        <w:r w:rsidRPr="00654254">
          <w:rPr>
            <w:rStyle w:val="af"/>
            <w:rFonts w:eastAsia="宋体"/>
            <w:noProof/>
          </w:rPr>
          <w:t>背景</w:t>
        </w:r>
        <w:r>
          <w:rPr>
            <w:noProof/>
            <w:webHidden/>
          </w:rPr>
          <w:tab/>
        </w:r>
        <w:r>
          <w:rPr>
            <w:noProof/>
            <w:webHidden/>
          </w:rPr>
          <w:fldChar w:fldCharType="begin"/>
        </w:r>
        <w:r>
          <w:rPr>
            <w:noProof/>
            <w:webHidden/>
          </w:rPr>
          <w:instrText xml:space="preserve"> PAGEREF _Toc450413300 \h </w:instrText>
        </w:r>
        <w:r>
          <w:rPr>
            <w:noProof/>
            <w:webHidden/>
          </w:rPr>
        </w:r>
        <w:r>
          <w:rPr>
            <w:noProof/>
            <w:webHidden/>
          </w:rPr>
          <w:fldChar w:fldCharType="separate"/>
        </w:r>
        <w:r>
          <w:rPr>
            <w:noProof/>
            <w:webHidden/>
          </w:rPr>
          <w:t>4</w:t>
        </w:r>
        <w:r>
          <w:rPr>
            <w:noProof/>
            <w:webHidden/>
          </w:rPr>
          <w:fldChar w:fldCharType="end"/>
        </w:r>
      </w:hyperlink>
    </w:p>
    <w:p w14:paraId="21A48CB1" w14:textId="2342E9E6" w:rsidR="005A733F" w:rsidRDefault="005A733F">
      <w:pPr>
        <w:pStyle w:val="42"/>
        <w:tabs>
          <w:tab w:val="right" w:leader="dot" w:pos="8296"/>
        </w:tabs>
        <w:rPr>
          <w:noProof/>
        </w:rPr>
      </w:pPr>
      <w:hyperlink w:anchor="_Toc450413301" w:history="1">
        <w:r w:rsidRPr="00654254">
          <w:rPr>
            <w:rStyle w:val="af"/>
            <w:noProof/>
          </w:rPr>
          <w:t>1.1.3.1 RDD</w:t>
        </w:r>
        <w:r w:rsidRPr="00654254">
          <w:rPr>
            <w:rStyle w:val="af"/>
            <w:noProof/>
          </w:rPr>
          <w:t>介绍</w:t>
        </w:r>
        <w:r>
          <w:rPr>
            <w:noProof/>
            <w:webHidden/>
          </w:rPr>
          <w:tab/>
        </w:r>
        <w:r>
          <w:rPr>
            <w:noProof/>
            <w:webHidden/>
          </w:rPr>
          <w:fldChar w:fldCharType="begin"/>
        </w:r>
        <w:r>
          <w:rPr>
            <w:noProof/>
            <w:webHidden/>
          </w:rPr>
          <w:instrText xml:space="preserve"> PAGEREF _Toc450413301 \h </w:instrText>
        </w:r>
        <w:r>
          <w:rPr>
            <w:noProof/>
            <w:webHidden/>
          </w:rPr>
        </w:r>
        <w:r>
          <w:rPr>
            <w:noProof/>
            <w:webHidden/>
          </w:rPr>
          <w:fldChar w:fldCharType="separate"/>
        </w:r>
        <w:r>
          <w:rPr>
            <w:noProof/>
            <w:webHidden/>
          </w:rPr>
          <w:t>5</w:t>
        </w:r>
        <w:r>
          <w:rPr>
            <w:noProof/>
            <w:webHidden/>
          </w:rPr>
          <w:fldChar w:fldCharType="end"/>
        </w:r>
      </w:hyperlink>
    </w:p>
    <w:p w14:paraId="40B61F84" w14:textId="6AE97481" w:rsidR="005A733F" w:rsidRDefault="005A733F">
      <w:pPr>
        <w:pStyle w:val="26"/>
        <w:rPr>
          <w:noProof/>
        </w:rPr>
      </w:pPr>
      <w:hyperlink w:anchor="_Toc450413302" w:history="1">
        <w:r w:rsidRPr="00654254">
          <w:rPr>
            <w:rStyle w:val="af"/>
            <w:noProof/>
          </w:rPr>
          <w:t xml:space="preserve">1.2 </w:t>
        </w:r>
        <w:r w:rsidRPr="00654254">
          <w:rPr>
            <w:rStyle w:val="af"/>
            <w:noProof/>
          </w:rPr>
          <w:t>研究现状</w:t>
        </w:r>
        <w:r>
          <w:rPr>
            <w:noProof/>
            <w:webHidden/>
          </w:rPr>
          <w:tab/>
        </w:r>
        <w:r>
          <w:rPr>
            <w:noProof/>
            <w:webHidden/>
          </w:rPr>
          <w:fldChar w:fldCharType="begin"/>
        </w:r>
        <w:r>
          <w:rPr>
            <w:noProof/>
            <w:webHidden/>
          </w:rPr>
          <w:instrText xml:space="preserve"> PAGEREF _Toc450413302 \h </w:instrText>
        </w:r>
        <w:r>
          <w:rPr>
            <w:noProof/>
            <w:webHidden/>
          </w:rPr>
        </w:r>
        <w:r>
          <w:rPr>
            <w:noProof/>
            <w:webHidden/>
          </w:rPr>
          <w:fldChar w:fldCharType="separate"/>
        </w:r>
        <w:r>
          <w:rPr>
            <w:noProof/>
            <w:webHidden/>
          </w:rPr>
          <w:t>6</w:t>
        </w:r>
        <w:r>
          <w:rPr>
            <w:noProof/>
            <w:webHidden/>
          </w:rPr>
          <w:fldChar w:fldCharType="end"/>
        </w:r>
      </w:hyperlink>
    </w:p>
    <w:p w14:paraId="25E3F428" w14:textId="169C3E1F" w:rsidR="005A733F" w:rsidRDefault="005A733F">
      <w:pPr>
        <w:pStyle w:val="32"/>
        <w:tabs>
          <w:tab w:val="right" w:leader="dot" w:pos="8296"/>
        </w:tabs>
        <w:ind w:left="840"/>
        <w:rPr>
          <w:noProof/>
        </w:rPr>
      </w:pPr>
      <w:hyperlink w:anchor="_Toc450413303" w:history="1">
        <w:r w:rsidRPr="00654254">
          <w:rPr>
            <w:rStyle w:val="af"/>
            <w:noProof/>
            <w:highlight w:val="lightGray"/>
          </w:rPr>
          <w:t>1.2.1</w:t>
        </w:r>
        <w:r w:rsidRPr="00654254">
          <w:rPr>
            <w:rStyle w:val="af"/>
            <w:noProof/>
          </w:rPr>
          <w:t xml:space="preserve"> YARN</w:t>
        </w:r>
        <w:r w:rsidRPr="00654254">
          <w:rPr>
            <w:rStyle w:val="af"/>
            <w:noProof/>
          </w:rPr>
          <w:t>研究</w:t>
        </w:r>
        <w:r w:rsidRPr="00654254">
          <w:rPr>
            <w:rStyle w:val="af"/>
            <w:noProof/>
          </w:rPr>
          <w:t>现</w:t>
        </w:r>
        <w:r w:rsidRPr="00654254">
          <w:rPr>
            <w:rStyle w:val="af"/>
            <w:noProof/>
          </w:rPr>
          <w:t>状</w:t>
        </w:r>
        <w:r>
          <w:rPr>
            <w:noProof/>
            <w:webHidden/>
          </w:rPr>
          <w:tab/>
        </w:r>
        <w:r>
          <w:rPr>
            <w:noProof/>
            <w:webHidden/>
          </w:rPr>
          <w:fldChar w:fldCharType="begin"/>
        </w:r>
        <w:r>
          <w:rPr>
            <w:noProof/>
            <w:webHidden/>
          </w:rPr>
          <w:instrText xml:space="preserve"> PAGEREF _Toc450413303 \h </w:instrText>
        </w:r>
        <w:r>
          <w:rPr>
            <w:noProof/>
            <w:webHidden/>
          </w:rPr>
        </w:r>
        <w:r>
          <w:rPr>
            <w:noProof/>
            <w:webHidden/>
          </w:rPr>
          <w:fldChar w:fldCharType="separate"/>
        </w:r>
        <w:r>
          <w:rPr>
            <w:noProof/>
            <w:webHidden/>
          </w:rPr>
          <w:t>6</w:t>
        </w:r>
        <w:r>
          <w:rPr>
            <w:noProof/>
            <w:webHidden/>
          </w:rPr>
          <w:fldChar w:fldCharType="end"/>
        </w:r>
      </w:hyperlink>
    </w:p>
    <w:p w14:paraId="351A56E8" w14:textId="6040A719" w:rsidR="005A733F" w:rsidRDefault="005A733F">
      <w:pPr>
        <w:pStyle w:val="32"/>
        <w:tabs>
          <w:tab w:val="right" w:leader="dot" w:pos="8296"/>
        </w:tabs>
        <w:ind w:left="840"/>
        <w:rPr>
          <w:noProof/>
        </w:rPr>
      </w:pPr>
      <w:hyperlink w:anchor="_Toc450413304" w:history="1">
        <w:r w:rsidRPr="00654254">
          <w:rPr>
            <w:rStyle w:val="af"/>
            <w:noProof/>
          </w:rPr>
          <w:t>1.2.2 Shuffle</w:t>
        </w:r>
        <w:r w:rsidRPr="00654254">
          <w:rPr>
            <w:rStyle w:val="af"/>
            <w:noProof/>
          </w:rPr>
          <w:t>研究现状</w:t>
        </w:r>
        <w:r>
          <w:rPr>
            <w:noProof/>
            <w:webHidden/>
          </w:rPr>
          <w:tab/>
        </w:r>
        <w:r>
          <w:rPr>
            <w:noProof/>
            <w:webHidden/>
          </w:rPr>
          <w:fldChar w:fldCharType="begin"/>
        </w:r>
        <w:r>
          <w:rPr>
            <w:noProof/>
            <w:webHidden/>
          </w:rPr>
          <w:instrText xml:space="preserve"> PAGEREF _Toc450413304 \h </w:instrText>
        </w:r>
        <w:r>
          <w:rPr>
            <w:noProof/>
            <w:webHidden/>
          </w:rPr>
        </w:r>
        <w:r>
          <w:rPr>
            <w:noProof/>
            <w:webHidden/>
          </w:rPr>
          <w:fldChar w:fldCharType="separate"/>
        </w:r>
        <w:r>
          <w:rPr>
            <w:noProof/>
            <w:webHidden/>
          </w:rPr>
          <w:t>7</w:t>
        </w:r>
        <w:r>
          <w:rPr>
            <w:noProof/>
            <w:webHidden/>
          </w:rPr>
          <w:fldChar w:fldCharType="end"/>
        </w:r>
      </w:hyperlink>
    </w:p>
    <w:p w14:paraId="4E84DAD9" w14:textId="4F93295D" w:rsidR="005A733F" w:rsidRDefault="005A733F">
      <w:pPr>
        <w:pStyle w:val="32"/>
        <w:tabs>
          <w:tab w:val="right" w:leader="dot" w:pos="8296"/>
        </w:tabs>
        <w:ind w:left="840"/>
        <w:rPr>
          <w:noProof/>
        </w:rPr>
      </w:pPr>
      <w:hyperlink w:anchor="_Toc450413305" w:history="1">
        <w:r w:rsidRPr="00654254">
          <w:rPr>
            <w:rStyle w:val="af"/>
            <w:noProof/>
          </w:rPr>
          <w:t>1.2.3 PKTM</w:t>
        </w:r>
        <w:r w:rsidRPr="00654254">
          <w:rPr>
            <w:rStyle w:val="af"/>
            <w:noProof/>
          </w:rPr>
          <w:t>研究现状</w:t>
        </w:r>
        <w:r>
          <w:rPr>
            <w:noProof/>
            <w:webHidden/>
          </w:rPr>
          <w:tab/>
        </w:r>
        <w:r>
          <w:rPr>
            <w:noProof/>
            <w:webHidden/>
          </w:rPr>
          <w:fldChar w:fldCharType="begin"/>
        </w:r>
        <w:r>
          <w:rPr>
            <w:noProof/>
            <w:webHidden/>
          </w:rPr>
          <w:instrText xml:space="preserve"> PAGEREF _Toc450413305 \h </w:instrText>
        </w:r>
        <w:r>
          <w:rPr>
            <w:noProof/>
            <w:webHidden/>
          </w:rPr>
        </w:r>
        <w:r>
          <w:rPr>
            <w:noProof/>
            <w:webHidden/>
          </w:rPr>
          <w:fldChar w:fldCharType="separate"/>
        </w:r>
        <w:r>
          <w:rPr>
            <w:noProof/>
            <w:webHidden/>
          </w:rPr>
          <w:t>9</w:t>
        </w:r>
        <w:r>
          <w:rPr>
            <w:noProof/>
            <w:webHidden/>
          </w:rPr>
          <w:fldChar w:fldCharType="end"/>
        </w:r>
      </w:hyperlink>
    </w:p>
    <w:p w14:paraId="59CC8521" w14:textId="251B7B13" w:rsidR="005A733F" w:rsidRDefault="005A733F">
      <w:pPr>
        <w:pStyle w:val="26"/>
        <w:rPr>
          <w:noProof/>
        </w:rPr>
      </w:pPr>
      <w:hyperlink w:anchor="_Toc450413306" w:history="1">
        <w:r w:rsidRPr="00654254">
          <w:rPr>
            <w:rStyle w:val="af"/>
            <w:rFonts w:ascii="Times New Roman" w:eastAsia="宋体" w:hAnsi="Times New Roman" w:cs="Times New Roman"/>
            <w:noProof/>
          </w:rPr>
          <w:t>1.1</w:t>
        </w:r>
        <w:r>
          <w:rPr>
            <w:noProof/>
          </w:rPr>
          <w:tab/>
        </w:r>
        <w:r w:rsidRPr="00654254">
          <w:rPr>
            <w:rStyle w:val="af"/>
            <w:rFonts w:ascii="Times New Roman" w:eastAsia="宋体" w:hAnsi="Times New Roman" w:cs="Times New Roman"/>
            <w:noProof/>
          </w:rPr>
          <w:t>本文主要工作和内容组织</w:t>
        </w:r>
        <w:r>
          <w:rPr>
            <w:noProof/>
            <w:webHidden/>
          </w:rPr>
          <w:tab/>
        </w:r>
        <w:r>
          <w:rPr>
            <w:noProof/>
            <w:webHidden/>
          </w:rPr>
          <w:fldChar w:fldCharType="begin"/>
        </w:r>
        <w:r>
          <w:rPr>
            <w:noProof/>
            <w:webHidden/>
          </w:rPr>
          <w:instrText xml:space="preserve"> PAGEREF _Toc450413306 \h </w:instrText>
        </w:r>
        <w:r>
          <w:rPr>
            <w:noProof/>
            <w:webHidden/>
          </w:rPr>
        </w:r>
        <w:r>
          <w:rPr>
            <w:noProof/>
            <w:webHidden/>
          </w:rPr>
          <w:fldChar w:fldCharType="separate"/>
        </w:r>
        <w:r>
          <w:rPr>
            <w:noProof/>
            <w:webHidden/>
          </w:rPr>
          <w:t>9</w:t>
        </w:r>
        <w:r>
          <w:rPr>
            <w:noProof/>
            <w:webHidden/>
          </w:rPr>
          <w:fldChar w:fldCharType="end"/>
        </w:r>
      </w:hyperlink>
    </w:p>
    <w:p w14:paraId="161C3C13" w14:textId="723BEF44" w:rsidR="005A733F" w:rsidRDefault="005A733F">
      <w:pPr>
        <w:pStyle w:val="32"/>
        <w:tabs>
          <w:tab w:val="right" w:leader="dot" w:pos="8296"/>
        </w:tabs>
        <w:ind w:left="840"/>
        <w:rPr>
          <w:noProof/>
        </w:rPr>
      </w:pPr>
      <w:hyperlink w:anchor="_Toc450413307" w:history="1">
        <w:r w:rsidRPr="00654254">
          <w:rPr>
            <w:rStyle w:val="af"/>
            <w:rFonts w:ascii="Times New Roman" w:eastAsiaTheme="majorEastAsia" w:hAnsi="Times New Roman" w:cs="Times New Roman"/>
            <w:noProof/>
          </w:rPr>
          <w:t xml:space="preserve">1.3.1 </w:t>
        </w:r>
        <w:r w:rsidRPr="00654254">
          <w:rPr>
            <w:rStyle w:val="af"/>
            <w:rFonts w:ascii="Times New Roman" w:eastAsiaTheme="majorEastAsia" w:hAnsi="Times New Roman" w:cs="Times New Roman"/>
            <w:noProof/>
          </w:rPr>
          <w:t>本文工作</w:t>
        </w:r>
        <w:r>
          <w:rPr>
            <w:noProof/>
            <w:webHidden/>
          </w:rPr>
          <w:tab/>
        </w:r>
        <w:r>
          <w:rPr>
            <w:noProof/>
            <w:webHidden/>
          </w:rPr>
          <w:fldChar w:fldCharType="begin"/>
        </w:r>
        <w:r>
          <w:rPr>
            <w:noProof/>
            <w:webHidden/>
          </w:rPr>
          <w:instrText xml:space="preserve"> PAGEREF _Toc450413307 \h </w:instrText>
        </w:r>
        <w:r>
          <w:rPr>
            <w:noProof/>
            <w:webHidden/>
          </w:rPr>
        </w:r>
        <w:r>
          <w:rPr>
            <w:noProof/>
            <w:webHidden/>
          </w:rPr>
          <w:fldChar w:fldCharType="separate"/>
        </w:r>
        <w:r>
          <w:rPr>
            <w:noProof/>
            <w:webHidden/>
          </w:rPr>
          <w:t>9</w:t>
        </w:r>
        <w:r>
          <w:rPr>
            <w:noProof/>
            <w:webHidden/>
          </w:rPr>
          <w:fldChar w:fldCharType="end"/>
        </w:r>
      </w:hyperlink>
    </w:p>
    <w:p w14:paraId="54396CC2" w14:textId="246EB657" w:rsidR="005A733F" w:rsidRDefault="005A733F">
      <w:pPr>
        <w:pStyle w:val="32"/>
        <w:tabs>
          <w:tab w:val="left" w:pos="1680"/>
          <w:tab w:val="right" w:leader="dot" w:pos="8296"/>
        </w:tabs>
        <w:ind w:left="840"/>
        <w:rPr>
          <w:noProof/>
        </w:rPr>
      </w:pPr>
      <w:hyperlink w:anchor="_Toc450413308" w:history="1">
        <w:r w:rsidRPr="00654254">
          <w:rPr>
            <w:rStyle w:val="af"/>
            <w:rFonts w:ascii="Times New Roman" w:eastAsiaTheme="majorEastAsia" w:hAnsi="Times New Roman" w:cs="Times New Roman"/>
            <w:noProof/>
          </w:rPr>
          <w:t>1.3.2</w:t>
        </w:r>
        <w:r>
          <w:rPr>
            <w:noProof/>
          </w:rPr>
          <w:tab/>
        </w:r>
        <w:r w:rsidRPr="00654254">
          <w:rPr>
            <w:rStyle w:val="af"/>
            <w:rFonts w:ascii="Times New Roman" w:eastAsiaTheme="majorEastAsia" w:hAnsi="Times New Roman" w:cs="Times New Roman"/>
            <w:noProof/>
          </w:rPr>
          <w:t>章节安排</w:t>
        </w:r>
        <w:r>
          <w:rPr>
            <w:noProof/>
            <w:webHidden/>
          </w:rPr>
          <w:tab/>
        </w:r>
        <w:r>
          <w:rPr>
            <w:noProof/>
            <w:webHidden/>
          </w:rPr>
          <w:fldChar w:fldCharType="begin"/>
        </w:r>
        <w:r>
          <w:rPr>
            <w:noProof/>
            <w:webHidden/>
          </w:rPr>
          <w:instrText xml:space="preserve"> PAGEREF _Toc450413308 \h </w:instrText>
        </w:r>
        <w:r>
          <w:rPr>
            <w:noProof/>
            <w:webHidden/>
          </w:rPr>
        </w:r>
        <w:r>
          <w:rPr>
            <w:noProof/>
            <w:webHidden/>
          </w:rPr>
          <w:fldChar w:fldCharType="separate"/>
        </w:r>
        <w:r>
          <w:rPr>
            <w:noProof/>
            <w:webHidden/>
          </w:rPr>
          <w:t>10</w:t>
        </w:r>
        <w:r>
          <w:rPr>
            <w:noProof/>
            <w:webHidden/>
          </w:rPr>
          <w:fldChar w:fldCharType="end"/>
        </w:r>
      </w:hyperlink>
    </w:p>
    <w:p w14:paraId="3A0E2FBC" w14:textId="6BF578CF" w:rsidR="005A733F" w:rsidRDefault="005A733F">
      <w:pPr>
        <w:pStyle w:val="1c"/>
        <w:tabs>
          <w:tab w:val="left" w:pos="1260"/>
          <w:tab w:val="right" w:leader="dot" w:pos="8296"/>
        </w:tabs>
        <w:rPr>
          <w:noProof/>
        </w:rPr>
      </w:pPr>
      <w:hyperlink w:anchor="_Toc450413309" w:history="1">
        <w:r w:rsidRPr="00654254">
          <w:rPr>
            <w:rStyle w:val="af"/>
            <w:rFonts w:ascii="Times New Roman" w:eastAsia="宋体" w:hAnsi="Times New Roman" w:cs="Times New Roman"/>
            <w:noProof/>
          </w:rPr>
          <w:t>第二章</w:t>
        </w:r>
        <w:r>
          <w:rPr>
            <w:noProof/>
          </w:rPr>
          <w:tab/>
        </w:r>
        <w:r w:rsidRPr="00654254">
          <w:rPr>
            <w:rStyle w:val="af"/>
            <w:rFonts w:ascii="Times New Roman" w:eastAsia="宋体" w:hAnsi="Times New Roman" w:cs="Times New Roman"/>
            <w:noProof/>
          </w:rPr>
          <w:t>一种基于人工鱼群算法的</w:t>
        </w:r>
        <w:r w:rsidRPr="00654254">
          <w:rPr>
            <w:rStyle w:val="af"/>
            <w:rFonts w:ascii="Times New Roman" w:eastAsia="宋体" w:hAnsi="Times New Roman" w:cs="Times New Roman"/>
            <w:noProof/>
          </w:rPr>
          <w:t>YARN</w:t>
        </w:r>
        <w:r w:rsidRPr="00654254">
          <w:rPr>
            <w:rStyle w:val="af"/>
            <w:rFonts w:ascii="Times New Roman" w:eastAsia="宋体" w:hAnsi="Times New Roman" w:cs="Times New Roman"/>
            <w:noProof/>
          </w:rPr>
          <w:t>资源调度器</w:t>
        </w:r>
        <w:r>
          <w:rPr>
            <w:noProof/>
            <w:webHidden/>
          </w:rPr>
          <w:tab/>
        </w:r>
        <w:r>
          <w:rPr>
            <w:noProof/>
            <w:webHidden/>
          </w:rPr>
          <w:fldChar w:fldCharType="begin"/>
        </w:r>
        <w:r>
          <w:rPr>
            <w:noProof/>
            <w:webHidden/>
          </w:rPr>
          <w:instrText xml:space="preserve"> PAGEREF _Toc450413309 \h </w:instrText>
        </w:r>
        <w:r>
          <w:rPr>
            <w:noProof/>
            <w:webHidden/>
          </w:rPr>
        </w:r>
        <w:r>
          <w:rPr>
            <w:noProof/>
            <w:webHidden/>
          </w:rPr>
          <w:fldChar w:fldCharType="separate"/>
        </w:r>
        <w:r>
          <w:rPr>
            <w:noProof/>
            <w:webHidden/>
          </w:rPr>
          <w:t>10</w:t>
        </w:r>
        <w:r>
          <w:rPr>
            <w:noProof/>
            <w:webHidden/>
          </w:rPr>
          <w:fldChar w:fldCharType="end"/>
        </w:r>
      </w:hyperlink>
    </w:p>
    <w:p w14:paraId="4D4A104B" w14:textId="032663E7" w:rsidR="005A733F" w:rsidRDefault="005A733F">
      <w:pPr>
        <w:pStyle w:val="26"/>
        <w:rPr>
          <w:noProof/>
        </w:rPr>
      </w:pPr>
      <w:hyperlink w:anchor="_Toc450413310" w:history="1">
        <w:r w:rsidRPr="00654254">
          <w:rPr>
            <w:rStyle w:val="af"/>
            <w:rFonts w:ascii="Times New Roman" w:hAnsi="Times New Roman" w:cs="Times New Roman"/>
            <w:noProof/>
            <w:highlight w:val="lightGray"/>
          </w:rPr>
          <w:t>2.3</w:t>
        </w:r>
        <w:r w:rsidRPr="00654254">
          <w:rPr>
            <w:rStyle w:val="af"/>
            <w:rFonts w:ascii="Times New Roman" w:hAnsi="Times New Roman" w:cs="Times New Roman"/>
            <w:noProof/>
          </w:rPr>
          <w:t xml:space="preserve"> </w:t>
        </w:r>
        <w:r w:rsidRPr="00654254">
          <w:rPr>
            <w:rStyle w:val="af"/>
            <w:rFonts w:ascii="Times New Roman" w:hAnsi="Times New Roman" w:cs="Times New Roman"/>
            <w:noProof/>
          </w:rPr>
          <w:t>总体框架</w:t>
        </w:r>
        <w:r>
          <w:rPr>
            <w:noProof/>
            <w:webHidden/>
          </w:rPr>
          <w:tab/>
        </w:r>
        <w:r>
          <w:rPr>
            <w:noProof/>
            <w:webHidden/>
          </w:rPr>
          <w:fldChar w:fldCharType="begin"/>
        </w:r>
        <w:r>
          <w:rPr>
            <w:noProof/>
            <w:webHidden/>
          </w:rPr>
          <w:instrText xml:space="preserve"> PAGEREF _Toc450413310 \h </w:instrText>
        </w:r>
        <w:r>
          <w:rPr>
            <w:noProof/>
            <w:webHidden/>
          </w:rPr>
        </w:r>
        <w:r>
          <w:rPr>
            <w:noProof/>
            <w:webHidden/>
          </w:rPr>
          <w:fldChar w:fldCharType="separate"/>
        </w:r>
        <w:r>
          <w:rPr>
            <w:noProof/>
            <w:webHidden/>
          </w:rPr>
          <w:t>10</w:t>
        </w:r>
        <w:r>
          <w:rPr>
            <w:noProof/>
            <w:webHidden/>
          </w:rPr>
          <w:fldChar w:fldCharType="end"/>
        </w:r>
      </w:hyperlink>
    </w:p>
    <w:p w14:paraId="2D5FF4A6" w14:textId="2E95BBFB" w:rsidR="005A733F" w:rsidRDefault="005A733F">
      <w:pPr>
        <w:pStyle w:val="26"/>
        <w:rPr>
          <w:noProof/>
        </w:rPr>
      </w:pPr>
      <w:hyperlink w:anchor="_Toc450413311" w:history="1">
        <w:r w:rsidRPr="00654254">
          <w:rPr>
            <w:rStyle w:val="af"/>
            <w:rFonts w:ascii="Times New Roman" w:hAnsi="Times New Roman" w:cs="Times New Roman"/>
            <w:noProof/>
          </w:rPr>
          <w:t xml:space="preserve">2.2 </w:t>
        </w:r>
        <w:r w:rsidRPr="00654254">
          <w:rPr>
            <w:rStyle w:val="af"/>
            <w:rFonts w:ascii="Times New Roman" w:hAnsi="Times New Roman" w:cs="Times New Roman"/>
            <w:noProof/>
          </w:rPr>
          <w:t>问题陈述</w:t>
        </w:r>
        <w:r>
          <w:rPr>
            <w:noProof/>
            <w:webHidden/>
          </w:rPr>
          <w:tab/>
        </w:r>
        <w:r>
          <w:rPr>
            <w:noProof/>
            <w:webHidden/>
          </w:rPr>
          <w:fldChar w:fldCharType="begin"/>
        </w:r>
        <w:r>
          <w:rPr>
            <w:noProof/>
            <w:webHidden/>
          </w:rPr>
          <w:instrText xml:space="preserve"> PAGEREF _Toc450413311 \h </w:instrText>
        </w:r>
        <w:r>
          <w:rPr>
            <w:noProof/>
            <w:webHidden/>
          </w:rPr>
        </w:r>
        <w:r>
          <w:rPr>
            <w:noProof/>
            <w:webHidden/>
          </w:rPr>
          <w:fldChar w:fldCharType="separate"/>
        </w:r>
        <w:r>
          <w:rPr>
            <w:noProof/>
            <w:webHidden/>
          </w:rPr>
          <w:t>11</w:t>
        </w:r>
        <w:r>
          <w:rPr>
            <w:noProof/>
            <w:webHidden/>
          </w:rPr>
          <w:fldChar w:fldCharType="end"/>
        </w:r>
      </w:hyperlink>
    </w:p>
    <w:p w14:paraId="55395141" w14:textId="1972F67B" w:rsidR="005A733F" w:rsidRDefault="005A733F">
      <w:pPr>
        <w:pStyle w:val="26"/>
        <w:rPr>
          <w:noProof/>
        </w:rPr>
      </w:pPr>
      <w:hyperlink w:anchor="_Toc450413312" w:history="1">
        <w:r w:rsidRPr="00654254">
          <w:rPr>
            <w:rStyle w:val="af"/>
            <w:rFonts w:ascii="Times New Roman" w:hAnsi="Times New Roman" w:cs="Times New Roman"/>
            <w:noProof/>
          </w:rPr>
          <w:t>2.3</w:t>
        </w:r>
        <w:r>
          <w:rPr>
            <w:noProof/>
          </w:rPr>
          <w:tab/>
        </w:r>
        <w:r w:rsidRPr="00654254">
          <w:rPr>
            <w:rStyle w:val="af"/>
            <w:rFonts w:ascii="Times New Roman" w:hAnsi="Times New Roman" w:cs="Times New Roman"/>
            <w:noProof/>
          </w:rPr>
          <w:t>EASY</w:t>
        </w:r>
        <w:r w:rsidRPr="00654254">
          <w:rPr>
            <w:rStyle w:val="af"/>
            <w:rFonts w:ascii="Times New Roman" w:hAnsi="Times New Roman" w:cs="Times New Roman"/>
            <w:noProof/>
          </w:rPr>
          <w:t>架构</w:t>
        </w:r>
        <w:r>
          <w:rPr>
            <w:noProof/>
            <w:webHidden/>
          </w:rPr>
          <w:tab/>
        </w:r>
        <w:r>
          <w:rPr>
            <w:noProof/>
            <w:webHidden/>
          </w:rPr>
          <w:fldChar w:fldCharType="begin"/>
        </w:r>
        <w:r>
          <w:rPr>
            <w:noProof/>
            <w:webHidden/>
          </w:rPr>
          <w:instrText xml:space="preserve"> PAGEREF _Toc450413312 \h </w:instrText>
        </w:r>
        <w:r>
          <w:rPr>
            <w:noProof/>
            <w:webHidden/>
          </w:rPr>
        </w:r>
        <w:r>
          <w:rPr>
            <w:noProof/>
            <w:webHidden/>
          </w:rPr>
          <w:fldChar w:fldCharType="separate"/>
        </w:r>
        <w:r>
          <w:rPr>
            <w:noProof/>
            <w:webHidden/>
          </w:rPr>
          <w:t>13</w:t>
        </w:r>
        <w:r>
          <w:rPr>
            <w:noProof/>
            <w:webHidden/>
          </w:rPr>
          <w:fldChar w:fldCharType="end"/>
        </w:r>
      </w:hyperlink>
    </w:p>
    <w:p w14:paraId="12EF195C" w14:textId="7B7D1D79" w:rsidR="005A733F" w:rsidRDefault="005A733F">
      <w:pPr>
        <w:pStyle w:val="32"/>
        <w:tabs>
          <w:tab w:val="right" w:leader="dot" w:pos="8296"/>
        </w:tabs>
        <w:ind w:left="840"/>
        <w:rPr>
          <w:noProof/>
        </w:rPr>
      </w:pPr>
      <w:hyperlink w:anchor="_Toc450413313" w:history="1">
        <w:r w:rsidRPr="00654254">
          <w:rPr>
            <w:rStyle w:val="af"/>
            <w:rFonts w:ascii="Times New Roman" w:eastAsiaTheme="majorEastAsia" w:hAnsi="Times New Roman" w:cs="Times New Roman"/>
            <w:noProof/>
          </w:rPr>
          <w:t>2.3.1 Memory-based</w:t>
        </w:r>
        <w:r w:rsidRPr="00654254">
          <w:rPr>
            <w:rStyle w:val="af"/>
            <w:rFonts w:ascii="Times New Roman" w:eastAsiaTheme="majorEastAsia" w:hAnsi="Times New Roman" w:cs="Times New Roman"/>
            <w:noProof/>
          </w:rPr>
          <w:t>分配</w:t>
        </w:r>
        <w:r>
          <w:rPr>
            <w:noProof/>
            <w:webHidden/>
          </w:rPr>
          <w:tab/>
        </w:r>
        <w:r>
          <w:rPr>
            <w:noProof/>
            <w:webHidden/>
          </w:rPr>
          <w:fldChar w:fldCharType="begin"/>
        </w:r>
        <w:r>
          <w:rPr>
            <w:noProof/>
            <w:webHidden/>
          </w:rPr>
          <w:instrText xml:space="preserve"> PAGEREF _Toc450413313 \h </w:instrText>
        </w:r>
        <w:r>
          <w:rPr>
            <w:noProof/>
            <w:webHidden/>
          </w:rPr>
        </w:r>
        <w:r>
          <w:rPr>
            <w:noProof/>
            <w:webHidden/>
          </w:rPr>
          <w:fldChar w:fldCharType="separate"/>
        </w:r>
        <w:r>
          <w:rPr>
            <w:noProof/>
            <w:webHidden/>
          </w:rPr>
          <w:t>13</w:t>
        </w:r>
        <w:r>
          <w:rPr>
            <w:noProof/>
            <w:webHidden/>
          </w:rPr>
          <w:fldChar w:fldCharType="end"/>
        </w:r>
      </w:hyperlink>
    </w:p>
    <w:p w14:paraId="79ACA3BA" w14:textId="0BED8BD1" w:rsidR="005A733F" w:rsidRDefault="005A733F">
      <w:pPr>
        <w:pStyle w:val="32"/>
        <w:tabs>
          <w:tab w:val="right" w:leader="dot" w:pos="8296"/>
        </w:tabs>
        <w:ind w:left="840"/>
        <w:rPr>
          <w:noProof/>
        </w:rPr>
      </w:pPr>
      <w:hyperlink w:anchor="_Toc450413314" w:history="1">
        <w:r w:rsidRPr="00654254">
          <w:rPr>
            <w:rStyle w:val="af"/>
            <w:rFonts w:ascii="Times New Roman" w:eastAsiaTheme="majorEastAsia" w:hAnsi="Times New Roman" w:cs="Times New Roman"/>
            <w:noProof/>
          </w:rPr>
          <w:t>2.3.2 Time-based</w:t>
        </w:r>
        <w:r w:rsidRPr="00654254">
          <w:rPr>
            <w:rStyle w:val="af"/>
            <w:rFonts w:ascii="Times New Roman" w:eastAsiaTheme="majorEastAsia" w:hAnsi="Times New Roman" w:cs="Times New Roman"/>
            <w:noProof/>
          </w:rPr>
          <w:t>分配</w:t>
        </w:r>
        <w:r>
          <w:rPr>
            <w:noProof/>
            <w:webHidden/>
          </w:rPr>
          <w:tab/>
        </w:r>
        <w:r>
          <w:rPr>
            <w:noProof/>
            <w:webHidden/>
          </w:rPr>
          <w:fldChar w:fldCharType="begin"/>
        </w:r>
        <w:r>
          <w:rPr>
            <w:noProof/>
            <w:webHidden/>
          </w:rPr>
          <w:instrText xml:space="preserve"> PAGEREF _Toc450413314 \h </w:instrText>
        </w:r>
        <w:r>
          <w:rPr>
            <w:noProof/>
            <w:webHidden/>
          </w:rPr>
        </w:r>
        <w:r>
          <w:rPr>
            <w:noProof/>
            <w:webHidden/>
          </w:rPr>
          <w:fldChar w:fldCharType="separate"/>
        </w:r>
        <w:r>
          <w:rPr>
            <w:noProof/>
            <w:webHidden/>
          </w:rPr>
          <w:t>15</w:t>
        </w:r>
        <w:r>
          <w:rPr>
            <w:noProof/>
            <w:webHidden/>
          </w:rPr>
          <w:fldChar w:fldCharType="end"/>
        </w:r>
      </w:hyperlink>
    </w:p>
    <w:p w14:paraId="6F121772" w14:textId="7501D4B3" w:rsidR="005A733F" w:rsidRDefault="005A733F">
      <w:pPr>
        <w:pStyle w:val="42"/>
        <w:tabs>
          <w:tab w:val="right" w:leader="dot" w:pos="8296"/>
        </w:tabs>
        <w:rPr>
          <w:noProof/>
        </w:rPr>
      </w:pPr>
      <w:hyperlink w:anchor="_Toc450413315" w:history="1">
        <w:r w:rsidRPr="00654254">
          <w:rPr>
            <w:rStyle w:val="af"/>
            <w:noProof/>
          </w:rPr>
          <w:t>2.3.2.1 Dependency</w:t>
        </w:r>
        <w:r>
          <w:rPr>
            <w:noProof/>
            <w:webHidden/>
          </w:rPr>
          <w:tab/>
        </w:r>
        <w:r>
          <w:rPr>
            <w:noProof/>
            <w:webHidden/>
          </w:rPr>
          <w:fldChar w:fldCharType="begin"/>
        </w:r>
        <w:r>
          <w:rPr>
            <w:noProof/>
            <w:webHidden/>
          </w:rPr>
          <w:instrText xml:space="preserve"> PAGEREF _Toc450413315 \h </w:instrText>
        </w:r>
        <w:r>
          <w:rPr>
            <w:noProof/>
            <w:webHidden/>
          </w:rPr>
        </w:r>
        <w:r>
          <w:rPr>
            <w:noProof/>
            <w:webHidden/>
          </w:rPr>
          <w:fldChar w:fldCharType="separate"/>
        </w:r>
        <w:r>
          <w:rPr>
            <w:noProof/>
            <w:webHidden/>
          </w:rPr>
          <w:t>16</w:t>
        </w:r>
        <w:r>
          <w:rPr>
            <w:noProof/>
            <w:webHidden/>
          </w:rPr>
          <w:fldChar w:fldCharType="end"/>
        </w:r>
      </w:hyperlink>
    </w:p>
    <w:p w14:paraId="241A5A71" w14:textId="43E73A38" w:rsidR="005A733F" w:rsidRDefault="005A733F">
      <w:pPr>
        <w:pStyle w:val="42"/>
        <w:tabs>
          <w:tab w:val="right" w:leader="dot" w:pos="8296"/>
        </w:tabs>
        <w:rPr>
          <w:noProof/>
        </w:rPr>
      </w:pPr>
      <w:hyperlink w:anchor="_Toc450413316" w:history="1">
        <w:r w:rsidRPr="00654254">
          <w:rPr>
            <w:rStyle w:val="af"/>
            <w:noProof/>
          </w:rPr>
          <w:t>2.3.2.2 Adaptive</w:t>
        </w:r>
        <w:r>
          <w:rPr>
            <w:noProof/>
            <w:webHidden/>
          </w:rPr>
          <w:tab/>
        </w:r>
        <w:r>
          <w:rPr>
            <w:noProof/>
            <w:webHidden/>
          </w:rPr>
          <w:fldChar w:fldCharType="begin"/>
        </w:r>
        <w:r>
          <w:rPr>
            <w:noProof/>
            <w:webHidden/>
          </w:rPr>
          <w:instrText xml:space="preserve"> PAGEREF _Toc450413316 \h </w:instrText>
        </w:r>
        <w:r>
          <w:rPr>
            <w:noProof/>
            <w:webHidden/>
          </w:rPr>
        </w:r>
        <w:r>
          <w:rPr>
            <w:noProof/>
            <w:webHidden/>
          </w:rPr>
          <w:fldChar w:fldCharType="separate"/>
        </w:r>
        <w:r>
          <w:rPr>
            <w:noProof/>
            <w:webHidden/>
          </w:rPr>
          <w:t>17</w:t>
        </w:r>
        <w:r>
          <w:rPr>
            <w:noProof/>
            <w:webHidden/>
          </w:rPr>
          <w:fldChar w:fldCharType="end"/>
        </w:r>
      </w:hyperlink>
    </w:p>
    <w:p w14:paraId="220C556E" w14:textId="676BF514" w:rsidR="005A733F" w:rsidRDefault="005A733F">
      <w:pPr>
        <w:pStyle w:val="32"/>
        <w:tabs>
          <w:tab w:val="right" w:leader="dot" w:pos="8296"/>
        </w:tabs>
        <w:ind w:left="840"/>
        <w:rPr>
          <w:noProof/>
        </w:rPr>
      </w:pPr>
      <w:hyperlink w:anchor="_Toc450413317" w:history="1">
        <w:r w:rsidRPr="00654254">
          <w:rPr>
            <w:rStyle w:val="af"/>
            <w:rFonts w:ascii="Times New Roman" w:eastAsiaTheme="majorEastAsia" w:hAnsi="Times New Roman" w:cs="Times New Roman"/>
            <w:noProof/>
          </w:rPr>
          <w:t>2.3.3 AFSA</w:t>
        </w:r>
        <w:r w:rsidRPr="00654254">
          <w:rPr>
            <w:rStyle w:val="af"/>
            <w:rFonts w:ascii="Times New Roman" w:eastAsiaTheme="majorEastAsia" w:hAnsi="Times New Roman" w:cs="Times New Roman"/>
            <w:noProof/>
          </w:rPr>
          <w:t>介绍</w:t>
        </w:r>
        <w:r>
          <w:rPr>
            <w:noProof/>
            <w:webHidden/>
          </w:rPr>
          <w:tab/>
        </w:r>
        <w:r>
          <w:rPr>
            <w:noProof/>
            <w:webHidden/>
          </w:rPr>
          <w:fldChar w:fldCharType="begin"/>
        </w:r>
        <w:r>
          <w:rPr>
            <w:noProof/>
            <w:webHidden/>
          </w:rPr>
          <w:instrText xml:space="preserve"> PAGEREF _Toc450413317 \h </w:instrText>
        </w:r>
        <w:r>
          <w:rPr>
            <w:noProof/>
            <w:webHidden/>
          </w:rPr>
        </w:r>
        <w:r>
          <w:rPr>
            <w:noProof/>
            <w:webHidden/>
          </w:rPr>
          <w:fldChar w:fldCharType="separate"/>
        </w:r>
        <w:r>
          <w:rPr>
            <w:noProof/>
            <w:webHidden/>
          </w:rPr>
          <w:t>18</w:t>
        </w:r>
        <w:r>
          <w:rPr>
            <w:noProof/>
            <w:webHidden/>
          </w:rPr>
          <w:fldChar w:fldCharType="end"/>
        </w:r>
      </w:hyperlink>
    </w:p>
    <w:p w14:paraId="4E360F2A" w14:textId="7E92D99F" w:rsidR="005A733F" w:rsidRDefault="005A733F">
      <w:pPr>
        <w:pStyle w:val="32"/>
        <w:tabs>
          <w:tab w:val="right" w:leader="dot" w:pos="8296"/>
        </w:tabs>
        <w:ind w:left="840"/>
        <w:rPr>
          <w:noProof/>
        </w:rPr>
      </w:pPr>
      <w:hyperlink w:anchor="_Toc450413318" w:history="1">
        <w:r w:rsidRPr="00654254">
          <w:rPr>
            <w:rStyle w:val="af"/>
            <w:rFonts w:ascii="Times New Roman" w:eastAsiaTheme="majorEastAsia" w:hAnsi="Times New Roman" w:cs="Times New Roman"/>
            <w:noProof/>
          </w:rPr>
          <w:t xml:space="preserve">2.3.4 </w:t>
        </w:r>
        <w:r w:rsidRPr="00654254">
          <w:rPr>
            <w:rStyle w:val="af"/>
            <w:rFonts w:ascii="Times New Roman" w:eastAsiaTheme="majorEastAsia" w:hAnsi="Times New Roman" w:cs="Times New Roman"/>
            <w:noProof/>
          </w:rPr>
          <w:t>实验环境和结果</w:t>
        </w:r>
        <w:r>
          <w:rPr>
            <w:noProof/>
            <w:webHidden/>
          </w:rPr>
          <w:tab/>
        </w:r>
        <w:r>
          <w:rPr>
            <w:noProof/>
            <w:webHidden/>
          </w:rPr>
          <w:fldChar w:fldCharType="begin"/>
        </w:r>
        <w:r>
          <w:rPr>
            <w:noProof/>
            <w:webHidden/>
          </w:rPr>
          <w:instrText xml:space="preserve"> PAGEREF _Toc450413318 \h </w:instrText>
        </w:r>
        <w:r>
          <w:rPr>
            <w:noProof/>
            <w:webHidden/>
          </w:rPr>
        </w:r>
        <w:r>
          <w:rPr>
            <w:noProof/>
            <w:webHidden/>
          </w:rPr>
          <w:fldChar w:fldCharType="separate"/>
        </w:r>
        <w:r>
          <w:rPr>
            <w:noProof/>
            <w:webHidden/>
          </w:rPr>
          <w:t>24</w:t>
        </w:r>
        <w:r>
          <w:rPr>
            <w:noProof/>
            <w:webHidden/>
          </w:rPr>
          <w:fldChar w:fldCharType="end"/>
        </w:r>
      </w:hyperlink>
    </w:p>
    <w:p w14:paraId="0AF08C90" w14:textId="2071888C" w:rsidR="005A733F" w:rsidRDefault="005A733F">
      <w:pPr>
        <w:pStyle w:val="42"/>
        <w:tabs>
          <w:tab w:val="right" w:leader="dot" w:pos="8296"/>
        </w:tabs>
        <w:rPr>
          <w:noProof/>
        </w:rPr>
      </w:pPr>
      <w:hyperlink w:anchor="_Toc450413319" w:history="1">
        <w:r w:rsidRPr="00654254">
          <w:rPr>
            <w:rStyle w:val="af"/>
            <w:noProof/>
          </w:rPr>
          <w:t xml:space="preserve">2.3.4.1 </w:t>
        </w:r>
        <w:r w:rsidRPr="00654254">
          <w:rPr>
            <w:rStyle w:val="af"/>
            <w:noProof/>
          </w:rPr>
          <w:t>实验配置</w:t>
        </w:r>
        <w:r>
          <w:rPr>
            <w:noProof/>
            <w:webHidden/>
          </w:rPr>
          <w:tab/>
        </w:r>
        <w:r>
          <w:rPr>
            <w:noProof/>
            <w:webHidden/>
          </w:rPr>
          <w:fldChar w:fldCharType="begin"/>
        </w:r>
        <w:r>
          <w:rPr>
            <w:noProof/>
            <w:webHidden/>
          </w:rPr>
          <w:instrText xml:space="preserve"> PAGEREF _Toc450413319 \h </w:instrText>
        </w:r>
        <w:r>
          <w:rPr>
            <w:noProof/>
            <w:webHidden/>
          </w:rPr>
        </w:r>
        <w:r>
          <w:rPr>
            <w:noProof/>
            <w:webHidden/>
          </w:rPr>
          <w:fldChar w:fldCharType="separate"/>
        </w:r>
        <w:r>
          <w:rPr>
            <w:noProof/>
            <w:webHidden/>
          </w:rPr>
          <w:t>25</w:t>
        </w:r>
        <w:r>
          <w:rPr>
            <w:noProof/>
            <w:webHidden/>
          </w:rPr>
          <w:fldChar w:fldCharType="end"/>
        </w:r>
      </w:hyperlink>
    </w:p>
    <w:p w14:paraId="494D1CAB" w14:textId="3B7BB2F9" w:rsidR="005A733F" w:rsidRDefault="005A733F">
      <w:pPr>
        <w:pStyle w:val="42"/>
        <w:tabs>
          <w:tab w:val="right" w:leader="dot" w:pos="8296"/>
        </w:tabs>
        <w:rPr>
          <w:noProof/>
        </w:rPr>
      </w:pPr>
      <w:hyperlink w:anchor="_Toc450413320" w:history="1">
        <w:r w:rsidRPr="00654254">
          <w:rPr>
            <w:rStyle w:val="af"/>
            <w:noProof/>
          </w:rPr>
          <w:t xml:space="preserve">2.3.4.2 </w:t>
        </w:r>
        <w:r w:rsidRPr="00654254">
          <w:rPr>
            <w:rStyle w:val="af"/>
            <w:noProof/>
          </w:rPr>
          <w:t>实验结果和分析</w:t>
        </w:r>
        <w:r>
          <w:rPr>
            <w:noProof/>
            <w:webHidden/>
          </w:rPr>
          <w:tab/>
        </w:r>
        <w:r>
          <w:rPr>
            <w:noProof/>
            <w:webHidden/>
          </w:rPr>
          <w:fldChar w:fldCharType="begin"/>
        </w:r>
        <w:r>
          <w:rPr>
            <w:noProof/>
            <w:webHidden/>
          </w:rPr>
          <w:instrText xml:space="preserve"> PAGEREF _Toc450413320 \h </w:instrText>
        </w:r>
        <w:r>
          <w:rPr>
            <w:noProof/>
            <w:webHidden/>
          </w:rPr>
        </w:r>
        <w:r>
          <w:rPr>
            <w:noProof/>
            <w:webHidden/>
          </w:rPr>
          <w:fldChar w:fldCharType="separate"/>
        </w:r>
        <w:r>
          <w:rPr>
            <w:noProof/>
            <w:webHidden/>
          </w:rPr>
          <w:t>26</w:t>
        </w:r>
        <w:r>
          <w:rPr>
            <w:noProof/>
            <w:webHidden/>
          </w:rPr>
          <w:fldChar w:fldCharType="end"/>
        </w:r>
      </w:hyperlink>
    </w:p>
    <w:p w14:paraId="2E51BA58" w14:textId="3FF43D5D" w:rsidR="005A733F" w:rsidRDefault="005A733F">
      <w:pPr>
        <w:pStyle w:val="26"/>
        <w:rPr>
          <w:noProof/>
        </w:rPr>
      </w:pPr>
      <w:hyperlink w:anchor="_Toc450413321" w:history="1">
        <w:r w:rsidRPr="00654254">
          <w:rPr>
            <w:rStyle w:val="af"/>
            <w:rFonts w:ascii="Times New Roman" w:hAnsi="Times New Roman" w:cs="Times New Roman"/>
            <w:noProof/>
          </w:rPr>
          <w:t xml:space="preserve">2.4 </w:t>
        </w:r>
        <w:r w:rsidRPr="00654254">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_Toc450413321 \h </w:instrText>
        </w:r>
        <w:r>
          <w:rPr>
            <w:noProof/>
            <w:webHidden/>
          </w:rPr>
        </w:r>
        <w:r>
          <w:rPr>
            <w:noProof/>
            <w:webHidden/>
          </w:rPr>
          <w:fldChar w:fldCharType="separate"/>
        </w:r>
        <w:r>
          <w:rPr>
            <w:noProof/>
            <w:webHidden/>
          </w:rPr>
          <w:t>30</w:t>
        </w:r>
        <w:r>
          <w:rPr>
            <w:noProof/>
            <w:webHidden/>
          </w:rPr>
          <w:fldChar w:fldCharType="end"/>
        </w:r>
      </w:hyperlink>
    </w:p>
    <w:p w14:paraId="10667CDE" w14:textId="78465882" w:rsidR="005A733F" w:rsidRDefault="005A733F">
      <w:pPr>
        <w:pStyle w:val="1c"/>
        <w:tabs>
          <w:tab w:val="left" w:pos="1260"/>
          <w:tab w:val="right" w:leader="dot" w:pos="8296"/>
        </w:tabs>
        <w:rPr>
          <w:noProof/>
        </w:rPr>
      </w:pPr>
      <w:hyperlink w:anchor="_Toc450413322" w:history="1">
        <w:r w:rsidRPr="00654254">
          <w:rPr>
            <w:rStyle w:val="af"/>
            <w:rFonts w:ascii="Times New Roman" w:eastAsia="宋体" w:hAnsi="Times New Roman" w:cs="Times New Roman"/>
            <w:noProof/>
          </w:rPr>
          <w:t>第三章</w:t>
        </w:r>
        <w:r>
          <w:rPr>
            <w:noProof/>
          </w:rPr>
          <w:tab/>
        </w:r>
        <w:r w:rsidRPr="00654254">
          <w:rPr>
            <w:rStyle w:val="af"/>
            <w:rFonts w:ascii="Times New Roman" w:eastAsia="宋体" w:hAnsi="Times New Roman" w:cs="Times New Roman"/>
            <w:noProof/>
          </w:rPr>
          <w:t>基于</w:t>
        </w:r>
        <w:r w:rsidRPr="00654254">
          <w:rPr>
            <w:rStyle w:val="af"/>
            <w:rFonts w:ascii="Times New Roman" w:eastAsia="宋体" w:hAnsi="Times New Roman" w:cs="Times New Roman"/>
            <w:noProof/>
          </w:rPr>
          <w:t>RDMA</w:t>
        </w:r>
        <w:r w:rsidRPr="00654254">
          <w:rPr>
            <w:rStyle w:val="af"/>
            <w:rFonts w:ascii="Times New Roman" w:eastAsia="宋体" w:hAnsi="Times New Roman" w:cs="Times New Roman"/>
            <w:noProof/>
          </w:rPr>
          <w:t>的</w:t>
        </w:r>
        <w:r w:rsidRPr="00654254">
          <w:rPr>
            <w:rStyle w:val="af"/>
            <w:rFonts w:ascii="Times New Roman" w:eastAsia="宋体" w:hAnsi="Times New Roman" w:cs="Times New Roman"/>
            <w:noProof/>
          </w:rPr>
          <w:t>Shuffle</w:t>
        </w:r>
        <w:r w:rsidRPr="00654254">
          <w:rPr>
            <w:rStyle w:val="af"/>
            <w:rFonts w:ascii="Times New Roman" w:eastAsia="宋体" w:hAnsi="Times New Roman" w:cs="Times New Roman"/>
            <w:noProof/>
          </w:rPr>
          <w:t>算法改进</w:t>
        </w:r>
        <w:r>
          <w:rPr>
            <w:noProof/>
            <w:webHidden/>
          </w:rPr>
          <w:tab/>
        </w:r>
        <w:r>
          <w:rPr>
            <w:noProof/>
            <w:webHidden/>
          </w:rPr>
          <w:fldChar w:fldCharType="begin"/>
        </w:r>
        <w:r>
          <w:rPr>
            <w:noProof/>
            <w:webHidden/>
          </w:rPr>
          <w:instrText xml:space="preserve"> PAGEREF _Toc450413322 \h </w:instrText>
        </w:r>
        <w:r>
          <w:rPr>
            <w:noProof/>
            <w:webHidden/>
          </w:rPr>
        </w:r>
        <w:r>
          <w:rPr>
            <w:noProof/>
            <w:webHidden/>
          </w:rPr>
          <w:fldChar w:fldCharType="separate"/>
        </w:r>
        <w:r>
          <w:rPr>
            <w:noProof/>
            <w:webHidden/>
          </w:rPr>
          <w:t>31</w:t>
        </w:r>
        <w:r>
          <w:rPr>
            <w:noProof/>
            <w:webHidden/>
          </w:rPr>
          <w:fldChar w:fldCharType="end"/>
        </w:r>
      </w:hyperlink>
    </w:p>
    <w:p w14:paraId="46D0FB48" w14:textId="4FC66477" w:rsidR="005A733F" w:rsidRDefault="005A733F">
      <w:pPr>
        <w:pStyle w:val="26"/>
        <w:rPr>
          <w:noProof/>
        </w:rPr>
      </w:pPr>
      <w:hyperlink w:anchor="_Toc450413323" w:history="1">
        <w:r w:rsidRPr="00654254">
          <w:rPr>
            <w:rStyle w:val="af"/>
            <w:rFonts w:ascii="Times New Roman" w:hAnsi="Times New Roman" w:cs="Times New Roman"/>
            <w:noProof/>
          </w:rPr>
          <w:t>3.1</w:t>
        </w:r>
        <w:r>
          <w:rPr>
            <w:noProof/>
          </w:rPr>
          <w:tab/>
        </w:r>
        <w:r w:rsidRPr="00654254">
          <w:rPr>
            <w:rStyle w:val="af"/>
            <w:rFonts w:ascii="Times New Roman" w:hAnsi="Times New Roman" w:cs="Times New Roman"/>
            <w:noProof/>
          </w:rPr>
          <w:t>Shuffle</w:t>
        </w:r>
        <w:r w:rsidRPr="00654254">
          <w:rPr>
            <w:rStyle w:val="af"/>
            <w:rFonts w:ascii="Times New Roman" w:hAnsi="Times New Roman" w:cs="Times New Roman"/>
            <w:noProof/>
          </w:rPr>
          <w:t>介绍</w:t>
        </w:r>
        <w:r>
          <w:rPr>
            <w:noProof/>
            <w:webHidden/>
          </w:rPr>
          <w:tab/>
        </w:r>
        <w:r>
          <w:rPr>
            <w:noProof/>
            <w:webHidden/>
          </w:rPr>
          <w:fldChar w:fldCharType="begin"/>
        </w:r>
        <w:r>
          <w:rPr>
            <w:noProof/>
            <w:webHidden/>
          </w:rPr>
          <w:instrText xml:space="preserve"> PAGEREF _Toc450413323 \h </w:instrText>
        </w:r>
        <w:r>
          <w:rPr>
            <w:noProof/>
            <w:webHidden/>
          </w:rPr>
        </w:r>
        <w:r>
          <w:rPr>
            <w:noProof/>
            <w:webHidden/>
          </w:rPr>
          <w:fldChar w:fldCharType="separate"/>
        </w:r>
        <w:r>
          <w:rPr>
            <w:noProof/>
            <w:webHidden/>
          </w:rPr>
          <w:t>31</w:t>
        </w:r>
        <w:r>
          <w:rPr>
            <w:noProof/>
            <w:webHidden/>
          </w:rPr>
          <w:fldChar w:fldCharType="end"/>
        </w:r>
      </w:hyperlink>
    </w:p>
    <w:p w14:paraId="5A44E08E" w14:textId="3D009618" w:rsidR="005A733F" w:rsidRDefault="005A733F">
      <w:pPr>
        <w:pStyle w:val="26"/>
        <w:rPr>
          <w:noProof/>
        </w:rPr>
      </w:pPr>
      <w:hyperlink w:anchor="_Toc450413324" w:history="1">
        <w:r w:rsidRPr="00654254">
          <w:rPr>
            <w:rStyle w:val="af"/>
            <w:rFonts w:ascii="Times New Roman" w:hAnsi="Times New Roman" w:cs="Times New Roman"/>
            <w:noProof/>
          </w:rPr>
          <w:t>3.2 RDMA</w:t>
        </w:r>
        <w:r w:rsidRPr="00654254">
          <w:rPr>
            <w:rStyle w:val="af"/>
            <w:rFonts w:ascii="Times New Roman" w:hAnsi="Times New Roman" w:cs="Times New Roman"/>
            <w:noProof/>
          </w:rPr>
          <w:t>介绍</w:t>
        </w:r>
        <w:r>
          <w:rPr>
            <w:noProof/>
            <w:webHidden/>
          </w:rPr>
          <w:tab/>
        </w:r>
        <w:r>
          <w:rPr>
            <w:noProof/>
            <w:webHidden/>
          </w:rPr>
          <w:fldChar w:fldCharType="begin"/>
        </w:r>
        <w:r>
          <w:rPr>
            <w:noProof/>
            <w:webHidden/>
          </w:rPr>
          <w:instrText xml:space="preserve"> PAGEREF _Toc450413324 \h </w:instrText>
        </w:r>
        <w:r>
          <w:rPr>
            <w:noProof/>
            <w:webHidden/>
          </w:rPr>
        </w:r>
        <w:r>
          <w:rPr>
            <w:noProof/>
            <w:webHidden/>
          </w:rPr>
          <w:fldChar w:fldCharType="separate"/>
        </w:r>
        <w:r>
          <w:rPr>
            <w:noProof/>
            <w:webHidden/>
          </w:rPr>
          <w:t>33</w:t>
        </w:r>
        <w:r>
          <w:rPr>
            <w:noProof/>
            <w:webHidden/>
          </w:rPr>
          <w:fldChar w:fldCharType="end"/>
        </w:r>
      </w:hyperlink>
    </w:p>
    <w:p w14:paraId="1F679AE7" w14:textId="20244526" w:rsidR="005A733F" w:rsidRDefault="005A733F">
      <w:pPr>
        <w:pStyle w:val="26"/>
        <w:rPr>
          <w:noProof/>
        </w:rPr>
      </w:pPr>
      <w:hyperlink w:anchor="_Toc450413325" w:history="1">
        <w:r w:rsidRPr="00654254">
          <w:rPr>
            <w:rStyle w:val="af"/>
            <w:rFonts w:ascii="Times New Roman" w:hAnsi="Times New Roman" w:cs="Times New Roman"/>
            <w:noProof/>
          </w:rPr>
          <w:t>3.3 Shuffle</w:t>
        </w:r>
        <w:r w:rsidRPr="00654254">
          <w:rPr>
            <w:rStyle w:val="af"/>
            <w:rFonts w:ascii="Times New Roman" w:hAnsi="Times New Roman" w:cs="Times New Roman"/>
            <w:noProof/>
          </w:rPr>
          <w:t>改进</w:t>
        </w:r>
        <w:r>
          <w:rPr>
            <w:noProof/>
            <w:webHidden/>
          </w:rPr>
          <w:tab/>
        </w:r>
        <w:r>
          <w:rPr>
            <w:noProof/>
            <w:webHidden/>
          </w:rPr>
          <w:fldChar w:fldCharType="begin"/>
        </w:r>
        <w:r>
          <w:rPr>
            <w:noProof/>
            <w:webHidden/>
          </w:rPr>
          <w:instrText xml:space="preserve"> PAGEREF _Toc450413325 \h </w:instrText>
        </w:r>
        <w:r>
          <w:rPr>
            <w:noProof/>
            <w:webHidden/>
          </w:rPr>
        </w:r>
        <w:r>
          <w:rPr>
            <w:noProof/>
            <w:webHidden/>
          </w:rPr>
          <w:fldChar w:fldCharType="separate"/>
        </w:r>
        <w:r>
          <w:rPr>
            <w:noProof/>
            <w:webHidden/>
          </w:rPr>
          <w:t>34</w:t>
        </w:r>
        <w:r>
          <w:rPr>
            <w:noProof/>
            <w:webHidden/>
          </w:rPr>
          <w:fldChar w:fldCharType="end"/>
        </w:r>
      </w:hyperlink>
    </w:p>
    <w:p w14:paraId="64AE584C" w14:textId="2BD606D2" w:rsidR="005A733F" w:rsidRDefault="005A733F">
      <w:pPr>
        <w:pStyle w:val="32"/>
        <w:tabs>
          <w:tab w:val="right" w:leader="dot" w:pos="8296"/>
        </w:tabs>
        <w:ind w:left="840"/>
        <w:rPr>
          <w:noProof/>
        </w:rPr>
      </w:pPr>
      <w:hyperlink w:anchor="_Toc450413326" w:history="1">
        <w:r w:rsidRPr="00654254">
          <w:rPr>
            <w:rStyle w:val="af"/>
            <w:rFonts w:ascii="Times New Roman" w:eastAsiaTheme="majorEastAsia" w:hAnsi="Times New Roman" w:cs="Times New Roman"/>
            <w:noProof/>
          </w:rPr>
          <w:t>3.3.1 Shuffle</w:t>
        </w:r>
        <w:r w:rsidRPr="00654254">
          <w:rPr>
            <w:rStyle w:val="af"/>
            <w:rFonts w:ascii="Times New Roman" w:eastAsiaTheme="majorEastAsia" w:hAnsi="Times New Roman" w:cs="Times New Roman"/>
            <w:noProof/>
          </w:rPr>
          <w:t>设计</w:t>
        </w:r>
        <w:r>
          <w:rPr>
            <w:noProof/>
            <w:webHidden/>
          </w:rPr>
          <w:tab/>
        </w:r>
        <w:r>
          <w:rPr>
            <w:noProof/>
            <w:webHidden/>
          </w:rPr>
          <w:fldChar w:fldCharType="begin"/>
        </w:r>
        <w:r>
          <w:rPr>
            <w:noProof/>
            <w:webHidden/>
          </w:rPr>
          <w:instrText xml:space="preserve"> PAGEREF _Toc450413326 \h </w:instrText>
        </w:r>
        <w:r>
          <w:rPr>
            <w:noProof/>
            <w:webHidden/>
          </w:rPr>
        </w:r>
        <w:r>
          <w:rPr>
            <w:noProof/>
            <w:webHidden/>
          </w:rPr>
          <w:fldChar w:fldCharType="separate"/>
        </w:r>
        <w:r>
          <w:rPr>
            <w:noProof/>
            <w:webHidden/>
          </w:rPr>
          <w:t>35</w:t>
        </w:r>
        <w:r>
          <w:rPr>
            <w:noProof/>
            <w:webHidden/>
          </w:rPr>
          <w:fldChar w:fldCharType="end"/>
        </w:r>
      </w:hyperlink>
    </w:p>
    <w:p w14:paraId="0F7E4749" w14:textId="7132D8CF" w:rsidR="005A733F" w:rsidRDefault="005A733F">
      <w:pPr>
        <w:pStyle w:val="32"/>
        <w:tabs>
          <w:tab w:val="right" w:leader="dot" w:pos="8296"/>
        </w:tabs>
        <w:ind w:left="840"/>
        <w:rPr>
          <w:noProof/>
        </w:rPr>
      </w:pPr>
      <w:hyperlink w:anchor="_Toc450413327" w:history="1">
        <w:r w:rsidRPr="00654254">
          <w:rPr>
            <w:rStyle w:val="af"/>
            <w:rFonts w:ascii="Times New Roman" w:eastAsiaTheme="majorEastAsia" w:hAnsi="Times New Roman" w:cs="Times New Roman"/>
            <w:noProof/>
          </w:rPr>
          <w:t>3.3.2 Shuffle</w:t>
        </w:r>
        <w:r w:rsidRPr="00654254">
          <w:rPr>
            <w:rStyle w:val="af"/>
            <w:rFonts w:ascii="Times New Roman" w:eastAsiaTheme="majorEastAsia" w:hAnsi="Times New Roman" w:cs="Times New Roman"/>
            <w:noProof/>
          </w:rPr>
          <w:t>实现</w:t>
        </w:r>
        <w:r>
          <w:rPr>
            <w:noProof/>
            <w:webHidden/>
          </w:rPr>
          <w:tab/>
        </w:r>
        <w:r>
          <w:rPr>
            <w:noProof/>
            <w:webHidden/>
          </w:rPr>
          <w:fldChar w:fldCharType="begin"/>
        </w:r>
        <w:r>
          <w:rPr>
            <w:noProof/>
            <w:webHidden/>
          </w:rPr>
          <w:instrText xml:space="preserve"> PAGEREF _Toc450413327 \h </w:instrText>
        </w:r>
        <w:r>
          <w:rPr>
            <w:noProof/>
            <w:webHidden/>
          </w:rPr>
        </w:r>
        <w:r>
          <w:rPr>
            <w:noProof/>
            <w:webHidden/>
          </w:rPr>
          <w:fldChar w:fldCharType="separate"/>
        </w:r>
        <w:r>
          <w:rPr>
            <w:noProof/>
            <w:webHidden/>
          </w:rPr>
          <w:t>36</w:t>
        </w:r>
        <w:r>
          <w:rPr>
            <w:noProof/>
            <w:webHidden/>
          </w:rPr>
          <w:fldChar w:fldCharType="end"/>
        </w:r>
      </w:hyperlink>
    </w:p>
    <w:p w14:paraId="7A816FAB" w14:textId="1607C10F" w:rsidR="005A733F" w:rsidRDefault="005A733F">
      <w:pPr>
        <w:pStyle w:val="26"/>
        <w:rPr>
          <w:noProof/>
        </w:rPr>
      </w:pPr>
      <w:hyperlink w:anchor="_Toc450413328" w:history="1">
        <w:r w:rsidRPr="00654254">
          <w:rPr>
            <w:rStyle w:val="af"/>
            <w:rFonts w:ascii="Times New Roman" w:hAnsi="Times New Roman" w:cs="Times New Roman"/>
            <w:noProof/>
          </w:rPr>
          <w:t xml:space="preserve">3.4 </w:t>
        </w:r>
        <w:r w:rsidRPr="00654254">
          <w:rPr>
            <w:rStyle w:val="af"/>
            <w:rFonts w:ascii="Times New Roman" w:hAnsi="Times New Roman" w:cs="Times New Roman"/>
            <w:noProof/>
          </w:rPr>
          <w:t>实验结果与分析</w:t>
        </w:r>
        <w:r>
          <w:rPr>
            <w:noProof/>
            <w:webHidden/>
          </w:rPr>
          <w:tab/>
        </w:r>
        <w:r>
          <w:rPr>
            <w:noProof/>
            <w:webHidden/>
          </w:rPr>
          <w:fldChar w:fldCharType="begin"/>
        </w:r>
        <w:r>
          <w:rPr>
            <w:noProof/>
            <w:webHidden/>
          </w:rPr>
          <w:instrText xml:space="preserve"> PAGEREF _Toc450413328 \h </w:instrText>
        </w:r>
        <w:r>
          <w:rPr>
            <w:noProof/>
            <w:webHidden/>
          </w:rPr>
        </w:r>
        <w:r>
          <w:rPr>
            <w:noProof/>
            <w:webHidden/>
          </w:rPr>
          <w:fldChar w:fldCharType="separate"/>
        </w:r>
        <w:r>
          <w:rPr>
            <w:noProof/>
            <w:webHidden/>
          </w:rPr>
          <w:t>38</w:t>
        </w:r>
        <w:r>
          <w:rPr>
            <w:noProof/>
            <w:webHidden/>
          </w:rPr>
          <w:fldChar w:fldCharType="end"/>
        </w:r>
      </w:hyperlink>
    </w:p>
    <w:p w14:paraId="52A5DD25" w14:textId="304838CA" w:rsidR="005A733F" w:rsidRDefault="005A733F">
      <w:pPr>
        <w:pStyle w:val="26"/>
        <w:rPr>
          <w:noProof/>
        </w:rPr>
      </w:pPr>
      <w:hyperlink w:anchor="_Toc450413329" w:history="1">
        <w:r w:rsidRPr="00654254">
          <w:rPr>
            <w:rStyle w:val="af"/>
            <w:rFonts w:ascii="Times New Roman" w:hAnsi="Times New Roman" w:cs="Times New Roman"/>
            <w:noProof/>
          </w:rPr>
          <w:t xml:space="preserve">3.5 </w:t>
        </w:r>
        <w:r w:rsidRPr="00654254">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_Toc450413329 \h </w:instrText>
        </w:r>
        <w:r>
          <w:rPr>
            <w:noProof/>
            <w:webHidden/>
          </w:rPr>
        </w:r>
        <w:r>
          <w:rPr>
            <w:noProof/>
            <w:webHidden/>
          </w:rPr>
          <w:fldChar w:fldCharType="separate"/>
        </w:r>
        <w:r>
          <w:rPr>
            <w:noProof/>
            <w:webHidden/>
          </w:rPr>
          <w:t>40</w:t>
        </w:r>
        <w:r>
          <w:rPr>
            <w:noProof/>
            <w:webHidden/>
          </w:rPr>
          <w:fldChar w:fldCharType="end"/>
        </w:r>
      </w:hyperlink>
    </w:p>
    <w:p w14:paraId="4021AF2E" w14:textId="632BEE74" w:rsidR="005A733F" w:rsidRDefault="005A733F">
      <w:pPr>
        <w:pStyle w:val="1c"/>
        <w:tabs>
          <w:tab w:val="left" w:pos="1260"/>
          <w:tab w:val="right" w:leader="dot" w:pos="8296"/>
        </w:tabs>
        <w:rPr>
          <w:noProof/>
        </w:rPr>
      </w:pPr>
      <w:hyperlink w:anchor="_Toc450413330" w:history="1">
        <w:r w:rsidRPr="00654254">
          <w:rPr>
            <w:rStyle w:val="af"/>
            <w:rFonts w:ascii="Times New Roman" w:eastAsia="宋体" w:hAnsi="Times New Roman" w:cs="Times New Roman"/>
            <w:noProof/>
          </w:rPr>
          <w:t>第四章</w:t>
        </w:r>
        <w:r>
          <w:rPr>
            <w:noProof/>
          </w:rPr>
          <w:tab/>
        </w:r>
        <w:r w:rsidRPr="00654254">
          <w:rPr>
            <w:rStyle w:val="af"/>
            <w:rFonts w:ascii="Times New Roman" w:eastAsia="宋体" w:hAnsi="Times New Roman" w:cs="Times New Roman"/>
            <w:noProof/>
          </w:rPr>
          <w:t>基于改进的</w:t>
        </w:r>
        <w:r w:rsidRPr="00654254">
          <w:rPr>
            <w:rStyle w:val="af"/>
            <w:rFonts w:ascii="Times New Roman" w:eastAsia="宋体" w:hAnsi="Times New Roman" w:cs="Times New Roman"/>
            <w:noProof/>
          </w:rPr>
          <w:t>YARN</w:t>
        </w:r>
        <w:r w:rsidRPr="00654254">
          <w:rPr>
            <w:rStyle w:val="af"/>
            <w:rFonts w:ascii="Times New Roman" w:eastAsia="宋体" w:hAnsi="Times New Roman" w:cs="Times New Roman"/>
            <w:noProof/>
          </w:rPr>
          <w:t>平台的</w:t>
        </w:r>
        <w:r w:rsidRPr="00654254">
          <w:rPr>
            <w:rStyle w:val="af"/>
            <w:rFonts w:ascii="Times New Roman" w:eastAsia="宋体" w:hAnsi="Times New Roman" w:cs="Times New Roman"/>
            <w:noProof/>
          </w:rPr>
          <w:t>PKTM</w:t>
        </w:r>
        <w:r w:rsidRPr="00654254">
          <w:rPr>
            <w:rStyle w:val="af"/>
            <w:rFonts w:ascii="Times New Roman" w:eastAsia="宋体" w:hAnsi="Times New Roman" w:cs="Times New Roman"/>
            <w:noProof/>
          </w:rPr>
          <w:t>系统</w:t>
        </w:r>
        <w:r>
          <w:rPr>
            <w:noProof/>
            <w:webHidden/>
          </w:rPr>
          <w:tab/>
        </w:r>
        <w:r>
          <w:rPr>
            <w:noProof/>
            <w:webHidden/>
          </w:rPr>
          <w:fldChar w:fldCharType="begin"/>
        </w:r>
        <w:r>
          <w:rPr>
            <w:noProof/>
            <w:webHidden/>
          </w:rPr>
          <w:instrText xml:space="preserve"> PAGEREF _Toc450413330 \h </w:instrText>
        </w:r>
        <w:r>
          <w:rPr>
            <w:noProof/>
            <w:webHidden/>
          </w:rPr>
        </w:r>
        <w:r>
          <w:rPr>
            <w:noProof/>
            <w:webHidden/>
          </w:rPr>
          <w:fldChar w:fldCharType="separate"/>
        </w:r>
        <w:r>
          <w:rPr>
            <w:noProof/>
            <w:webHidden/>
          </w:rPr>
          <w:t>41</w:t>
        </w:r>
        <w:r>
          <w:rPr>
            <w:noProof/>
            <w:webHidden/>
          </w:rPr>
          <w:fldChar w:fldCharType="end"/>
        </w:r>
      </w:hyperlink>
    </w:p>
    <w:p w14:paraId="674A5046" w14:textId="5373B5B4" w:rsidR="005A733F" w:rsidRDefault="005A733F">
      <w:pPr>
        <w:pStyle w:val="26"/>
        <w:rPr>
          <w:noProof/>
        </w:rPr>
      </w:pPr>
      <w:hyperlink w:anchor="_Toc450413331" w:history="1">
        <w:r w:rsidRPr="00654254">
          <w:rPr>
            <w:rStyle w:val="af"/>
            <w:rFonts w:ascii="Times New Roman" w:eastAsia="宋体" w:hAnsi="Times New Roman" w:cs="Times New Roman"/>
            <w:noProof/>
          </w:rPr>
          <w:t>4.1</w:t>
        </w:r>
        <w:r>
          <w:rPr>
            <w:noProof/>
          </w:rPr>
          <w:tab/>
        </w:r>
        <w:r w:rsidRPr="00654254">
          <w:rPr>
            <w:rStyle w:val="af"/>
            <w:rFonts w:ascii="Times New Roman" w:eastAsia="宋体" w:hAnsi="Times New Roman" w:cs="Times New Roman"/>
            <w:noProof/>
          </w:rPr>
          <w:t>PKTM</w:t>
        </w:r>
        <w:r w:rsidRPr="00654254">
          <w:rPr>
            <w:rStyle w:val="af"/>
            <w:rFonts w:ascii="Times New Roman" w:eastAsia="宋体" w:hAnsi="Times New Roman" w:cs="Times New Roman"/>
            <w:noProof/>
          </w:rPr>
          <w:t>介绍</w:t>
        </w:r>
        <w:r>
          <w:rPr>
            <w:noProof/>
            <w:webHidden/>
          </w:rPr>
          <w:tab/>
        </w:r>
        <w:r>
          <w:rPr>
            <w:noProof/>
            <w:webHidden/>
          </w:rPr>
          <w:fldChar w:fldCharType="begin"/>
        </w:r>
        <w:r>
          <w:rPr>
            <w:noProof/>
            <w:webHidden/>
          </w:rPr>
          <w:instrText xml:space="preserve"> PAGEREF _Toc450413331 \h </w:instrText>
        </w:r>
        <w:r>
          <w:rPr>
            <w:noProof/>
            <w:webHidden/>
          </w:rPr>
        </w:r>
        <w:r>
          <w:rPr>
            <w:noProof/>
            <w:webHidden/>
          </w:rPr>
          <w:fldChar w:fldCharType="separate"/>
        </w:r>
        <w:r>
          <w:rPr>
            <w:noProof/>
            <w:webHidden/>
          </w:rPr>
          <w:t>41</w:t>
        </w:r>
        <w:r>
          <w:rPr>
            <w:noProof/>
            <w:webHidden/>
          </w:rPr>
          <w:fldChar w:fldCharType="end"/>
        </w:r>
      </w:hyperlink>
    </w:p>
    <w:p w14:paraId="28F68218" w14:textId="61113951" w:rsidR="005A733F" w:rsidRDefault="005A733F">
      <w:pPr>
        <w:pStyle w:val="26"/>
        <w:rPr>
          <w:noProof/>
        </w:rPr>
      </w:pPr>
      <w:hyperlink w:anchor="_Toc450413332" w:history="1">
        <w:r w:rsidRPr="00654254">
          <w:rPr>
            <w:rStyle w:val="af"/>
            <w:rFonts w:ascii="Times New Roman" w:hAnsi="Times New Roman" w:cs="Times New Roman"/>
            <w:noProof/>
          </w:rPr>
          <w:t>4.2 PKTM</w:t>
        </w:r>
        <w:r w:rsidRPr="00654254">
          <w:rPr>
            <w:rStyle w:val="af"/>
            <w:rFonts w:ascii="Times New Roman" w:hAnsi="Times New Roman" w:cs="Times New Roman"/>
            <w:noProof/>
          </w:rPr>
          <w:t>分布式算法改写</w:t>
        </w:r>
        <w:r>
          <w:rPr>
            <w:noProof/>
            <w:webHidden/>
          </w:rPr>
          <w:tab/>
        </w:r>
        <w:r>
          <w:rPr>
            <w:noProof/>
            <w:webHidden/>
          </w:rPr>
          <w:fldChar w:fldCharType="begin"/>
        </w:r>
        <w:r>
          <w:rPr>
            <w:noProof/>
            <w:webHidden/>
          </w:rPr>
          <w:instrText xml:space="preserve"> PAGEREF _Toc450413332 \h </w:instrText>
        </w:r>
        <w:r>
          <w:rPr>
            <w:noProof/>
            <w:webHidden/>
          </w:rPr>
        </w:r>
        <w:r>
          <w:rPr>
            <w:noProof/>
            <w:webHidden/>
          </w:rPr>
          <w:fldChar w:fldCharType="separate"/>
        </w:r>
        <w:r>
          <w:rPr>
            <w:noProof/>
            <w:webHidden/>
          </w:rPr>
          <w:t>42</w:t>
        </w:r>
        <w:r>
          <w:rPr>
            <w:noProof/>
            <w:webHidden/>
          </w:rPr>
          <w:fldChar w:fldCharType="end"/>
        </w:r>
      </w:hyperlink>
    </w:p>
    <w:p w14:paraId="13E9A571" w14:textId="208127C7" w:rsidR="005A733F" w:rsidRDefault="005A733F">
      <w:pPr>
        <w:pStyle w:val="32"/>
        <w:tabs>
          <w:tab w:val="right" w:leader="dot" w:pos="8296"/>
        </w:tabs>
        <w:ind w:left="840"/>
        <w:rPr>
          <w:noProof/>
        </w:rPr>
      </w:pPr>
      <w:hyperlink w:anchor="_Toc450413333" w:history="1">
        <w:r w:rsidRPr="00654254">
          <w:rPr>
            <w:rStyle w:val="af"/>
            <w:rFonts w:ascii="Times New Roman" w:eastAsiaTheme="majorEastAsia" w:hAnsi="Times New Roman" w:cs="Times New Roman"/>
            <w:noProof/>
          </w:rPr>
          <w:t>4.2.1 Hadoop</w:t>
        </w:r>
        <w:r w:rsidRPr="00654254">
          <w:rPr>
            <w:rStyle w:val="af"/>
            <w:rFonts w:ascii="Times New Roman" w:eastAsiaTheme="majorEastAsia" w:hAnsi="Times New Roman" w:cs="Times New Roman"/>
            <w:noProof/>
          </w:rPr>
          <w:t>上的</w:t>
        </w:r>
        <w:r w:rsidRPr="00654254">
          <w:rPr>
            <w:rStyle w:val="af"/>
            <w:rFonts w:ascii="Times New Roman" w:eastAsiaTheme="majorEastAsia" w:hAnsi="Times New Roman" w:cs="Times New Roman"/>
            <w:noProof/>
          </w:rPr>
          <w:t>Kirchhoff</w:t>
        </w:r>
        <w:r w:rsidRPr="00654254">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_Toc450413333 \h </w:instrText>
        </w:r>
        <w:r>
          <w:rPr>
            <w:noProof/>
            <w:webHidden/>
          </w:rPr>
        </w:r>
        <w:r>
          <w:rPr>
            <w:noProof/>
            <w:webHidden/>
          </w:rPr>
          <w:fldChar w:fldCharType="separate"/>
        </w:r>
        <w:r>
          <w:rPr>
            <w:noProof/>
            <w:webHidden/>
          </w:rPr>
          <w:t>42</w:t>
        </w:r>
        <w:r>
          <w:rPr>
            <w:noProof/>
            <w:webHidden/>
          </w:rPr>
          <w:fldChar w:fldCharType="end"/>
        </w:r>
      </w:hyperlink>
    </w:p>
    <w:p w14:paraId="057CA7E9" w14:textId="44F1602F" w:rsidR="005A733F" w:rsidRDefault="005A733F">
      <w:pPr>
        <w:pStyle w:val="32"/>
        <w:tabs>
          <w:tab w:val="right" w:leader="dot" w:pos="8296"/>
        </w:tabs>
        <w:ind w:left="840"/>
        <w:rPr>
          <w:noProof/>
        </w:rPr>
      </w:pPr>
      <w:hyperlink w:anchor="_Toc450413334" w:history="1">
        <w:r w:rsidRPr="00654254">
          <w:rPr>
            <w:rStyle w:val="af"/>
            <w:rFonts w:ascii="Times New Roman" w:eastAsiaTheme="majorEastAsia" w:hAnsi="Times New Roman" w:cs="Times New Roman"/>
            <w:noProof/>
          </w:rPr>
          <w:t>4.2.2 Spark</w:t>
        </w:r>
        <w:r w:rsidRPr="00654254">
          <w:rPr>
            <w:rStyle w:val="af"/>
            <w:rFonts w:ascii="Times New Roman" w:eastAsiaTheme="majorEastAsia" w:hAnsi="Times New Roman" w:cs="Times New Roman"/>
            <w:noProof/>
          </w:rPr>
          <w:t>上的</w:t>
        </w:r>
        <w:r w:rsidRPr="00654254">
          <w:rPr>
            <w:rStyle w:val="af"/>
            <w:rFonts w:ascii="Times New Roman" w:eastAsiaTheme="majorEastAsia" w:hAnsi="Times New Roman" w:cs="Times New Roman"/>
            <w:noProof/>
          </w:rPr>
          <w:t>Kirchhoff</w:t>
        </w:r>
        <w:r w:rsidRPr="00654254">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_Toc450413334 \h </w:instrText>
        </w:r>
        <w:r>
          <w:rPr>
            <w:noProof/>
            <w:webHidden/>
          </w:rPr>
        </w:r>
        <w:r>
          <w:rPr>
            <w:noProof/>
            <w:webHidden/>
          </w:rPr>
          <w:fldChar w:fldCharType="separate"/>
        </w:r>
        <w:r>
          <w:rPr>
            <w:noProof/>
            <w:webHidden/>
          </w:rPr>
          <w:t>45</w:t>
        </w:r>
        <w:r>
          <w:rPr>
            <w:noProof/>
            <w:webHidden/>
          </w:rPr>
          <w:fldChar w:fldCharType="end"/>
        </w:r>
      </w:hyperlink>
    </w:p>
    <w:p w14:paraId="1A42508A" w14:textId="580B34AF" w:rsidR="005A733F" w:rsidRDefault="005A733F">
      <w:pPr>
        <w:pStyle w:val="26"/>
        <w:rPr>
          <w:noProof/>
        </w:rPr>
      </w:pPr>
      <w:hyperlink w:anchor="_Toc450413335" w:history="1">
        <w:r w:rsidRPr="00654254">
          <w:rPr>
            <w:rStyle w:val="af"/>
            <w:rFonts w:ascii="Times New Roman" w:hAnsi="Times New Roman" w:cs="Times New Roman"/>
            <w:noProof/>
          </w:rPr>
          <w:t xml:space="preserve">4.3 </w:t>
        </w:r>
        <w:r w:rsidRPr="00654254">
          <w:rPr>
            <w:rStyle w:val="af"/>
            <w:rFonts w:ascii="Times New Roman" w:hAnsi="Times New Roman" w:cs="Times New Roman"/>
            <w:noProof/>
          </w:rPr>
          <w:t>实验结果</w:t>
        </w:r>
        <w:r>
          <w:rPr>
            <w:noProof/>
            <w:webHidden/>
          </w:rPr>
          <w:tab/>
        </w:r>
        <w:r>
          <w:rPr>
            <w:noProof/>
            <w:webHidden/>
          </w:rPr>
          <w:fldChar w:fldCharType="begin"/>
        </w:r>
        <w:r>
          <w:rPr>
            <w:noProof/>
            <w:webHidden/>
          </w:rPr>
          <w:instrText xml:space="preserve"> PAGEREF _Toc450413335 \h </w:instrText>
        </w:r>
        <w:r>
          <w:rPr>
            <w:noProof/>
            <w:webHidden/>
          </w:rPr>
        </w:r>
        <w:r>
          <w:rPr>
            <w:noProof/>
            <w:webHidden/>
          </w:rPr>
          <w:fldChar w:fldCharType="separate"/>
        </w:r>
        <w:r>
          <w:rPr>
            <w:noProof/>
            <w:webHidden/>
          </w:rPr>
          <w:t>48</w:t>
        </w:r>
        <w:r>
          <w:rPr>
            <w:noProof/>
            <w:webHidden/>
          </w:rPr>
          <w:fldChar w:fldCharType="end"/>
        </w:r>
      </w:hyperlink>
    </w:p>
    <w:p w14:paraId="7D188F20" w14:textId="76D1F4DE" w:rsidR="005A733F" w:rsidRDefault="005A733F">
      <w:pPr>
        <w:pStyle w:val="32"/>
        <w:tabs>
          <w:tab w:val="right" w:leader="dot" w:pos="8296"/>
        </w:tabs>
        <w:ind w:left="840"/>
        <w:rPr>
          <w:noProof/>
        </w:rPr>
      </w:pPr>
      <w:hyperlink w:anchor="_Toc450413336" w:history="1">
        <w:r w:rsidRPr="00654254">
          <w:rPr>
            <w:rStyle w:val="af"/>
            <w:rFonts w:ascii="Times New Roman" w:eastAsiaTheme="majorEastAsia" w:hAnsi="Times New Roman" w:cs="Times New Roman"/>
            <w:noProof/>
          </w:rPr>
          <w:t xml:space="preserve">4.3.1 </w:t>
        </w:r>
        <w:r w:rsidRPr="00654254">
          <w:rPr>
            <w:rStyle w:val="af"/>
            <w:rFonts w:ascii="Times New Roman" w:eastAsiaTheme="majorEastAsia" w:hAnsi="Times New Roman" w:cs="Times New Roman"/>
            <w:noProof/>
          </w:rPr>
          <w:t>数据准备</w:t>
        </w:r>
        <w:r>
          <w:rPr>
            <w:noProof/>
            <w:webHidden/>
          </w:rPr>
          <w:tab/>
        </w:r>
        <w:r>
          <w:rPr>
            <w:noProof/>
            <w:webHidden/>
          </w:rPr>
          <w:fldChar w:fldCharType="begin"/>
        </w:r>
        <w:r>
          <w:rPr>
            <w:noProof/>
            <w:webHidden/>
          </w:rPr>
          <w:instrText xml:space="preserve"> PAGEREF _Toc450413336 \h </w:instrText>
        </w:r>
        <w:r>
          <w:rPr>
            <w:noProof/>
            <w:webHidden/>
          </w:rPr>
        </w:r>
        <w:r>
          <w:rPr>
            <w:noProof/>
            <w:webHidden/>
          </w:rPr>
          <w:fldChar w:fldCharType="separate"/>
        </w:r>
        <w:r>
          <w:rPr>
            <w:noProof/>
            <w:webHidden/>
          </w:rPr>
          <w:t>48</w:t>
        </w:r>
        <w:r>
          <w:rPr>
            <w:noProof/>
            <w:webHidden/>
          </w:rPr>
          <w:fldChar w:fldCharType="end"/>
        </w:r>
      </w:hyperlink>
    </w:p>
    <w:p w14:paraId="3237CC64" w14:textId="2F6D17D3" w:rsidR="005A733F" w:rsidRDefault="005A733F">
      <w:pPr>
        <w:pStyle w:val="32"/>
        <w:tabs>
          <w:tab w:val="right" w:leader="dot" w:pos="8296"/>
        </w:tabs>
        <w:ind w:left="840"/>
        <w:rPr>
          <w:noProof/>
        </w:rPr>
      </w:pPr>
      <w:hyperlink w:anchor="_Toc450413337" w:history="1">
        <w:r w:rsidRPr="00654254">
          <w:rPr>
            <w:rStyle w:val="af"/>
            <w:rFonts w:ascii="Times New Roman" w:eastAsiaTheme="majorEastAsia" w:hAnsi="Times New Roman" w:cs="Times New Roman"/>
            <w:noProof/>
          </w:rPr>
          <w:t xml:space="preserve">4.3.2 </w:t>
        </w:r>
        <w:r w:rsidRPr="00654254">
          <w:rPr>
            <w:rStyle w:val="af"/>
            <w:rFonts w:ascii="Times New Roman" w:eastAsiaTheme="majorEastAsia" w:hAnsi="Times New Roman" w:cs="Times New Roman"/>
            <w:noProof/>
          </w:rPr>
          <w:t>实验结果</w:t>
        </w:r>
        <w:r>
          <w:rPr>
            <w:noProof/>
            <w:webHidden/>
          </w:rPr>
          <w:tab/>
        </w:r>
        <w:r>
          <w:rPr>
            <w:noProof/>
            <w:webHidden/>
          </w:rPr>
          <w:fldChar w:fldCharType="begin"/>
        </w:r>
        <w:r>
          <w:rPr>
            <w:noProof/>
            <w:webHidden/>
          </w:rPr>
          <w:instrText xml:space="preserve"> PAGEREF _Toc450413337 \h </w:instrText>
        </w:r>
        <w:r>
          <w:rPr>
            <w:noProof/>
            <w:webHidden/>
          </w:rPr>
        </w:r>
        <w:r>
          <w:rPr>
            <w:noProof/>
            <w:webHidden/>
          </w:rPr>
          <w:fldChar w:fldCharType="separate"/>
        </w:r>
        <w:r>
          <w:rPr>
            <w:noProof/>
            <w:webHidden/>
          </w:rPr>
          <w:t>48</w:t>
        </w:r>
        <w:r>
          <w:rPr>
            <w:noProof/>
            <w:webHidden/>
          </w:rPr>
          <w:fldChar w:fldCharType="end"/>
        </w:r>
      </w:hyperlink>
    </w:p>
    <w:p w14:paraId="21A8E548" w14:textId="02E4A405" w:rsidR="005A733F" w:rsidRDefault="005A733F">
      <w:pPr>
        <w:pStyle w:val="26"/>
        <w:rPr>
          <w:noProof/>
        </w:rPr>
      </w:pPr>
      <w:hyperlink w:anchor="_Toc450413338" w:history="1">
        <w:r w:rsidRPr="00654254">
          <w:rPr>
            <w:rStyle w:val="af"/>
            <w:rFonts w:ascii="Times New Roman" w:hAnsi="Times New Roman" w:cs="Times New Roman"/>
            <w:noProof/>
          </w:rPr>
          <w:t>4.4</w:t>
        </w:r>
        <w:r w:rsidRPr="00654254">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_Toc450413338 \h </w:instrText>
        </w:r>
        <w:r>
          <w:rPr>
            <w:noProof/>
            <w:webHidden/>
          </w:rPr>
        </w:r>
        <w:r>
          <w:rPr>
            <w:noProof/>
            <w:webHidden/>
          </w:rPr>
          <w:fldChar w:fldCharType="separate"/>
        </w:r>
        <w:r>
          <w:rPr>
            <w:noProof/>
            <w:webHidden/>
          </w:rPr>
          <w:t>53</w:t>
        </w:r>
        <w:r>
          <w:rPr>
            <w:noProof/>
            <w:webHidden/>
          </w:rPr>
          <w:fldChar w:fldCharType="end"/>
        </w:r>
      </w:hyperlink>
    </w:p>
    <w:p w14:paraId="6770C389" w14:textId="5C499E0F" w:rsidR="005A733F" w:rsidRDefault="005A733F">
      <w:pPr>
        <w:pStyle w:val="1c"/>
        <w:tabs>
          <w:tab w:val="left" w:pos="1260"/>
          <w:tab w:val="right" w:leader="dot" w:pos="8296"/>
        </w:tabs>
        <w:rPr>
          <w:noProof/>
        </w:rPr>
      </w:pPr>
      <w:hyperlink w:anchor="_Toc450413339" w:history="1">
        <w:r w:rsidRPr="00654254">
          <w:rPr>
            <w:rStyle w:val="af"/>
            <w:rFonts w:ascii="Times New Roman" w:eastAsia="宋体" w:hAnsi="Times New Roman" w:cs="Times New Roman"/>
            <w:noProof/>
          </w:rPr>
          <w:t>第五章</w:t>
        </w:r>
        <w:r>
          <w:rPr>
            <w:noProof/>
          </w:rPr>
          <w:tab/>
        </w:r>
        <w:r w:rsidRPr="00654254">
          <w:rPr>
            <w:rStyle w:val="af"/>
            <w:rFonts w:ascii="Times New Roman" w:eastAsia="宋体" w:hAnsi="Times New Roman" w:cs="Times New Roman"/>
            <w:noProof/>
          </w:rPr>
          <w:t>总结与展望</w:t>
        </w:r>
        <w:r>
          <w:rPr>
            <w:noProof/>
            <w:webHidden/>
          </w:rPr>
          <w:tab/>
        </w:r>
        <w:r>
          <w:rPr>
            <w:noProof/>
            <w:webHidden/>
          </w:rPr>
          <w:fldChar w:fldCharType="begin"/>
        </w:r>
        <w:r>
          <w:rPr>
            <w:noProof/>
            <w:webHidden/>
          </w:rPr>
          <w:instrText xml:space="preserve"> PAGEREF _Toc450413339 \h </w:instrText>
        </w:r>
        <w:r>
          <w:rPr>
            <w:noProof/>
            <w:webHidden/>
          </w:rPr>
        </w:r>
        <w:r>
          <w:rPr>
            <w:noProof/>
            <w:webHidden/>
          </w:rPr>
          <w:fldChar w:fldCharType="separate"/>
        </w:r>
        <w:r>
          <w:rPr>
            <w:noProof/>
            <w:webHidden/>
          </w:rPr>
          <w:t>54</w:t>
        </w:r>
        <w:r>
          <w:rPr>
            <w:noProof/>
            <w:webHidden/>
          </w:rPr>
          <w:fldChar w:fldCharType="end"/>
        </w:r>
      </w:hyperlink>
    </w:p>
    <w:p w14:paraId="6C0A4A70" w14:textId="5EE269DF" w:rsidR="005A733F" w:rsidRDefault="005A733F">
      <w:pPr>
        <w:pStyle w:val="26"/>
        <w:rPr>
          <w:noProof/>
        </w:rPr>
      </w:pPr>
      <w:hyperlink w:anchor="_Toc450413340" w:history="1">
        <w:r w:rsidRPr="00654254">
          <w:rPr>
            <w:rStyle w:val="af"/>
            <w:rFonts w:ascii="Times New Roman" w:eastAsia="宋体" w:hAnsi="Times New Roman" w:cs="Times New Roman"/>
            <w:noProof/>
          </w:rPr>
          <w:t>5.1</w:t>
        </w:r>
        <w:r>
          <w:rPr>
            <w:noProof/>
          </w:rPr>
          <w:tab/>
        </w:r>
        <w:r w:rsidRPr="00654254">
          <w:rPr>
            <w:rStyle w:val="af"/>
            <w:rFonts w:ascii="Times New Roman" w:eastAsia="宋体" w:hAnsi="Times New Roman" w:cs="Times New Roman"/>
            <w:noProof/>
          </w:rPr>
          <w:t>总结</w:t>
        </w:r>
        <w:r>
          <w:rPr>
            <w:noProof/>
            <w:webHidden/>
          </w:rPr>
          <w:tab/>
        </w:r>
        <w:r>
          <w:rPr>
            <w:noProof/>
            <w:webHidden/>
          </w:rPr>
          <w:fldChar w:fldCharType="begin"/>
        </w:r>
        <w:r>
          <w:rPr>
            <w:noProof/>
            <w:webHidden/>
          </w:rPr>
          <w:instrText xml:space="preserve"> PAGEREF _Toc450413340 \h </w:instrText>
        </w:r>
        <w:r>
          <w:rPr>
            <w:noProof/>
            <w:webHidden/>
          </w:rPr>
        </w:r>
        <w:r>
          <w:rPr>
            <w:noProof/>
            <w:webHidden/>
          </w:rPr>
          <w:fldChar w:fldCharType="separate"/>
        </w:r>
        <w:r>
          <w:rPr>
            <w:noProof/>
            <w:webHidden/>
          </w:rPr>
          <w:t>54</w:t>
        </w:r>
        <w:r>
          <w:rPr>
            <w:noProof/>
            <w:webHidden/>
          </w:rPr>
          <w:fldChar w:fldCharType="end"/>
        </w:r>
      </w:hyperlink>
    </w:p>
    <w:p w14:paraId="61D6AB90" w14:textId="5AC49AAE" w:rsidR="005A733F" w:rsidRDefault="005A733F">
      <w:pPr>
        <w:pStyle w:val="26"/>
        <w:rPr>
          <w:noProof/>
        </w:rPr>
      </w:pPr>
      <w:hyperlink w:anchor="_Toc450413341" w:history="1">
        <w:r w:rsidRPr="00654254">
          <w:rPr>
            <w:rStyle w:val="af"/>
            <w:rFonts w:ascii="Times New Roman" w:eastAsia="宋体" w:hAnsi="Times New Roman" w:cs="Times New Roman"/>
            <w:noProof/>
          </w:rPr>
          <w:t>5.2</w:t>
        </w:r>
        <w:r>
          <w:rPr>
            <w:noProof/>
          </w:rPr>
          <w:tab/>
        </w:r>
        <w:r w:rsidRPr="00654254">
          <w:rPr>
            <w:rStyle w:val="af"/>
            <w:rFonts w:ascii="Times New Roman" w:eastAsia="宋体" w:hAnsi="Times New Roman" w:cs="Times New Roman"/>
            <w:noProof/>
          </w:rPr>
          <w:t>展望</w:t>
        </w:r>
        <w:r>
          <w:rPr>
            <w:noProof/>
            <w:webHidden/>
          </w:rPr>
          <w:tab/>
        </w:r>
        <w:r>
          <w:rPr>
            <w:noProof/>
            <w:webHidden/>
          </w:rPr>
          <w:fldChar w:fldCharType="begin"/>
        </w:r>
        <w:r>
          <w:rPr>
            <w:noProof/>
            <w:webHidden/>
          </w:rPr>
          <w:instrText xml:space="preserve"> PAGEREF _Toc450413341 \h </w:instrText>
        </w:r>
        <w:r>
          <w:rPr>
            <w:noProof/>
            <w:webHidden/>
          </w:rPr>
        </w:r>
        <w:r>
          <w:rPr>
            <w:noProof/>
            <w:webHidden/>
          </w:rPr>
          <w:fldChar w:fldCharType="separate"/>
        </w:r>
        <w:r>
          <w:rPr>
            <w:noProof/>
            <w:webHidden/>
          </w:rPr>
          <w:t>54</w:t>
        </w:r>
        <w:r>
          <w:rPr>
            <w:noProof/>
            <w:webHidden/>
          </w:rPr>
          <w:fldChar w:fldCharType="end"/>
        </w:r>
      </w:hyperlink>
    </w:p>
    <w:p w14:paraId="03809D57" w14:textId="11F68A4D" w:rsidR="005A733F" w:rsidRDefault="005A733F">
      <w:pPr>
        <w:pStyle w:val="1c"/>
        <w:tabs>
          <w:tab w:val="right" w:leader="dot" w:pos="8296"/>
        </w:tabs>
        <w:rPr>
          <w:noProof/>
        </w:rPr>
      </w:pPr>
      <w:hyperlink w:anchor="_Toc450413342" w:history="1">
        <w:r w:rsidRPr="00654254">
          <w:rPr>
            <w:rStyle w:val="af"/>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_Toc450413342 \h </w:instrText>
        </w:r>
        <w:r>
          <w:rPr>
            <w:noProof/>
            <w:webHidden/>
          </w:rPr>
        </w:r>
        <w:r>
          <w:rPr>
            <w:noProof/>
            <w:webHidden/>
          </w:rPr>
          <w:fldChar w:fldCharType="separate"/>
        </w:r>
        <w:r>
          <w:rPr>
            <w:noProof/>
            <w:webHidden/>
          </w:rPr>
          <w:t>55</w:t>
        </w:r>
        <w:r>
          <w:rPr>
            <w:noProof/>
            <w:webHidden/>
          </w:rPr>
          <w:fldChar w:fldCharType="end"/>
        </w:r>
      </w:hyperlink>
    </w:p>
    <w:p w14:paraId="7820C6E7" w14:textId="1F633C7B" w:rsidR="005A733F" w:rsidRDefault="005A733F">
      <w:pPr>
        <w:pStyle w:val="1c"/>
        <w:tabs>
          <w:tab w:val="right" w:leader="dot" w:pos="8296"/>
        </w:tabs>
        <w:rPr>
          <w:noProof/>
        </w:rPr>
      </w:pPr>
      <w:hyperlink w:anchor="_Toc450413343" w:history="1">
        <w:r w:rsidRPr="00654254">
          <w:rPr>
            <w:rStyle w:val="af"/>
            <w:rFonts w:ascii="Times New Roman" w:eastAsia="宋体" w:hAnsi="Times New Roman" w:cs="Times New Roman"/>
            <w:noProof/>
          </w:rPr>
          <w:t>科研成果</w:t>
        </w:r>
        <w:r>
          <w:rPr>
            <w:noProof/>
            <w:webHidden/>
          </w:rPr>
          <w:tab/>
        </w:r>
        <w:r>
          <w:rPr>
            <w:noProof/>
            <w:webHidden/>
          </w:rPr>
          <w:fldChar w:fldCharType="begin"/>
        </w:r>
        <w:r>
          <w:rPr>
            <w:noProof/>
            <w:webHidden/>
          </w:rPr>
          <w:instrText xml:space="preserve"> PAGEREF _Toc450413343 \h </w:instrText>
        </w:r>
        <w:r>
          <w:rPr>
            <w:noProof/>
            <w:webHidden/>
          </w:rPr>
        </w:r>
        <w:r>
          <w:rPr>
            <w:noProof/>
            <w:webHidden/>
          </w:rPr>
          <w:fldChar w:fldCharType="separate"/>
        </w:r>
        <w:r>
          <w:rPr>
            <w:noProof/>
            <w:webHidden/>
          </w:rPr>
          <w:t>59</w:t>
        </w:r>
        <w:r>
          <w:rPr>
            <w:noProof/>
            <w:webHidden/>
          </w:rPr>
          <w:fldChar w:fldCharType="end"/>
        </w:r>
      </w:hyperlink>
    </w:p>
    <w:p w14:paraId="1C7B83E1" w14:textId="4084CDFD" w:rsidR="005A733F" w:rsidRDefault="005A733F">
      <w:pPr>
        <w:pStyle w:val="26"/>
        <w:rPr>
          <w:noProof/>
        </w:rPr>
      </w:pPr>
      <w:hyperlink w:anchor="_Toc450413344" w:history="1">
        <w:r w:rsidRPr="00654254">
          <w:rPr>
            <w:rStyle w:val="af"/>
            <w:rFonts w:ascii="Times New Roman" w:hAnsi="Times New Roman" w:cs="Times New Roman"/>
            <w:noProof/>
          </w:rPr>
          <w:t>在校参加的研究工作</w:t>
        </w:r>
        <w:r>
          <w:rPr>
            <w:noProof/>
            <w:webHidden/>
          </w:rPr>
          <w:tab/>
        </w:r>
        <w:r>
          <w:rPr>
            <w:noProof/>
            <w:webHidden/>
          </w:rPr>
          <w:fldChar w:fldCharType="begin"/>
        </w:r>
        <w:r>
          <w:rPr>
            <w:noProof/>
            <w:webHidden/>
          </w:rPr>
          <w:instrText xml:space="preserve"> PAGEREF _Toc450413344 \h </w:instrText>
        </w:r>
        <w:r>
          <w:rPr>
            <w:noProof/>
            <w:webHidden/>
          </w:rPr>
        </w:r>
        <w:r>
          <w:rPr>
            <w:noProof/>
            <w:webHidden/>
          </w:rPr>
          <w:fldChar w:fldCharType="separate"/>
        </w:r>
        <w:r>
          <w:rPr>
            <w:noProof/>
            <w:webHidden/>
          </w:rPr>
          <w:t>59</w:t>
        </w:r>
        <w:r>
          <w:rPr>
            <w:noProof/>
            <w:webHidden/>
          </w:rPr>
          <w:fldChar w:fldCharType="end"/>
        </w:r>
      </w:hyperlink>
    </w:p>
    <w:p w14:paraId="497F213C" w14:textId="2D24782C" w:rsidR="005A733F" w:rsidRDefault="005A733F">
      <w:pPr>
        <w:pStyle w:val="26"/>
        <w:rPr>
          <w:noProof/>
        </w:rPr>
      </w:pPr>
      <w:hyperlink w:anchor="_Toc450413345" w:history="1">
        <w:r w:rsidRPr="00654254">
          <w:rPr>
            <w:rStyle w:val="af"/>
            <w:rFonts w:ascii="Times New Roman" w:hAnsi="Times New Roman" w:cs="Times New Roman"/>
            <w:noProof/>
          </w:rPr>
          <w:t>在校发表论文</w:t>
        </w:r>
        <w:r>
          <w:rPr>
            <w:noProof/>
            <w:webHidden/>
          </w:rPr>
          <w:tab/>
        </w:r>
        <w:r>
          <w:rPr>
            <w:noProof/>
            <w:webHidden/>
          </w:rPr>
          <w:fldChar w:fldCharType="begin"/>
        </w:r>
        <w:r>
          <w:rPr>
            <w:noProof/>
            <w:webHidden/>
          </w:rPr>
          <w:instrText xml:space="preserve"> PAGEREF _Toc450413345 \h </w:instrText>
        </w:r>
        <w:r>
          <w:rPr>
            <w:noProof/>
            <w:webHidden/>
          </w:rPr>
        </w:r>
        <w:r>
          <w:rPr>
            <w:noProof/>
            <w:webHidden/>
          </w:rPr>
          <w:fldChar w:fldCharType="separate"/>
        </w:r>
        <w:r>
          <w:rPr>
            <w:noProof/>
            <w:webHidden/>
          </w:rPr>
          <w:t>59</w:t>
        </w:r>
        <w:r>
          <w:rPr>
            <w:noProof/>
            <w:webHidden/>
          </w:rPr>
          <w:fldChar w:fldCharType="end"/>
        </w:r>
      </w:hyperlink>
    </w:p>
    <w:p w14:paraId="2D2AD41D" w14:textId="382EACFE" w:rsidR="005A733F" w:rsidRDefault="005A733F">
      <w:pPr>
        <w:pStyle w:val="1c"/>
        <w:tabs>
          <w:tab w:val="right" w:leader="dot" w:pos="8296"/>
        </w:tabs>
        <w:rPr>
          <w:noProof/>
        </w:rPr>
      </w:pPr>
      <w:hyperlink w:anchor="_Toc450413346" w:history="1">
        <w:r w:rsidRPr="00654254">
          <w:rPr>
            <w:rStyle w:val="af"/>
            <w:rFonts w:ascii="Times New Roman" w:eastAsia="宋体" w:hAnsi="Times New Roman" w:cs="Times New Roman"/>
            <w:noProof/>
          </w:rPr>
          <w:t>致谢</w:t>
        </w:r>
        <w:r>
          <w:rPr>
            <w:noProof/>
            <w:webHidden/>
          </w:rPr>
          <w:tab/>
        </w:r>
        <w:r>
          <w:rPr>
            <w:noProof/>
            <w:webHidden/>
          </w:rPr>
          <w:fldChar w:fldCharType="begin"/>
        </w:r>
        <w:r>
          <w:rPr>
            <w:noProof/>
            <w:webHidden/>
          </w:rPr>
          <w:instrText xml:space="preserve"> PAGEREF _Toc450413346 \h </w:instrText>
        </w:r>
        <w:r>
          <w:rPr>
            <w:noProof/>
            <w:webHidden/>
          </w:rPr>
        </w:r>
        <w:r>
          <w:rPr>
            <w:noProof/>
            <w:webHidden/>
          </w:rPr>
          <w:fldChar w:fldCharType="separate"/>
        </w:r>
        <w:r>
          <w:rPr>
            <w:noProof/>
            <w:webHidden/>
          </w:rPr>
          <w:t>60</w:t>
        </w:r>
        <w:r>
          <w:rPr>
            <w:noProof/>
            <w:webHidden/>
          </w:rPr>
          <w:fldChar w:fldCharType="end"/>
        </w:r>
      </w:hyperlink>
    </w:p>
    <w:p w14:paraId="558B48A2" w14:textId="1B39FEC4"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2" w:name="_Toc450413295"/>
      <w:r w:rsidRPr="00B96E99">
        <w:rPr>
          <w:rFonts w:ascii="Times New Roman" w:eastAsia="宋体" w:hAnsi="Times New Roman" w:cs="Times New Roman"/>
        </w:rPr>
        <w:lastRenderedPageBreak/>
        <w:t>绪论</w:t>
      </w:r>
      <w:bookmarkEnd w:id="12"/>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3" w:name="_Toc450413296"/>
      <w:r w:rsidRPr="00B96E99">
        <w:rPr>
          <w:rFonts w:ascii="Times New Roman" w:eastAsia="宋体" w:hAnsi="Times New Roman" w:cs="Times New Roman"/>
        </w:rPr>
        <w:t>研究背景与意义</w:t>
      </w:r>
      <w:bookmarkEnd w:id="13"/>
    </w:p>
    <w:p w14:paraId="58C12AFB" w14:textId="77777777" w:rsidR="00526714" w:rsidRPr="00526714" w:rsidRDefault="00526714" w:rsidP="00526714">
      <w:pPr>
        <w:spacing w:line="400" w:lineRule="exact"/>
        <w:ind w:firstLine="420"/>
        <w:rPr>
          <w:ins w:id="14"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5"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6" w:author="ericson yang" w:date="2016-05-07T12:49:00Z">
        <w:r w:rsidRPr="00526714">
          <w:rPr>
            <w:rFonts w:ascii="Times New Roman" w:eastAsia="宋体" w:hAnsi="Times New Roman" w:cs="Times New Roman" w:hint="eastAsia"/>
            <w:sz w:val="24"/>
            <w:szCs w:val="24"/>
          </w:rPr>
          <w:t>大数据</w:t>
        </w:r>
      </w:ins>
      <w:ins w:id="17" w:author="ericson yang" w:date="2016-05-04T17:02:00Z">
        <w:r w:rsidRPr="00526714">
          <w:rPr>
            <w:rFonts w:ascii="Times New Roman" w:eastAsia="宋体" w:hAnsi="Times New Roman" w:cs="Times New Roman" w:hint="eastAsia"/>
            <w:sz w:val="24"/>
            <w:szCs w:val="24"/>
          </w:rPr>
          <w:t>计算</w:t>
        </w:r>
      </w:ins>
      <w:del w:id="18" w:author="ericson yang" w:date="2016-05-04T17:06:00Z">
        <w:r w:rsidRPr="00526714" w:rsidDel="00FA55A5">
          <w:rPr>
            <w:rFonts w:ascii="Times New Roman" w:eastAsia="宋体" w:hAnsi="Times New Roman" w:cs="Times New Roman"/>
            <w:sz w:val="24"/>
            <w:szCs w:val="24"/>
          </w:rPr>
          <w:delText>大数据</w:delText>
        </w:r>
      </w:del>
      <w:del w:id="19"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0" w:author="ericson yang" w:date="2016-05-04T17:06:00Z">
        <w:r w:rsidRPr="00526714" w:rsidDel="00C14DC7">
          <w:rPr>
            <w:rFonts w:ascii="Times New Roman" w:eastAsia="宋体" w:hAnsi="Times New Roman" w:cs="Times New Roman"/>
            <w:sz w:val="24"/>
            <w:szCs w:val="24"/>
          </w:rPr>
          <w:delText>，</w:delText>
        </w:r>
      </w:del>
      <w:ins w:id="21"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2"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3"/>
      <w:r w:rsidRPr="00526714">
        <w:rPr>
          <w:rFonts w:ascii="Times New Roman" w:eastAsia="宋体" w:hAnsi="Times New Roman" w:cs="Times New Roman"/>
          <w:sz w:val="24"/>
          <w:szCs w:val="24"/>
        </w:rPr>
        <w:t>等</w:t>
      </w:r>
      <w:commentRangeEnd w:id="23"/>
      <w:r>
        <w:rPr>
          <w:rStyle w:val="af3"/>
        </w:rPr>
        <w:commentReference w:id="23"/>
      </w:r>
      <w:r w:rsidRPr="00526714">
        <w:rPr>
          <w:rFonts w:ascii="Times New Roman" w:eastAsia="宋体" w:hAnsi="Times New Roman" w:cs="Times New Roman"/>
          <w:sz w:val="24"/>
          <w:szCs w:val="24"/>
        </w:rPr>
        <w:t>。</w:t>
      </w:r>
      <w:ins w:id="24"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5" w:author="ericson yang" w:date="2016-05-07T12:55:00Z">
        <w:r w:rsidRPr="00526714">
          <w:rPr>
            <w:rFonts w:ascii="Times New Roman" w:eastAsia="宋体" w:hAnsi="Times New Roman" w:cs="Times New Roman" w:hint="eastAsia"/>
            <w:sz w:val="24"/>
            <w:szCs w:val="24"/>
          </w:rPr>
          <w:t>查询；基于实时数据流的数据处理。</w:t>
        </w:r>
      </w:ins>
      <w:ins w:id="26" w:author="ericson yang" w:date="2016-05-07T12:56:00Z">
        <w:r w:rsidRPr="00526714">
          <w:rPr>
            <w:rFonts w:ascii="Times New Roman" w:eastAsia="宋体" w:hAnsi="Times New Roman" w:cs="Times New Roman" w:hint="eastAsia"/>
            <w:sz w:val="24"/>
            <w:szCs w:val="24"/>
          </w:rPr>
          <w:t>不同的框架通过不同的实现方式来</w:t>
        </w:r>
      </w:ins>
      <w:ins w:id="27" w:author="ericson yang" w:date="2016-05-07T12:57:00Z">
        <w:r w:rsidRPr="00526714">
          <w:rPr>
            <w:rFonts w:ascii="Times New Roman" w:eastAsia="宋体" w:hAnsi="Times New Roman" w:cs="Times New Roman" w:hint="eastAsia"/>
            <w:sz w:val="24"/>
            <w:szCs w:val="24"/>
          </w:rPr>
          <w:t>处理不同类型的数据。</w:t>
        </w:r>
      </w:ins>
      <w:ins w:id="28"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29"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0" w:author="ericson yang" w:date="2016-05-07T13:00:00Z">
        <w:r w:rsidRPr="00526714">
          <w:rPr>
            <w:rFonts w:ascii="Times New Roman" w:eastAsia="宋体" w:hAnsi="Times New Roman" w:cs="Times New Roman" w:hint="eastAsia"/>
            <w:sz w:val="24"/>
            <w:szCs w:val="24"/>
          </w:rPr>
          <w:t>经过不断的发展，</w:t>
        </w:r>
      </w:ins>
      <w:ins w:id="31"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2"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ins w:id="33"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4"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5" w:author="ericson yang" w:date="2016-05-04T16:35:00Z">
        <w:r w:rsidRPr="00526714">
          <w:rPr>
            <w:rFonts w:ascii="Times New Roman" w:eastAsia="宋体" w:hAnsi="Times New Roman" w:cs="Times New Roman" w:hint="eastAsia"/>
            <w:sz w:val="24"/>
            <w:szCs w:val="24"/>
          </w:rPr>
          <w:t>）</w:t>
        </w:r>
      </w:ins>
      <w:ins w:id="36"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7" w:author="ericson yang" w:date="2016-05-07T13:06:00Z">
        <w:r w:rsidRPr="00526714" w:rsidDel="007A2142">
          <w:rPr>
            <w:rFonts w:ascii="Times New Roman" w:eastAsia="宋体" w:hAnsi="Times New Roman" w:cs="Times New Roman" w:hint="eastAsia"/>
            <w:sz w:val="24"/>
            <w:szCs w:val="24"/>
          </w:rPr>
          <w:delText>一些</w:delText>
        </w:r>
      </w:del>
      <w:ins w:id="38" w:author="ericson yang" w:date="2016-05-07T13:06:00Z">
        <w:r w:rsidRPr="00526714">
          <w:rPr>
            <w:rFonts w:ascii="Times New Roman" w:eastAsia="宋体" w:hAnsi="Times New Roman" w:cs="Times New Roman" w:hint="eastAsia"/>
            <w:sz w:val="24"/>
            <w:szCs w:val="24"/>
          </w:rPr>
          <w:t>应用</w:t>
        </w:r>
      </w:ins>
      <w:ins w:id="39" w:author="ericson yang" w:date="2016-05-07T13:07:00Z">
        <w:r w:rsidRPr="00526714">
          <w:rPr>
            <w:rFonts w:ascii="Times New Roman" w:eastAsia="宋体" w:hAnsi="Times New Roman" w:cs="Times New Roman" w:hint="eastAsia"/>
            <w:sz w:val="24"/>
            <w:szCs w:val="24"/>
          </w:rPr>
          <w:t>于很多领域</w:t>
        </w:r>
      </w:ins>
      <w:ins w:id="40" w:author="ericson yang" w:date="2016-05-07T13:06:00Z">
        <w:r w:rsidRPr="00526714">
          <w:rPr>
            <w:rFonts w:ascii="Times New Roman" w:eastAsia="宋体" w:hAnsi="Times New Roman" w:cs="Times New Roman" w:hint="eastAsia"/>
            <w:sz w:val="24"/>
            <w:szCs w:val="24"/>
          </w:rPr>
          <w:t>，如地震勘探。</w:t>
        </w:r>
      </w:ins>
      <w:ins w:id="41" w:author="ericson yang" w:date="2016-05-07T13:10:00Z">
        <w:r w:rsidRPr="00526714">
          <w:rPr>
            <w:rFonts w:ascii="Times New Roman" w:eastAsia="宋体" w:hAnsi="Times New Roman" w:cs="Times New Roman" w:hint="eastAsia"/>
            <w:sz w:val="24"/>
            <w:szCs w:val="24"/>
          </w:rPr>
          <w:t>地震勘探是高性能</w:t>
        </w:r>
      </w:ins>
      <w:ins w:id="42"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43"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4"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5"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ins w:id="46" w:author="ericson yang" w:date="2016-05-07T12:41:00Z"/>
          <w:rFonts w:ascii="Times New Roman" w:eastAsia="宋体" w:hAnsi="Times New Roman" w:cs="Times New Roman"/>
          <w:sz w:val="24"/>
          <w:szCs w:val="24"/>
        </w:rPr>
        <w:pPrChange w:id="47" w:author="ericson yang" w:date="2016-05-07T13:24:00Z">
          <w:pPr>
            <w:spacing w:line="400" w:lineRule="exact"/>
            <w:ind w:firstLineChars="200" w:firstLine="480"/>
          </w:pPr>
        </w:pPrChange>
      </w:pPr>
      <w:ins w:id="48" w:author="ericson yang" w:date="2016-05-07T12:50:00Z">
        <w:r w:rsidRPr="00526714">
          <w:rPr>
            <w:rFonts w:ascii="Times New Roman" w:eastAsia="宋体" w:hAnsi="Times New Roman" w:cs="Times New Roman" w:hint="eastAsia"/>
            <w:sz w:val="24"/>
            <w:szCs w:val="24"/>
          </w:rPr>
          <w:t>大数据处理</w:t>
        </w:r>
      </w:ins>
      <w:del w:id="49"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0" w:author="ericson yang" w:date="2016-05-07T11:19:00Z">
        <w:r w:rsidRPr="00526714">
          <w:rPr>
            <w:rFonts w:ascii="Times New Roman" w:eastAsia="宋体" w:hAnsi="Times New Roman" w:cs="Times New Roman" w:hint="eastAsia"/>
            <w:sz w:val="24"/>
            <w:szCs w:val="24"/>
          </w:rPr>
          <w:t>于这两个方向的研究</w:t>
        </w:r>
      </w:ins>
      <w:ins w:id="51" w:author="ericson yang" w:date="2016-05-07T11:23:00Z">
        <w:r w:rsidRPr="00526714">
          <w:rPr>
            <w:rFonts w:ascii="Times New Roman" w:eastAsia="宋体" w:hAnsi="Times New Roman" w:cs="Times New Roman" w:hint="eastAsia"/>
            <w:sz w:val="24"/>
            <w:szCs w:val="24"/>
          </w:rPr>
          <w:t>开发</w:t>
        </w:r>
      </w:ins>
      <w:ins w:id="52" w:author="ericson yang" w:date="2016-05-07T11:19:00Z">
        <w:r w:rsidRPr="00526714">
          <w:rPr>
            <w:rFonts w:ascii="Times New Roman" w:eastAsia="宋体" w:hAnsi="Times New Roman" w:cs="Times New Roman" w:hint="eastAsia"/>
            <w:sz w:val="24"/>
            <w:szCs w:val="24"/>
          </w:rPr>
          <w:t>。</w:t>
        </w:r>
      </w:ins>
      <w:ins w:id="53" w:author="ericson yang" w:date="2016-05-07T12:35:00Z">
        <w:r w:rsidRPr="00526714">
          <w:rPr>
            <w:rFonts w:ascii="Times New Roman" w:eastAsia="宋体" w:hAnsi="Times New Roman" w:cs="Times New Roman" w:hint="eastAsia"/>
            <w:sz w:val="24"/>
            <w:szCs w:val="24"/>
          </w:rPr>
          <w:t>在高性能计算中，</w:t>
        </w:r>
      </w:ins>
      <w:ins w:id="54"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5" w:author="ericson yang" w:date="2016-05-07T12:30:00Z">
        <w:r w:rsidRPr="00526714">
          <w:rPr>
            <w:rFonts w:ascii="Times New Roman" w:eastAsia="宋体" w:hAnsi="Times New Roman" w:cs="Times New Roman" w:hint="eastAsia"/>
            <w:sz w:val="24"/>
            <w:szCs w:val="24"/>
          </w:rPr>
          <w:t>目前</w:t>
        </w:r>
      </w:ins>
      <w:ins w:id="56" w:author="ericson yang" w:date="2016-05-07T12:55:00Z">
        <w:r w:rsidRPr="00526714">
          <w:rPr>
            <w:rFonts w:ascii="Times New Roman" w:eastAsia="宋体" w:hAnsi="Times New Roman" w:cs="Times New Roman" w:hint="eastAsia"/>
            <w:sz w:val="24"/>
            <w:szCs w:val="24"/>
          </w:rPr>
          <w:t>大数据处理</w:t>
        </w:r>
      </w:ins>
      <w:ins w:id="57" w:author="ericson yang" w:date="2016-05-07T12:30:00Z">
        <w:r w:rsidRPr="00526714">
          <w:rPr>
            <w:rFonts w:ascii="Times New Roman" w:eastAsia="宋体" w:hAnsi="Times New Roman" w:cs="Times New Roman" w:hint="eastAsia"/>
            <w:sz w:val="24"/>
            <w:szCs w:val="24"/>
          </w:rPr>
          <w:t>和高性能计算都</w:t>
        </w:r>
      </w:ins>
      <w:ins w:id="58"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59"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0" w:author="ericson yang" w:date="2016-05-07T12:34:00Z">
        <w:r w:rsidRPr="00526714">
          <w:rPr>
            <w:rFonts w:ascii="Times New Roman" w:eastAsia="宋体" w:hAnsi="Times New Roman" w:cs="Times New Roman" w:hint="eastAsia"/>
            <w:sz w:val="24"/>
            <w:szCs w:val="24"/>
          </w:rPr>
          <w:t>从而达到较高的效率。</w:t>
        </w:r>
      </w:ins>
      <w:ins w:id="61" w:author="ericson yang" w:date="2016-05-07T12:40:00Z">
        <w:r w:rsidRPr="00526714">
          <w:rPr>
            <w:rFonts w:ascii="Times New Roman" w:eastAsia="宋体" w:hAnsi="Times New Roman" w:cs="Times New Roman" w:hint="eastAsia"/>
            <w:sz w:val="24"/>
            <w:szCs w:val="24"/>
          </w:rPr>
          <w:t>集群的</w:t>
        </w:r>
      </w:ins>
      <w:ins w:id="62"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3" w:author="ericson yang" w:date="2016-05-07T12:48:00Z">
        <w:r w:rsidRPr="00526714">
          <w:rPr>
            <w:rFonts w:ascii="Times New Roman" w:eastAsia="宋体" w:hAnsi="Times New Roman" w:cs="Times New Roman" w:hint="eastAsia"/>
            <w:sz w:val="24"/>
            <w:szCs w:val="24"/>
          </w:rPr>
          <w:t>。</w:t>
        </w:r>
      </w:ins>
      <w:ins w:id="64"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5" w:author="ericson yang" w:date="2016-05-07T13:16:00Z">
        <w:r w:rsidRPr="00526714">
          <w:rPr>
            <w:rFonts w:ascii="Times New Roman" w:eastAsia="宋体" w:hAnsi="Times New Roman" w:cs="Times New Roman" w:hint="eastAsia"/>
            <w:sz w:val="24"/>
            <w:szCs w:val="24"/>
          </w:rPr>
          <w:t>地震勘探等高性能计算有诸多不足，比如</w:t>
        </w:r>
      </w:ins>
      <w:ins w:id="66"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7" w:author="ericson yang" w:date="2016-05-07T13:18:00Z">
        <w:r w:rsidRPr="00526714">
          <w:rPr>
            <w:rFonts w:ascii="Times New Roman" w:eastAsia="宋体" w:hAnsi="Times New Roman" w:cs="Times New Roman" w:hint="eastAsia"/>
            <w:sz w:val="24"/>
            <w:szCs w:val="24"/>
          </w:rPr>
          <w:t>等。因此，本文主要针对这些不足做出</w:t>
        </w:r>
      </w:ins>
      <w:ins w:id="68" w:author="ericson yang" w:date="2016-05-07T13:19:00Z">
        <w:r w:rsidRPr="00526714">
          <w:rPr>
            <w:rFonts w:ascii="Times New Roman" w:eastAsia="宋体" w:hAnsi="Times New Roman" w:cs="Times New Roman" w:hint="eastAsia"/>
            <w:sz w:val="24"/>
            <w:szCs w:val="24"/>
          </w:rPr>
          <w:t>改进，下面首先</w:t>
        </w:r>
      </w:ins>
      <w:ins w:id="69" w:author="ericson yang" w:date="2016-05-07T13:24:00Z">
        <w:r w:rsidRPr="00526714">
          <w:rPr>
            <w:rFonts w:ascii="Times New Roman" w:eastAsia="宋体" w:hAnsi="Times New Roman" w:cs="Times New Roman" w:hint="eastAsia"/>
            <w:sz w:val="24"/>
            <w:szCs w:val="24"/>
          </w:rPr>
          <w:t>简要</w:t>
        </w:r>
      </w:ins>
      <w:ins w:id="70"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1"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pPr>
      <w:bookmarkStart w:id="72" w:name="_Toc450413297"/>
      <w:r w:rsidRPr="00B96E99">
        <w:lastRenderedPageBreak/>
        <w:t xml:space="preserve">1.1.1 </w:t>
      </w:r>
      <w:r w:rsidR="00AA6CBF" w:rsidRPr="00B96E99">
        <w:t>Hadoop</w:t>
      </w:r>
      <w:r w:rsidR="000F52FE">
        <w:rPr>
          <w:rFonts w:hint="eastAsia"/>
        </w:rPr>
        <w:t>背景</w:t>
      </w:r>
      <w:bookmarkEnd w:id="72"/>
    </w:p>
    <w:p w14:paraId="71D3933D" w14:textId="5AF04C70" w:rsidR="002F792D" w:rsidRPr="00B96E99" w:rsidRDefault="002F792D" w:rsidP="002F792D">
      <w:pPr>
        <w:spacing w:line="400" w:lineRule="exact"/>
        <w:ind w:firstLineChars="200" w:firstLine="480"/>
        <w:rPr>
          <w:ins w:id="73" w:author="ericson yang" w:date="2016-05-07T13:42:00Z"/>
          <w:rFonts w:ascii="Times New Roman" w:hAnsi="Times New Roman" w:cs="Times New Roman"/>
          <w:sz w:val="24"/>
          <w:szCs w:val="24"/>
        </w:rPr>
      </w:pPr>
      <w:ins w:id="74"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75" w:author="JieTang" w:date="2016-05-02T19:29:00Z">
          <w:pPr>
            <w:pStyle w:val="30"/>
            <w:numPr>
              <w:ilvl w:val="3"/>
              <w:numId w:val="26"/>
            </w:numPr>
            <w:ind w:left="864" w:hanging="864"/>
          </w:pPr>
        </w:pPrChange>
      </w:pPr>
      <w:bookmarkStart w:id="76" w:name="_Toc450413298"/>
      <w:ins w:id="77" w:author="JieTang" w:date="2016-05-02T19:30:00Z">
        <w:r w:rsidRPr="00B57E1A">
          <w:rPr>
            <w:rFonts w:hint="eastAsia"/>
          </w:rPr>
          <w:t xml:space="preserve">1.1.1.1 </w:t>
        </w:r>
      </w:ins>
      <w:r w:rsidR="005A3576" w:rsidRPr="00B57E1A">
        <w:t>MapReduce</w:t>
      </w:r>
      <w:r w:rsidR="005A3576" w:rsidRPr="00B57E1A">
        <w:t>介绍</w:t>
      </w:r>
      <w:bookmarkEnd w:id="76"/>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78"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79"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80" w:name="_Toc450413299"/>
      <w:r>
        <w:rPr>
          <w:rFonts w:hint="eastAsia"/>
        </w:rPr>
        <w:t>1</w:t>
      </w:r>
      <w:r>
        <w:t>.1.2 YARN</w:t>
      </w:r>
      <w:r>
        <w:rPr>
          <w:rFonts w:hint="eastAsia"/>
        </w:rPr>
        <w:t>平台背景</w:t>
      </w:r>
      <w:bookmarkEnd w:id="8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3F725E05">
            <wp:extent cx="4635610" cy="325122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605" cy="3296804"/>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81" w:name="_Toc450413300"/>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8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pPr>
        <w:pStyle w:val="40"/>
        <w:pPrChange w:id="82" w:author="JieTang" w:date="2016-05-02T19:35:00Z">
          <w:pPr>
            <w:pStyle w:val="30"/>
            <w:numPr>
              <w:ilvl w:val="3"/>
              <w:numId w:val="26"/>
            </w:numPr>
            <w:ind w:left="864" w:hanging="864"/>
          </w:pPr>
        </w:pPrChange>
      </w:pPr>
      <w:bookmarkStart w:id="83" w:name="_Toc450413301"/>
      <w:ins w:id="84" w:author="JieTang" w:date="2016-05-02T19:35:00Z">
        <w:r w:rsidRPr="006B14C0">
          <w:rPr>
            <w:rFonts w:hint="eastAsia"/>
          </w:rPr>
          <w:t>1.1.</w:t>
        </w:r>
      </w:ins>
      <w:r w:rsidR="006B14C0" w:rsidRPr="006B14C0">
        <w:t>3</w:t>
      </w:r>
      <w:ins w:id="85" w:author="JieTang" w:date="2016-05-02T19:35:00Z">
        <w:r w:rsidRPr="006B14C0">
          <w:rPr>
            <w:rFonts w:hint="eastAsia"/>
          </w:rPr>
          <w:t xml:space="preserve">.1 </w:t>
        </w:r>
      </w:ins>
      <w:r w:rsidR="00F7188A" w:rsidRPr="006B14C0">
        <w:t>RDD</w:t>
      </w:r>
      <w:r w:rsidR="00F7188A" w:rsidRPr="006B14C0">
        <w:t>介绍</w:t>
      </w:r>
      <w:bookmarkEnd w:id="83"/>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86" w:author="JieTang" w:date="2016-05-02T19:36:00Z">
        <w:r w:rsidR="003314FC">
          <w:rPr>
            <w:rFonts w:ascii="Times New Roman" w:eastAsia="宋体" w:hAnsi="Times New Roman" w:cs="Times New Roman" w:hint="eastAsia"/>
            <w:sz w:val="24"/>
            <w:szCs w:val="24"/>
          </w:rPr>
          <w:t>部分</w:t>
        </w:r>
      </w:ins>
      <w:del w:id="87"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88" w:author="JieTang" w:date="2016-05-02T19:37:00Z">
        <w:r w:rsidR="003314FC">
          <w:rPr>
            <w:rFonts w:ascii="Times New Roman" w:eastAsia="宋体" w:hAnsi="Times New Roman" w:cs="Times New Roman" w:hint="eastAsia"/>
            <w:sz w:val="24"/>
            <w:szCs w:val="24"/>
          </w:rPr>
          <w:t>读入</w:t>
        </w:r>
      </w:ins>
      <w:del w:id="89"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0"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1"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2"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93" w:name="_Toc450413302"/>
      <w:r>
        <w:rPr>
          <w:rFonts w:hint="eastAsia"/>
        </w:rPr>
        <w:t xml:space="preserve">1.2 </w:t>
      </w:r>
      <w:r w:rsidR="000110F6" w:rsidRPr="00B96E99">
        <w:t>研究现状</w:t>
      </w:r>
      <w:bookmarkEnd w:id="93"/>
    </w:p>
    <w:p w14:paraId="2350E573" w14:textId="77777777" w:rsidR="004F7A40" w:rsidRPr="00DD513F" w:rsidRDefault="003314FC">
      <w:pPr>
        <w:pStyle w:val="30"/>
        <w:pPrChange w:id="94" w:author="JieTang" w:date="2016-05-02T19:38:00Z">
          <w:pPr>
            <w:pStyle w:val="30"/>
            <w:numPr>
              <w:ilvl w:val="2"/>
              <w:numId w:val="26"/>
            </w:numPr>
            <w:ind w:left="720" w:hanging="720"/>
          </w:pPr>
        </w:pPrChange>
      </w:pPr>
      <w:bookmarkStart w:id="95" w:name="_Toc450413303"/>
      <w:ins w:id="96"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95"/>
    </w:p>
    <w:p w14:paraId="147A9561" w14:textId="076B4B7B" w:rsidR="00B70FC3" w:rsidRDefault="001C30D7" w:rsidP="00B70FC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2002~</w:t>
      </w:r>
      <w:r>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14:paraId="0D49A23F" w14:textId="394E708F" w:rsidR="004F2502" w:rsidRDefault="00B70FC3"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2004</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2006</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Pr>
          <w:rFonts w:ascii="Times New Roman" w:eastAsia="宋体" w:hAnsi="Times New Roman" w:cs="Times New Roman" w:hint="eastAsia"/>
          <w:sz w:val="24"/>
          <w:szCs w:val="24"/>
        </w:rPr>
        <w:t>[</w:t>
      </w:r>
      <w:r w:rsidR="00176419">
        <w:rPr>
          <w:rFonts w:ascii="Times New Roman" w:eastAsia="宋体" w:hAnsi="Times New Roman" w:cs="Times New Roman"/>
          <w:sz w:val="24"/>
          <w:szCs w:val="24"/>
        </w:rPr>
        <w:t>45</w:t>
      </w:r>
      <w:r w:rsidR="00176419">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38D4E264" w:rsidR="005A733F" w:rsidRPr="005A733F" w:rsidRDefault="00180BC8" w:rsidP="00D17013">
      <w:pPr>
        <w:spacing w:line="400" w:lineRule="exact"/>
        <w:ind w:firstLineChars="200" w:firstLine="48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w:t>
      </w:r>
      <w:r w:rsidR="007A1F87">
        <w:rPr>
          <w:rFonts w:ascii="Times New Roman" w:eastAsia="宋体" w:hAnsi="Times New Roman" w:cs="Times New Roman" w:hint="eastAsia"/>
          <w:sz w:val="24"/>
          <w:szCs w:val="24"/>
        </w:rPr>
        <w:t>[</w:t>
      </w:r>
      <w:r w:rsidR="007A1F87">
        <w:rPr>
          <w:rFonts w:ascii="Times New Roman" w:eastAsia="宋体" w:hAnsi="Times New Roman" w:cs="Times New Roman"/>
          <w:sz w:val="24"/>
          <w:szCs w:val="24"/>
        </w:rPr>
        <w:t>46</w:t>
      </w:r>
      <w:r w:rsidR="007A1F87">
        <w:rPr>
          <w:rFonts w:ascii="Times New Roman" w:eastAsia="宋体" w:hAnsi="Times New Roman" w:cs="Times New Roman" w:hint="eastAsia"/>
          <w:sz w:val="24"/>
          <w:szCs w:val="24"/>
        </w:rPr>
        <w:t>]</w:t>
      </w:r>
      <w:r w:rsidR="007A1F87">
        <w:rPr>
          <w:rFonts w:ascii="Times New Roman" w:eastAsia="宋体" w:hAnsi="Times New Roman" w:cs="Times New Roman" w:hint="eastAsia"/>
          <w:sz w:val="24"/>
          <w:szCs w:val="24"/>
        </w:rPr>
        <w:t>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Pr>
          <w:rFonts w:ascii="Times New Roman" w:eastAsia="宋体" w:hAnsi="Times New Roman" w:cs="Times New Roman" w:hint="eastAsia"/>
          <w:sz w:val="24"/>
          <w:szCs w:val="24"/>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Pr>
          <w:rFonts w:ascii="Times New Roman" w:eastAsia="宋体" w:hAnsi="Times New Roman" w:cs="Times New Roman" w:hint="eastAsia"/>
          <w:sz w:val="24"/>
          <w:szCs w:val="24"/>
        </w:rPr>
        <w:t>[</w:t>
      </w:r>
      <w:r w:rsidR="007C724C">
        <w:rPr>
          <w:rFonts w:ascii="Times New Roman" w:eastAsia="宋体" w:hAnsi="Times New Roman" w:cs="Times New Roman"/>
          <w:sz w:val="24"/>
          <w:szCs w:val="24"/>
        </w:rPr>
        <w:t>48</w:t>
      </w:r>
      <w:r w:rsidR="007C724C">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Pr>
          <w:rFonts w:ascii="Times New Roman" w:eastAsia="宋体" w:hAnsi="Times New Roman" w:cs="Times New Roman" w:hint="eastAsia"/>
          <w:sz w:val="24"/>
          <w:szCs w:val="24"/>
        </w:rPr>
        <w:t>[49]</w:t>
      </w:r>
      <w:bookmarkStart w:id="97" w:name="_GoBack"/>
      <w:bookmarkEnd w:id="97"/>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运行时间。</w:t>
      </w:r>
    </w:p>
    <w:p w14:paraId="21456242" w14:textId="03D41CE5" w:rsidR="00AD5FD0" w:rsidRPr="00AD5FD0" w:rsidRDefault="00AD5FD0" w:rsidP="00AD5FD0">
      <w:pPr>
        <w:pStyle w:val="30"/>
        <w:rPr>
          <w:rFonts w:hint="eastAsia"/>
        </w:rPr>
      </w:pPr>
      <w:bookmarkStart w:id="98" w:name="_Toc450413304"/>
      <w:r>
        <w:t>1.2.2 S</w:t>
      </w:r>
      <w:r>
        <w:rPr>
          <w:rFonts w:hint="eastAsia"/>
        </w:rPr>
        <w:t>huffle</w:t>
      </w:r>
      <w:r>
        <w:rPr>
          <w:rFonts w:hint="eastAsia"/>
        </w:rPr>
        <w:t>研究现状</w:t>
      </w:r>
      <w:bookmarkEnd w:id="98"/>
    </w:p>
    <w:p w14:paraId="38971C5E" w14:textId="77777777" w:rsidR="00A01261" w:rsidRPr="00B96E99"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commentRangeStart w:id="99"/>
      <w:r w:rsidRPr="00B96E99">
        <w:rPr>
          <w:rFonts w:ascii="Times New Roman" w:eastAsia="宋体" w:hAnsi="Times New Roman" w:cs="Times New Roman"/>
          <w:sz w:val="24"/>
          <w:szCs w:val="24"/>
        </w:rPr>
        <w:t xml:space="preserve">Shuffle </w:t>
      </w:r>
      <w:commentRangeEnd w:id="99"/>
      <w:r w:rsidR="00FC5E44">
        <w:rPr>
          <w:rStyle w:val="af3"/>
        </w:rPr>
        <w:commentReference w:id="99"/>
      </w:r>
      <w:r w:rsidRPr="00B96E99">
        <w:rPr>
          <w:rFonts w:ascii="Times New Roman" w:eastAsia="宋体" w:hAnsi="Times New Roman" w:cs="Times New Roman"/>
          <w:sz w:val="24"/>
          <w:szCs w:val="24"/>
        </w:rPr>
        <w:t>阶段是隶属于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过程的子过程，但是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的整个过程在</w:t>
      </w:r>
      <w:r w:rsidRPr="00B96E99">
        <w:rPr>
          <w:rFonts w:ascii="Times New Roman" w:eastAsia="宋体" w:hAnsi="Times New Roman" w:cs="Times New Roman"/>
          <w:sz w:val="24"/>
          <w:szCs w:val="24"/>
        </w:rPr>
        <w:t>Map Reduce</w:t>
      </w:r>
      <w:r w:rsidRPr="00B96E99">
        <w:rPr>
          <w:rFonts w:ascii="Times New Roman" w:eastAsia="宋体" w:hAnsi="Times New Roman" w:cs="Times New Roman"/>
          <w:sz w:val="24"/>
          <w:szCs w:val="24"/>
        </w:rPr>
        <w:t>过程中起到了一个数据过渡的作用。该模块是连接</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端的核心桥梁，该模块是插拔式的，用户可根据自己的需求更改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的实现。</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009853B2"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w:t>
      </w:r>
      <w:r w:rsidRPr="00B96E99">
        <w:rPr>
          <w:rFonts w:ascii="Times New Roman" w:eastAsia="宋体" w:hAnsi="Times New Roman" w:cs="Times New Roman"/>
          <w:sz w:val="24"/>
          <w:szCs w:val="24"/>
        </w:rPr>
        <w:lastRenderedPageBreak/>
        <w:t>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18280909" w14:textId="77777777" w:rsidR="006F3C5C" w:rsidRPr="00B96E99" w:rsidRDefault="006F3C5C"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00627442"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52EF4B4D"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4128A92E"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4FEF2C3E"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25811AE5"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64F18AE5"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216A6CE1"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0ADFA69E" w14:textId="77777777" w:rsidR="00107FE8" w:rsidRPr="00B96E99" w:rsidRDefault="00107FE8" w:rsidP="00107FE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的整体结构图如</w:t>
      </w:r>
      <w:r w:rsidRPr="00B96E99">
        <w:rPr>
          <w:rFonts w:ascii="Times New Roman" w:eastAsia="宋体" w:hAnsi="Times New Roman" w:cs="Times New Roman"/>
          <w:sz w:val="24"/>
          <w:szCs w:val="24"/>
        </w:rPr>
        <w:t>1.10</w:t>
      </w:r>
      <w:r w:rsidRPr="00B96E99">
        <w:rPr>
          <w:rFonts w:ascii="Times New Roman" w:eastAsia="宋体" w:hAnsi="Times New Roman" w:cs="Times New Roman"/>
          <w:sz w:val="24"/>
          <w:szCs w:val="24"/>
        </w:rPr>
        <w:t>所示，图中</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阶段包含了</w:t>
      </w: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阶段，该结构如图</w:t>
      </w:r>
      <w:r w:rsidRPr="00B96E99">
        <w:rPr>
          <w:rFonts w:ascii="Times New Roman" w:eastAsia="宋体" w:hAnsi="Times New Roman" w:cs="Times New Roman"/>
          <w:sz w:val="24"/>
          <w:szCs w:val="24"/>
        </w:rPr>
        <w:t xml:space="preserve">1.11 </w:t>
      </w:r>
      <w:r w:rsidRPr="00B96E99">
        <w:rPr>
          <w:rFonts w:ascii="Times New Roman" w:eastAsia="宋体" w:hAnsi="Times New Roman" w:cs="Times New Roman"/>
          <w:sz w:val="24"/>
          <w:szCs w:val="24"/>
        </w:rPr>
        <w:t>所示。</w:t>
      </w:r>
    </w:p>
    <w:p w14:paraId="4107BBB0" w14:textId="77777777" w:rsidR="00A536C4" w:rsidRPr="00B96E99" w:rsidRDefault="00A536C4">
      <w:pPr>
        <w:spacing w:line="360" w:lineRule="auto"/>
        <w:jc w:val="center"/>
        <w:rPr>
          <w:rFonts w:ascii="Times New Roman" w:eastAsia="宋体" w:hAnsi="Times New Roman" w:cs="Times New Roman"/>
          <w:sz w:val="24"/>
          <w:szCs w:val="24"/>
        </w:rPr>
        <w:pPrChange w:id="100" w:author="JieTang" w:date="2016-05-02T19:43:00Z">
          <w:pPr>
            <w:spacing w:line="360" w:lineRule="auto"/>
            <w:ind w:firstLineChars="200" w:firstLine="420"/>
            <w:jc w:val="center"/>
          </w:pPr>
        </w:pPrChange>
      </w:pPr>
      <w:r w:rsidRPr="00B96E99">
        <w:rPr>
          <w:rFonts w:ascii="Times New Roman" w:hAnsi="Times New Roman" w:cs="Times New Roman"/>
          <w:noProof/>
        </w:rPr>
        <w:lastRenderedPageBreak/>
        <w:drawing>
          <wp:inline distT="0" distB="0" distL="0" distR="0" wp14:anchorId="6B098213" wp14:editId="66D00983">
            <wp:extent cx="5414838" cy="176466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2218" cy="1773588"/>
                    </a:xfrm>
                    <a:prstGeom prst="rect">
                      <a:avLst/>
                    </a:prstGeom>
                  </pic:spPr>
                </pic:pic>
              </a:graphicData>
            </a:graphic>
          </wp:inline>
        </w:drawing>
      </w:r>
    </w:p>
    <w:p w14:paraId="60B822EE" w14:textId="77777777" w:rsidR="00A536C4" w:rsidRPr="00B96E99" w:rsidRDefault="00A536C4" w:rsidP="00A536C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1.10 Shuffle</w:t>
      </w:r>
      <w:r w:rsidRPr="00B96E99">
        <w:rPr>
          <w:rFonts w:ascii="Times New Roman" w:eastAsia="宋体" w:hAnsi="Times New Roman" w:cs="Times New Roman"/>
          <w:sz w:val="24"/>
          <w:szCs w:val="24"/>
        </w:rPr>
        <w:t>过程</w:t>
      </w:r>
    </w:p>
    <w:p w14:paraId="1320F60E" w14:textId="77777777" w:rsidR="0001301F" w:rsidRPr="00B96E99" w:rsidRDefault="0001301F">
      <w:pPr>
        <w:spacing w:line="360" w:lineRule="auto"/>
        <w:jc w:val="center"/>
        <w:rPr>
          <w:rFonts w:ascii="Times New Roman" w:eastAsia="宋体" w:hAnsi="Times New Roman" w:cs="Times New Roman"/>
          <w:sz w:val="24"/>
          <w:szCs w:val="24"/>
        </w:rPr>
        <w:pPrChange w:id="101" w:author="JieTang" w:date="2016-05-02T19:43:00Z">
          <w:pPr>
            <w:spacing w:line="360" w:lineRule="auto"/>
            <w:ind w:firstLineChars="200" w:firstLine="420"/>
            <w:jc w:val="center"/>
          </w:pPr>
        </w:pPrChange>
      </w:pPr>
      <w:r w:rsidRPr="00B96E99">
        <w:rPr>
          <w:rFonts w:ascii="Times New Roman" w:hAnsi="Times New Roman" w:cs="Times New Roman"/>
          <w:noProof/>
        </w:rPr>
        <w:drawing>
          <wp:inline distT="0" distB="0" distL="0" distR="0" wp14:anchorId="5609D51C" wp14:editId="524169F0">
            <wp:extent cx="5398936" cy="127190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155" cy="1276668"/>
                    </a:xfrm>
                    <a:prstGeom prst="rect">
                      <a:avLst/>
                    </a:prstGeom>
                  </pic:spPr>
                </pic:pic>
              </a:graphicData>
            </a:graphic>
          </wp:inline>
        </w:drawing>
      </w:r>
    </w:p>
    <w:p w14:paraId="728C38A5" w14:textId="7B03699E" w:rsidR="00476BD1" w:rsidRDefault="0001301F" w:rsidP="00476BD1">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1.11 Spill</w:t>
      </w:r>
      <w:r w:rsidRPr="00B96E99">
        <w:rPr>
          <w:rFonts w:ascii="Times New Roman" w:eastAsia="宋体" w:hAnsi="Times New Roman" w:cs="Times New Roman"/>
          <w:sz w:val="24"/>
          <w:szCs w:val="24"/>
        </w:rPr>
        <w:t>过程</w:t>
      </w:r>
    </w:p>
    <w:p w14:paraId="4CF7BC6C" w14:textId="4E718F6A" w:rsidR="00AD5FD0" w:rsidRDefault="00AD5FD0" w:rsidP="007876AD">
      <w:pPr>
        <w:pStyle w:val="30"/>
      </w:pPr>
      <w:bookmarkStart w:id="102" w:name="_Toc450413305"/>
      <w:r>
        <w:rPr>
          <w:rFonts w:hint="eastAsia"/>
        </w:rPr>
        <w:t>1</w:t>
      </w:r>
      <w:r>
        <w:t>.2.3 PKTM</w:t>
      </w:r>
      <w:r>
        <w:rPr>
          <w:rFonts w:hint="eastAsia"/>
        </w:rPr>
        <w:t>研究现状</w:t>
      </w:r>
      <w:bookmarkEnd w:id="102"/>
    </w:p>
    <w:p w14:paraId="7597AD8C" w14:textId="59B61C0C" w:rsidR="00EA0ED3" w:rsidRPr="00EA0ED3" w:rsidRDefault="00EA0ED3" w:rsidP="00EA0ED3">
      <w:pPr>
        <w:rPr>
          <w:rFonts w:hint="eastAsia"/>
        </w:rPr>
      </w:pPr>
      <w:r>
        <w:tab/>
      </w:r>
      <w:r>
        <w:rPr>
          <w:rFonts w:hint="eastAsia"/>
        </w:rPr>
        <w:t>本文</w:t>
      </w:r>
    </w:p>
    <w:p w14:paraId="08660FAD" w14:textId="77777777" w:rsidR="00B66355" w:rsidRPr="00B96E99" w:rsidRDefault="00FB46B1">
      <w:pPr>
        <w:pStyle w:val="24"/>
        <w:numPr>
          <w:ilvl w:val="1"/>
          <w:numId w:val="58"/>
        </w:numPr>
        <w:rPr>
          <w:rFonts w:ascii="Times New Roman" w:eastAsia="宋体" w:hAnsi="Times New Roman" w:cs="Times New Roman"/>
        </w:rPr>
        <w:pPrChange w:id="103" w:author="JieTang" w:date="2016-05-02T19:35:00Z">
          <w:pPr>
            <w:pStyle w:val="24"/>
            <w:numPr>
              <w:ilvl w:val="1"/>
              <w:numId w:val="26"/>
            </w:numPr>
            <w:ind w:left="576" w:hanging="576"/>
          </w:pPr>
        </w:pPrChange>
      </w:pPr>
      <w:bookmarkStart w:id="104" w:name="_Toc450413306"/>
      <w:r w:rsidRPr="00B96E99">
        <w:rPr>
          <w:rFonts w:ascii="Times New Roman" w:eastAsia="宋体" w:hAnsi="Times New Roman" w:cs="Times New Roman"/>
        </w:rPr>
        <w:t>本文主要</w:t>
      </w:r>
      <w:r w:rsidR="00D9428F" w:rsidRPr="00B96E99">
        <w:rPr>
          <w:rFonts w:ascii="Times New Roman" w:eastAsia="宋体" w:hAnsi="Times New Roman" w:cs="Times New Roman"/>
        </w:rPr>
        <w:t>工作和内容组织</w:t>
      </w:r>
      <w:bookmarkEnd w:id="104"/>
    </w:p>
    <w:p w14:paraId="4E740B88" w14:textId="77777777" w:rsidR="00A82CE7" w:rsidRPr="00B96E99" w:rsidRDefault="00A82CE7" w:rsidP="00A82CE7">
      <w:pPr>
        <w:pStyle w:val="30"/>
        <w:rPr>
          <w:rFonts w:ascii="Times New Roman" w:eastAsiaTheme="majorEastAsia" w:hAnsi="Times New Roman" w:cs="Times New Roman"/>
          <w:sz w:val="28"/>
          <w:szCs w:val="28"/>
        </w:rPr>
      </w:pPr>
      <w:bookmarkStart w:id="105" w:name="_Toc450413307"/>
      <w:r w:rsidRPr="00B96E99">
        <w:rPr>
          <w:rFonts w:ascii="Times New Roman" w:eastAsiaTheme="majorEastAsia" w:hAnsi="Times New Roman" w:cs="Times New Roman"/>
          <w:sz w:val="28"/>
          <w:szCs w:val="28"/>
        </w:rPr>
        <w:t xml:space="preserve">1.3.1 </w:t>
      </w:r>
      <w:r w:rsidRPr="00B96E99">
        <w:rPr>
          <w:rFonts w:ascii="Times New Roman" w:eastAsiaTheme="majorEastAsia" w:hAnsi="Times New Roman" w:cs="Times New Roman"/>
          <w:sz w:val="28"/>
          <w:szCs w:val="28"/>
        </w:rPr>
        <w:t>本文工作</w:t>
      </w:r>
      <w:bookmarkEnd w:id="105"/>
    </w:p>
    <w:p w14:paraId="54EB3646" w14:textId="77777777" w:rsidR="00A82CE7" w:rsidRPr="00B96E99" w:rsidRDefault="00A82CE7"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del w:id="106" w:author="JieTang" w:date="2016-05-02T19:43:00Z">
        <w:r w:rsidRPr="00B96E99" w:rsidDel="00FC5E44">
          <w:rPr>
            <w:rFonts w:ascii="Times New Roman" w:eastAsia="宋体" w:hAnsi="Times New Roman" w:cs="Times New Roman" w:hint="eastAsia"/>
            <w:sz w:val="24"/>
            <w:szCs w:val="24"/>
          </w:rPr>
          <w:delText>做了一些</w:delText>
        </w:r>
      </w:del>
      <w:ins w:id="107" w:author="JieTang" w:date="2016-05-02T19:43:00Z">
        <w:r w:rsidR="00FC5E44">
          <w:rPr>
            <w:rFonts w:ascii="Times New Roman" w:eastAsia="宋体" w:hAnsi="Times New Roman" w:cs="Times New Roman" w:hint="eastAsia"/>
            <w:sz w:val="24"/>
            <w:szCs w:val="24"/>
          </w:rPr>
          <w:t>进行了</w:t>
        </w:r>
      </w:ins>
      <w:r w:rsidRPr="00B96E99">
        <w:rPr>
          <w:rFonts w:ascii="Times New Roman" w:eastAsia="宋体" w:hAnsi="Times New Roman" w:cs="Times New Roman"/>
          <w:sz w:val="24"/>
          <w:szCs w:val="24"/>
        </w:rPr>
        <w:t>研究，</w:t>
      </w:r>
      <w:del w:id="108"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09"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10" w:author="JieTang" w:date="2016-05-02T19:44:00Z">
        <w:r w:rsidR="00FC5E44">
          <w:rPr>
            <w:rFonts w:ascii="Times New Roman" w:eastAsia="宋体" w:hAnsi="Times New Roman" w:cs="Times New Roman" w:hint="eastAsia"/>
            <w:sz w:val="24"/>
            <w:szCs w:val="24"/>
          </w:rPr>
          <w:t>对其进行了改进，以</w:t>
        </w:r>
      </w:ins>
      <w:del w:id="111"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ins w:id="112" w:author="JieTang" w:date="2016-05-02T19:44:00Z">
        <w:r w:rsidR="00FC5E44">
          <w:rPr>
            <w:rFonts w:ascii="Times New Roman" w:eastAsia="宋体" w:hAnsi="Times New Roman" w:cs="Times New Roman" w:hint="eastAsia"/>
            <w:sz w:val="24"/>
            <w:szCs w:val="24"/>
          </w:rPr>
          <w:t>系统的运行</w:t>
        </w:r>
      </w:ins>
      <w:del w:id="113" w:author="JieTang" w:date="2016-05-02T19:44:00Z">
        <w:r w:rsidRPr="00B96E99" w:rsidDel="00FC5E44">
          <w:rPr>
            <w:rFonts w:ascii="Times New Roman" w:eastAsia="宋体" w:hAnsi="Times New Roman" w:cs="Times New Roman"/>
            <w:sz w:val="24"/>
            <w:szCs w:val="24"/>
          </w:rPr>
          <w:delText>集群</w:delText>
        </w:r>
      </w:del>
      <w:r w:rsidRPr="00B96E99">
        <w:rPr>
          <w:rFonts w:ascii="Times New Roman" w:eastAsia="宋体" w:hAnsi="Times New Roman" w:cs="Times New Roman"/>
          <w:sz w:val="24"/>
          <w:szCs w:val="24"/>
        </w:rPr>
        <w:t>效率</w:t>
      </w:r>
      <w:ins w:id="114" w:author="JieTang" w:date="2016-05-02T19:45:00Z">
        <w:r w:rsidR="00FC5E44">
          <w:rPr>
            <w:rFonts w:ascii="Times New Roman" w:eastAsia="宋体" w:hAnsi="Times New Roman" w:cs="Times New Roman" w:hint="eastAsia"/>
            <w:sz w:val="24"/>
            <w:szCs w:val="24"/>
          </w:rPr>
          <w:t>，主要工作如下</w:t>
        </w:r>
      </w:ins>
      <w:r w:rsidRPr="00B96E99">
        <w:rPr>
          <w:rFonts w:ascii="Times New Roman" w:eastAsia="宋体" w:hAnsi="Times New Roman" w:cs="Times New Roman"/>
          <w:sz w:val="24"/>
          <w:szCs w:val="24"/>
        </w:rPr>
        <w:t>：</w:t>
      </w:r>
    </w:p>
    <w:p w14:paraId="5E8DFB69"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15" w:author="JieTang" w:date="2016-05-02T19:58:00Z">
          <w:pPr>
            <w:pStyle w:val="a3"/>
            <w:numPr>
              <w:numId w:val="38"/>
            </w:numPr>
            <w:spacing w:line="360" w:lineRule="auto"/>
            <w:ind w:left="1200" w:firstLineChars="0" w:hanging="720"/>
          </w:pPr>
        </w:pPrChange>
      </w:pPr>
      <w:del w:id="116" w:author="JieTang" w:date="2016-05-02T19:45:00Z">
        <w:r w:rsidRPr="00B96E99" w:rsidDel="00FC5E44">
          <w:rPr>
            <w:rFonts w:ascii="Times New Roman" w:eastAsia="宋体" w:hAnsi="Times New Roman" w:cs="Times New Roman"/>
            <w:sz w:val="24"/>
            <w:szCs w:val="24"/>
          </w:rPr>
          <w:delText>第二章</w:delText>
        </w:r>
      </w:del>
      <w:del w:id="117" w:author="JieTang" w:date="2016-05-02T20:04:00Z">
        <w:r w:rsidRPr="00B96E99" w:rsidDel="00493A43">
          <w:rPr>
            <w:rFonts w:ascii="Times New Roman" w:eastAsia="宋体" w:hAnsi="Times New Roman" w:cs="Times New Roman"/>
            <w:sz w:val="24"/>
            <w:szCs w:val="24"/>
          </w:rPr>
          <w:delText>首先</w:delText>
        </w:r>
      </w:del>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w:t>
      </w:r>
      <w:ins w:id="118" w:author="JieTang" w:date="2016-05-02T19:58:00Z">
        <w:r w:rsidR="008B18C3">
          <w:rPr>
            <w:rFonts w:ascii="Times New Roman" w:eastAsia="宋体" w:hAnsi="Times New Roman" w:cs="Times New Roman" w:hint="eastAsia"/>
            <w:sz w:val="24"/>
            <w:szCs w:val="24"/>
          </w:rPr>
          <w:t>将其</w:t>
        </w:r>
      </w:ins>
      <w:del w:id="119" w:author="JieTang" w:date="2016-05-02T19:58:00Z">
        <w:r w:rsidRPr="00B96E99" w:rsidDel="008B18C3">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抽象</w:t>
      </w:r>
      <w:ins w:id="120" w:author="JieTang" w:date="2016-05-02T19:58:00Z">
        <w:r w:rsidR="008B18C3">
          <w:rPr>
            <w:rFonts w:ascii="Times New Roman" w:eastAsia="宋体" w:hAnsi="Times New Roman" w:cs="Times New Roman" w:hint="eastAsia"/>
            <w:sz w:val="24"/>
            <w:szCs w:val="24"/>
          </w:rPr>
          <w:t>为</w:t>
        </w:r>
      </w:ins>
      <w:del w:id="121" w:author="JieTang" w:date="2016-05-02T19:58:00Z">
        <w:r w:rsidRPr="00B96E99" w:rsidDel="008B18C3">
          <w:rPr>
            <w:rFonts w:ascii="Times New Roman" w:eastAsia="宋体" w:hAnsi="Times New Roman" w:cs="Times New Roman"/>
            <w:sz w:val="24"/>
            <w:szCs w:val="24"/>
          </w:rPr>
          <w:delText>出</w:delText>
        </w:r>
      </w:del>
      <w:r w:rsidRPr="00B96E99">
        <w:rPr>
          <w:rFonts w:ascii="Times New Roman" w:eastAsia="宋体" w:hAnsi="Times New Roman" w:cs="Times New Roman"/>
          <w:sz w:val="24"/>
          <w:szCs w:val="24"/>
        </w:rPr>
        <w:t>多背包问题，</w:t>
      </w:r>
      <w:ins w:id="122" w:author="JieTang" w:date="2016-05-02T19:58:00Z">
        <w:r w:rsidR="00493A43">
          <w:rPr>
            <w:rFonts w:ascii="Times New Roman" w:eastAsia="宋体" w:hAnsi="Times New Roman" w:cs="Times New Roman" w:hint="eastAsia"/>
            <w:sz w:val="24"/>
            <w:szCs w:val="24"/>
          </w:rPr>
          <w:t>然后</w:t>
        </w:r>
      </w:ins>
      <w:ins w:id="123" w:author="JieTang" w:date="2016-05-02T19:45:00Z">
        <w:r w:rsidR="00FC5E44">
          <w:rPr>
            <w:rFonts w:ascii="Times New Roman" w:eastAsia="宋体" w:hAnsi="Times New Roman" w:cs="Times New Roman" w:hint="eastAsia"/>
            <w:sz w:val="24"/>
            <w:szCs w:val="24"/>
          </w:rPr>
          <w:t>提出</w:t>
        </w:r>
      </w:ins>
      <w:r w:rsidRPr="00B96E99">
        <w:rPr>
          <w:rFonts w:ascii="Times New Roman" w:eastAsia="宋体" w:hAnsi="Times New Roman" w:cs="Times New Roman"/>
          <w:sz w:val="24"/>
          <w:szCs w:val="24"/>
        </w:rPr>
        <w:t>应用人工鱼群算法来解决多背包问题，并实现</w:t>
      </w:r>
      <w:ins w:id="124" w:author="JieTang" w:date="2016-05-02T19:59:00Z">
        <w:r w:rsidR="00493A43">
          <w:rPr>
            <w:rFonts w:ascii="Times New Roman" w:eastAsia="宋体" w:hAnsi="Times New Roman" w:cs="Times New Roman" w:hint="eastAsia"/>
            <w:sz w:val="24"/>
            <w:szCs w:val="24"/>
          </w:rPr>
          <w:t>一种基于人工鱼群算法的</w:t>
        </w:r>
      </w:ins>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调度器，最后用实验验证</w:t>
      </w:r>
      <w:del w:id="125" w:author="JieTang" w:date="2016-05-02T19:59:00Z">
        <w:r w:rsidRPr="00B96E99" w:rsidDel="00493A43">
          <w:rPr>
            <w:rFonts w:ascii="Times New Roman" w:eastAsia="宋体" w:hAnsi="Times New Roman" w:cs="Times New Roman" w:hint="eastAsia"/>
            <w:sz w:val="24"/>
            <w:szCs w:val="24"/>
          </w:rPr>
          <w:delText>人工鱼群</w:delText>
        </w:r>
      </w:del>
      <w:ins w:id="126" w:author="JieTang" w:date="2016-05-02T19:59:00Z">
        <w:r w:rsidR="00493A43">
          <w:rPr>
            <w:rFonts w:ascii="Times New Roman" w:eastAsia="宋体" w:hAnsi="Times New Roman" w:cs="Times New Roman" w:hint="eastAsia"/>
            <w:sz w:val="24"/>
            <w:szCs w:val="24"/>
          </w:rPr>
          <w:t>了该</w:t>
        </w:r>
      </w:ins>
      <w:r w:rsidRPr="00B96E99">
        <w:rPr>
          <w:rFonts w:ascii="Times New Roman" w:eastAsia="宋体" w:hAnsi="Times New Roman" w:cs="Times New Roman"/>
          <w:sz w:val="24"/>
          <w:szCs w:val="24"/>
        </w:rPr>
        <w:t>算法的</w:t>
      </w:r>
      <w:del w:id="127" w:author="JieTang" w:date="2016-05-02T19:59:00Z">
        <w:r w:rsidRPr="00B96E99" w:rsidDel="00493A43">
          <w:rPr>
            <w:rFonts w:ascii="Times New Roman" w:eastAsia="宋体" w:hAnsi="Times New Roman" w:cs="Times New Roman" w:hint="eastAsia"/>
            <w:sz w:val="24"/>
            <w:szCs w:val="24"/>
          </w:rPr>
          <w:delText>可行</w:delText>
        </w:r>
      </w:del>
      <w:ins w:id="128" w:author="JieTang" w:date="2016-05-02T19:59:00Z">
        <w:r w:rsidR="00493A43">
          <w:rPr>
            <w:rFonts w:ascii="Times New Roman" w:eastAsia="宋体" w:hAnsi="Times New Roman" w:cs="Times New Roman" w:hint="eastAsia"/>
            <w:sz w:val="24"/>
            <w:szCs w:val="24"/>
          </w:rPr>
          <w:t>有效</w:t>
        </w:r>
      </w:ins>
      <w:r w:rsidRPr="00B96E99">
        <w:rPr>
          <w:rFonts w:ascii="Times New Roman" w:eastAsia="宋体" w:hAnsi="Times New Roman" w:cs="Times New Roman"/>
          <w:sz w:val="24"/>
          <w:szCs w:val="24"/>
        </w:rPr>
        <w:t>性。</w:t>
      </w:r>
    </w:p>
    <w:p w14:paraId="07F2DF23" w14:textId="77777777" w:rsidR="00A82CE7" w:rsidRPr="00B96E99" w:rsidRDefault="00FC5E44">
      <w:pPr>
        <w:pStyle w:val="a3"/>
        <w:numPr>
          <w:ilvl w:val="0"/>
          <w:numId w:val="59"/>
        </w:numPr>
        <w:spacing w:line="360" w:lineRule="auto"/>
        <w:ind w:left="567" w:firstLineChars="0" w:hanging="567"/>
        <w:rPr>
          <w:rFonts w:ascii="Times New Roman" w:eastAsia="宋体" w:hAnsi="Times New Roman" w:cs="Times New Roman"/>
          <w:sz w:val="24"/>
          <w:szCs w:val="24"/>
        </w:rPr>
        <w:pPrChange w:id="129" w:author="JieTang" w:date="2016-05-02T19:58:00Z">
          <w:pPr>
            <w:pStyle w:val="a3"/>
            <w:numPr>
              <w:numId w:val="38"/>
            </w:numPr>
            <w:spacing w:line="360" w:lineRule="auto"/>
            <w:ind w:left="1200" w:firstLineChars="0" w:hanging="720"/>
          </w:pPr>
        </w:pPrChange>
      </w:pPr>
      <w:ins w:id="130" w:author="JieTang" w:date="2016-05-02T19:46:00Z">
        <w:r>
          <w:rPr>
            <w:rFonts w:ascii="Times New Roman" w:eastAsia="宋体" w:hAnsi="Times New Roman" w:cs="Times New Roman" w:hint="eastAsia"/>
            <w:sz w:val="24"/>
            <w:szCs w:val="24"/>
          </w:rPr>
          <w:t>深入</w:t>
        </w:r>
      </w:ins>
      <w:del w:id="131"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32" w:author="JieTang" w:date="2016-05-02T20:04:00Z">
        <w:r w:rsidR="00493A43">
          <w:rPr>
            <w:rFonts w:ascii="Times New Roman" w:eastAsia="宋体" w:hAnsi="Times New Roman" w:cs="Times New Roman" w:hint="eastAsia"/>
            <w:sz w:val="24"/>
            <w:szCs w:val="24"/>
          </w:rPr>
          <w:t>，研究了</w:t>
        </w:r>
      </w:ins>
      <w:ins w:id="133"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ins w:id="134" w:author="JieTang" w:date="2016-05-02T20:05:00Z">
        <w:r w:rsidR="00493A43">
          <w:rPr>
            <w:rFonts w:ascii="Times New Roman" w:eastAsia="宋体" w:hAnsi="Times New Roman" w:cs="Times New Roman" w:hint="eastAsia"/>
            <w:sz w:val="24"/>
            <w:szCs w:val="24"/>
          </w:rPr>
          <w:t>提出了一种基于</w:t>
        </w:r>
      </w:ins>
      <w:del w:id="135"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36"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37" w:author="JieTang" w:date="2016-05-02T20:05:00Z">
        <w:r w:rsidR="00A82CE7" w:rsidRPr="00B96E99" w:rsidDel="00493A43">
          <w:rPr>
            <w:rFonts w:ascii="Times New Roman" w:eastAsia="宋体" w:hAnsi="Times New Roman" w:cs="Times New Roman" w:hint="eastAsia"/>
            <w:sz w:val="24"/>
            <w:szCs w:val="24"/>
          </w:rPr>
          <w:delText>更改了</w:delText>
        </w:r>
      </w:del>
      <w:ins w:id="138" w:author="JieTang" w:date="2016-05-02T20:05:00Z">
        <w:r w:rsidR="00493A43">
          <w:rPr>
            <w:rFonts w:ascii="Times New Roman" w:eastAsia="宋体" w:hAnsi="Times New Roman" w:cs="Times New Roman" w:hint="eastAsia"/>
            <w:sz w:val="24"/>
            <w:szCs w:val="24"/>
          </w:rPr>
          <w:t>改进了</w:t>
        </w:r>
      </w:ins>
      <w:r w:rsidR="00A82CE7" w:rsidRPr="00B96E99">
        <w:rPr>
          <w:rFonts w:ascii="Times New Roman" w:eastAsia="宋体" w:hAnsi="Times New Roman" w:cs="Times New Roman"/>
          <w:sz w:val="24"/>
          <w:szCs w:val="24"/>
        </w:rPr>
        <w:t xml:space="preserve">Shuffle </w:t>
      </w:r>
      <w:ins w:id="139" w:author="JieTang" w:date="2016-05-02T20:05:00Z">
        <w:r w:rsidR="00493A43">
          <w:rPr>
            <w:rFonts w:ascii="Times New Roman" w:eastAsia="宋体" w:hAnsi="Times New Roman" w:cs="Times New Roman" w:hint="eastAsia"/>
            <w:sz w:val="24"/>
            <w:szCs w:val="24"/>
          </w:rPr>
          <w:t>中的关键</w:t>
        </w:r>
      </w:ins>
      <w:del w:id="140" w:author="JieTang" w:date="2016-05-02T20:05:00Z">
        <w:r w:rsidR="00A82CE7" w:rsidRPr="00B96E99" w:rsidDel="00493A43">
          <w:rPr>
            <w:rFonts w:ascii="Times New Roman" w:eastAsia="宋体" w:hAnsi="Times New Roman" w:cs="Times New Roman"/>
            <w:sz w:val="24"/>
            <w:szCs w:val="24"/>
          </w:rPr>
          <w:delText>的</w:delText>
        </w:r>
      </w:del>
      <w:r w:rsidR="00A82CE7" w:rsidRPr="00B96E99">
        <w:rPr>
          <w:rFonts w:ascii="Times New Roman" w:eastAsia="宋体" w:hAnsi="Times New Roman" w:cs="Times New Roman"/>
          <w:sz w:val="24"/>
          <w:szCs w:val="24"/>
        </w:rPr>
        <w:t>算法，提高了</w:t>
      </w:r>
      <w:ins w:id="141" w:author="JieTang" w:date="2016-05-02T20:05:00Z">
        <w:r w:rsidR="00493A43">
          <w:rPr>
            <w:rFonts w:ascii="Times New Roman" w:eastAsia="宋体" w:hAnsi="Times New Roman" w:cs="Times New Roman" w:hint="eastAsia"/>
            <w:sz w:val="24"/>
            <w:szCs w:val="24"/>
          </w:rPr>
          <w:t>系统运行</w:t>
        </w:r>
      </w:ins>
      <w:r w:rsidR="00A82CE7" w:rsidRPr="00B96E99">
        <w:rPr>
          <w:rFonts w:ascii="Times New Roman" w:eastAsia="宋体" w:hAnsi="Times New Roman" w:cs="Times New Roman"/>
          <w:sz w:val="24"/>
          <w:szCs w:val="24"/>
        </w:rPr>
        <w:t>效率。</w:t>
      </w:r>
    </w:p>
    <w:p w14:paraId="0B66FC16"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42" w:author="JieTang" w:date="2016-05-02T19:58:00Z">
          <w:pPr>
            <w:pStyle w:val="a3"/>
            <w:numPr>
              <w:numId w:val="38"/>
            </w:numPr>
            <w:spacing w:line="360" w:lineRule="auto"/>
            <w:ind w:left="1200" w:firstLineChars="0" w:hanging="720"/>
          </w:pPr>
        </w:pPrChange>
      </w:pPr>
      <w:r w:rsidRPr="00B96E99">
        <w:rPr>
          <w:rFonts w:ascii="Times New Roman" w:eastAsia="宋体" w:hAnsi="Times New Roman" w:cs="Times New Roman"/>
          <w:sz w:val="24"/>
          <w:szCs w:val="24"/>
        </w:rPr>
        <w:t>第四章实现了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的并行化算法，并用此算法来验证集群的性能。</w:t>
      </w:r>
    </w:p>
    <w:p w14:paraId="08E19E94"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43" w:author="JieTang" w:date="2016-05-02T19:58:00Z">
          <w:pPr>
            <w:pStyle w:val="a3"/>
            <w:numPr>
              <w:numId w:val="38"/>
            </w:numPr>
            <w:spacing w:line="360" w:lineRule="auto"/>
            <w:ind w:left="1200" w:firstLineChars="0" w:hanging="720"/>
          </w:pPr>
        </w:pPrChange>
      </w:pPr>
      <w:r w:rsidRPr="00B96E99">
        <w:rPr>
          <w:rFonts w:ascii="Times New Roman" w:eastAsia="宋体" w:hAnsi="Times New Roman" w:cs="Times New Roman"/>
          <w:sz w:val="24"/>
          <w:szCs w:val="24"/>
        </w:rPr>
        <w:lastRenderedPageBreak/>
        <w:t>第五章总结了现有工作，并对下一步工作做出展望。</w:t>
      </w:r>
    </w:p>
    <w:p w14:paraId="528D4B49" w14:textId="77777777" w:rsidR="0047779A" w:rsidRPr="00B96E99" w:rsidRDefault="00784AD3" w:rsidP="00450FB8">
      <w:pPr>
        <w:pStyle w:val="30"/>
        <w:numPr>
          <w:ilvl w:val="2"/>
          <w:numId w:val="39"/>
        </w:numPr>
        <w:rPr>
          <w:rFonts w:ascii="Times New Roman" w:eastAsiaTheme="majorEastAsia" w:hAnsi="Times New Roman" w:cs="Times New Roman"/>
          <w:sz w:val="28"/>
          <w:szCs w:val="28"/>
        </w:rPr>
      </w:pPr>
      <w:bookmarkStart w:id="144" w:name="_Toc450413308"/>
      <w:ins w:id="145" w:author="JieTang" w:date="2016-05-04T09:52:00Z">
        <w:r>
          <w:rPr>
            <w:rFonts w:ascii="Times New Roman" w:eastAsiaTheme="majorEastAsia" w:hAnsi="Times New Roman" w:cs="Times New Roman" w:hint="eastAsia"/>
            <w:sz w:val="28"/>
            <w:szCs w:val="28"/>
          </w:rPr>
          <w:t>章节安排</w:t>
        </w:r>
      </w:ins>
      <w:bookmarkEnd w:id="144"/>
      <w:del w:id="146" w:author="JieTang" w:date="2016-05-04T09:52:00Z">
        <w:r w:rsidR="0047779A" w:rsidRPr="00B96E99" w:rsidDel="00784AD3">
          <w:rPr>
            <w:rFonts w:ascii="Times New Roman" w:eastAsiaTheme="majorEastAsia" w:hAnsi="Times New Roman" w:cs="Times New Roman"/>
            <w:sz w:val="28"/>
            <w:szCs w:val="28"/>
          </w:rPr>
          <w:delText>内容组织</w:delText>
        </w:r>
      </w:del>
    </w:p>
    <w:p w14:paraId="118E2037" w14:textId="77777777" w:rsidR="0047779A" w:rsidRPr="00B96E99" w:rsidRDefault="0047779A" w:rsidP="0047779A">
      <w:pPr>
        <w:spacing w:line="360" w:lineRule="auto"/>
        <w:rPr>
          <w:rFonts w:ascii="Times New Roman" w:eastAsia="宋体" w:hAnsi="Times New Roman" w:cs="Times New Roman"/>
          <w:sz w:val="24"/>
          <w:szCs w:val="24"/>
        </w:rPr>
      </w:pPr>
      <w:r w:rsidRPr="00B96E99">
        <w:rPr>
          <w:rFonts w:ascii="Times New Roman" w:eastAsia="宋体" w:hAnsi="Times New Roman" w:cs="Times New Roman"/>
          <w:sz w:val="24"/>
          <w:szCs w:val="24"/>
        </w:rPr>
        <w:t>本文一共有五个章节，其余各章节安排如下：</w:t>
      </w:r>
    </w:p>
    <w:p w14:paraId="147698A7"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第二章首先分析了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调度器，最后用实验验证人工鱼群算法的可行性。</w:t>
      </w:r>
    </w:p>
    <w:p w14:paraId="24CAFAC3"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的算法，提高了效率。</w:t>
      </w:r>
    </w:p>
    <w:p w14:paraId="1A02D83E"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的并行化算法，并用此算法来验证集群的性能。</w:t>
      </w:r>
    </w:p>
    <w:p w14:paraId="7A2E8E59"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第五章总结了现有工作，并对下一步工作做出展望。</w:t>
      </w:r>
    </w:p>
    <w:p w14:paraId="6717E5A4" w14:textId="77777777" w:rsidR="00D40D8A" w:rsidRPr="00B96E99" w:rsidRDefault="00D40D8A">
      <w:pPr>
        <w:widowControl/>
        <w:jc w:val="left"/>
        <w:rPr>
          <w:rFonts w:ascii="Times New Roman" w:eastAsia="宋体" w:hAnsi="Times New Roman" w:cs="Times New Roman"/>
          <w:sz w:val="24"/>
          <w:szCs w:val="24"/>
        </w:rPr>
      </w:pPr>
    </w:p>
    <w:p w14:paraId="1AD1A16B" w14:textId="77777777" w:rsidR="001E2456" w:rsidRPr="00B96E99" w:rsidRDefault="001E2456">
      <w:pPr>
        <w:widowControl/>
        <w:jc w:val="left"/>
        <w:rPr>
          <w:rFonts w:ascii="Times New Roman" w:eastAsia="宋体" w:hAnsi="Times New Roman" w:cs="Times New Roman"/>
          <w:sz w:val="24"/>
          <w:szCs w:val="24"/>
        </w:rPr>
      </w:pPr>
    </w:p>
    <w:p w14:paraId="772A3B5E" w14:textId="77777777" w:rsidR="001E2456" w:rsidRPr="00B96E99" w:rsidRDefault="001E2456">
      <w:pPr>
        <w:widowControl/>
        <w:jc w:val="left"/>
        <w:rPr>
          <w:rFonts w:ascii="Times New Roman" w:eastAsia="宋体" w:hAnsi="Times New Roman" w:cs="Times New Roman"/>
          <w:sz w:val="24"/>
          <w:szCs w:val="24"/>
        </w:rPr>
      </w:pPr>
    </w:p>
    <w:p w14:paraId="2A347984" w14:textId="77777777" w:rsidR="001E2456" w:rsidRPr="00B96E99" w:rsidRDefault="001E2456">
      <w:pPr>
        <w:widowControl/>
        <w:jc w:val="left"/>
        <w:rPr>
          <w:rFonts w:ascii="Times New Roman" w:eastAsia="宋体" w:hAnsi="Times New Roman" w:cs="Times New Roman"/>
          <w:sz w:val="24"/>
          <w:szCs w:val="24"/>
        </w:rPr>
      </w:pPr>
    </w:p>
    <w:p w14:paraId="3A2673E0" w14:textId="77777777" w:rsidR="001E2456" w:rsidRPr="00B96E99" w:rsidRDefault="001E2456">
      <w:pPr>
        <w:widowControl/>
        <w:jc w:val="left"/>
        <w:rPr>
          <w:rFonts w:ascii="Times New Roman" w:eastAsia="宋体" w:hAnsi="Times New Roman" w:cs="Times New Roman"/>
          <w:sz w:val="24"/>
          <w:szCs w:val="24"/>
        </w:rPr>
      </w:pPr>
    </w:p>
    <w:p w14:paraId="703837AE" w14:textId="77777777" w:rsidR="001E2456" w:rsidRPr="00B96E99" w:rsidRDefault="001E2456">
      <w:pPr>
        <w:widowControl/>
        <w:jc w:val="left"/>
        <w:rPr>
          <w:rFonts w:ascii="Times New Roman" w:eastAsia="宋体" w:hAnsi="Times New Roman" w:cs="Times New Roman"/>
          <w:sz w:val="24"/>
          <w:szCs w:val="24"/>
        </w:rPr>
      </w:pPr>
    </w:p>
    <w:p w14:paraId="37BD1036" w14:textId="77777777" w:rsidR="001E2456" w:rsidRPr="00B96E99" w:rsidRDefault="001E2456">
      <w:pPr>
        <w:widowControl/>
        <w:jc w:val="left"/>
        <w:rPr>
          <w:rFonts w:ascii="Times New Roman" w:eastAsia="宋体" w:hAnsi="Times New Roman" w:cs="Times New Roman"/>
          <w:sz w:val="24"/>
          <w:szCs w:val="24"/>
        </w:rPr>
      </w:pPr>
    </w:p>
    <w:p w14:paraId="6B23C726" w14:textId="77777777" w:rsidR="001E2456" w:rsidRPr="00B96E99" w:rsidRDefault="001E2456">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47" w:name="_Toc450413309"/>
      <w:ins w:id="148" w:author="JieTang" w:date="2016-05-02T20:06:00Z">
        <w:r>
          <w:rPr>
            <w:rFonts w:ascii="Times New Roman" w:eastAsia="宋体" w:hAnsi="Times New Roman" w:cs="Times New Roman" w:hint="eastAsia"/>
          </w:rPr>
          <w:t>一种</w:t>
        </w:r>
      </w:ins>
      <w:ins w:id="149" w:author="JieTang" w:date="2016-05-02T20:29:00Z">
        <w:r w:rsidR="00D642EC">
          <w:rPr>
            <w:rFonts w:ascii="Times New Roman" w:eastAsia="宋体" w:hAnsi="Times New Roman" w:cs="Times New Roman" w:hint="eastAsia"/>
          </w:rPr>
          <w:t>基于</w:t>
        </w:r>
      </w:ins>
      <w:ins w:id="150" w:author="JieTang" w:date="2016-05-02T20:30:00Z">
        <w:r w:rsidR="00D642EC">
          <w:rPr>
            <w:rFonts w:ascii="Times New Roman" w:eastAsia="宋体" w:hAnsi="Times New Roman" w:cs="Times New Roman" w:hint="eastAsia"/>
          </w:rPr>
          <w:t>人工鱼群算法</w:t>
        </w:r>
      </w:ins>
      <w:ins w:id="151"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52" w:author="JieTang" w:date="2016-05-02T20:31:00Z">
        <w:r w:rsidR="00D642EC">
          <w:rPr>
            <w:rFonts w:ascii="Times New Roman" w:eastAsia="宋体" w:hAnsi="Times New Roman" w:cs="Times New Roman" w:hint="eastAsia"/>
          </w:rPr>
          <w:t>器</w:t>
        </w:r>
      </w:ins>
      <w:bookmarkEnd w:id="147"/>
      <w:del w:id="153" w:author="JieTang" w:date="2016-05-02T20:10:00Z">
        <w:r w:rsidR="001E2456" w:rsidRPr="00B96E99" w:rsidDel="006F24DF">
          <w:rPr>
            <w:rFonts w:ascii="Times New Roman" w:eastAsia="宋体" w:hAnsi="Times New Roman" w:cs="Times New Roman"/>
          </w:rPr>
          <w:delText>器</w:delText>
        </w:r>
      </w:del>
      <w:del w:id="154" w:author="JieTang" w:date="2016-05-02T20:06:00Z">
        <w:r w:rsidR="001E2456" w:rsidRPr="00B96E99" w:rsidDel="00493A43">
          <w:rPr>
            <w:rFonts w:ascii="Times New Roman" w:eastAsia="宋体" w:hAnsi="Times New Roman" w:cs="Times New Roman"/>
          </w:rPr>
          <w:delText>更改</w:delText>
        </w:r>
      </w:del>
    </w:p>
    <w:p w14:paraId="36ED4294" w14:textId="77777777" w:rsidR="009D38BE" w:rsidRDefault="009D38BE" w:rsidP="00362A23">
      <w:pPr>
        <w:spacing w:line="360" w:lineRule="auto"/>
        <w:ind w:firstLineChars="200" w:firstLine="480"/>
        <w:rPr>
          <w:ins w:id="155" w:author="JieTang" w:date="2016-05-02T20:10:00Z"/>
          <w:rFonts w:ascii="Times New Roman" w:eastAsia="宋体" w:hAnsi="Times New Roman" w:cs="Times New Roman"/>
          <w:color w:val="FF0000"/>
          <w:sz w:val="24"/>
          <w:szCs w:val="24"/>
        </w:rPr>
      </w:pPr>
      <w:r w:rsidRPr="00B96E99">
        <w:rPr>
          <w:rFonts w:ascii="Times New Roman" w:eastAsia="宋体" w:hAnsi="Times New Roman" w:cs="Times New Roman"/>
          <w:sz w:val="24"/>
          <w:szCs w:val="24"/>
        </w:rPr>
        <w:t>本文替换了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中自带的插拔式调度器模块，用人工鱼群算法实现了新的调度器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。下面从几个方面来介绍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w:t>
      </w:r>
      <w:ins w:id="156" w:author="JieTang" w:date="2016-05-02T20:07:00Z">
        <w:r w:rsidR="00493A43">
          <w:rPr>
            <w:rFonts w:ascii="Times New Roman" w:eastAsia="宋体" w:hAnsi="Times New Roman" w:cs="Times New Roman" w:hint="eastAsia"/>
            <w:color w:val="FF0000"/>
            <w:sz w:val="24"/>
            <w:szCs w:val="24"/>
          </w:rPr>
          <w:t>1</w:t>
        </w:r>
        <w:r w:rsidR="00493A43">
          <w:rPr>
            <w:rFonts w:ascii="Times New Roman" w:eastAsia="宋体" w:hAnsi="Times New Roman" w:cs="Times New Roman" w:hint="eastAsia"/>
            <w:color w:val="FF0000"/>
            <w:sz w:val="24"/>
            <w:szCs w:val="24"/>
          </w:rPr>
          <w:t>、介绍</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w:t>
        </w:r>
        <w:r w:rsidR="00493A43">
          <w:rPr>
            <w:rFonts w:ascii="Times New Roman" w:eastAsia="宋体" w:hAnsi="Times New Roman" w:cs="Times New Roman" w:hint="eastAsia"/>
            <w:color w:val="FF0000"/>
            <w:sz w:val="24"/>
            <w:szCs w:val="24"/>
          </w:rPr>
          <w:t>2</w:t>
        </w:r>
        <w:r w:rsidR="00493A43">
          <w:rPr>
            <w:rFonts w:ascii="Times New Roman" w:eastAsia="宋体" w:hAnsi="Times New Roman" w:cs="Times New Roman" w:hint="eastAsia"/>
            <w:color w:val="FF0000"/>
            <w:sz w:val="24"/>
            <w:szCs w:val="24"/>
          </w:rPr>
          <w:t>、</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调度器的不足；</w:t>
        </w:r>
        <w:r w:rsidR="00493A43">
          <w:rPr>
            <w:rFonts w:ascii="Times New Roman" w:eastAsia="宋体" w:hAnsi="Times New Roman" w:cs="Times New Roman" w:hint="eastAsia"/>
            <w:color w:val="FF0000"/>
            <w:sz w:val="24"/>
            <w:szCs w:val="24"/>
          </w:rPr>
          <w:t>3</w:t>
        </w:r>
        <w:r w:rsidR="00493A43">
          <w:rPr>
            <w:rFonts w:ascii="Times New Roman" w:eastAsia="宋体" w:hAnsi="Times New Roman" w:cs="Times New Roman" w:hint="eastAsia"/>
            <w:color w:val="FF0000"/>
            <w:sz w:val="24"/>
            <w:szCs w:val="24"/>
          </w:rPr>
          <w:t>、</w:t>
        </w:r>
      </w:ins>
      <w:ins w:id="157" w:author="JieTang" w:date="2016-05-02T20:10:00Z">
        <w:r w:rsidR="006F24DF">
          <w:rPr>
            <w:rFonts w:ascii="Times New Roman" w:eastAsia="宋体" w:hAnsi="Times New Roman" w:cs="Times New Roman" w:hint="eastAsia"/>
            <w:color w:val="FF0000"/>
            <w:sz w:val="24"/>
            <w:szCs w:val="24"/>
          </w:rPr>
          <w:t>改进的可能性</w:t>
        </w:r>
      </w:ins>
      <w:ins w:id="158" w:author="JieTang" w:date="2016-05-04T09:53:00Z">
        <w:r w:rsidR="00784AD3">
          <w:rPr>
            <w:rFonts w:ascii="Times New Roman" w:eastAsia="宋体" w:hAnsi="Times New Roman" w:cs="Times New Roman" w:hint="eastAsia"/>
            <w:color w:val="FF0000"/>
            <w:sz w:val="24"/>
            <w:szCs w:val="24"/>
          </w:rPr>
          <w:t>；</w:t>
        </w:r>
        <w:r w:rsidR="00784AD3">
          <w:rPr>
            <w:rFonts w:ascii="Times New Roman" w:eastAsia="宋体" w:hAnsi="Times New Roman" w:cs="Times New Roman" w:hint="eastAsia"/>
            <w:color w:val="FF0000"/>
            <w:sz w:val="24"/>
            <w:szCs w:val="24"/>
          </w:rPr>
          <w:t>4</w:t>
        </w:r>
        <w:r w:rsidR="00784AD3">
          <w:rPr>
            <w:rFonts w:ascii="Times New Roman" w:eastAsia="宋体" w:hAnsi="Times New Roman" w:cs="Times New Roman" w:hint="eastAsia"/>
            <w:color w:val="FF0000"/>
            <w:sz w:val="24"/>
            <w:szCs w:val="24"/>
          </w:rPr>
          <w:t>、本章总结</w:t>
        </w:r>
      </w:ins>
    </w:p>
    <w:p w14:paraId="471FFA09" w14:textId="77777777" w:rsidR="006F24DF" w:rsidRDefault="006F24DF" w:rsidP="00362A23">
      <w:pPr>
        <w:spacing w:line="360" w:lineRule="auto"/>
        <w:ind w:firstLineChars="200" w:firstLine="480"/>
        <w:rPr>
          <w:ins w:id="159" w:author="JieTang" w:date="2016-05-02T20:10:00Z"/>
          <w:rFonts w:ascii="Times New Roman" w:eastAsia="宋体" w:hAnsi="Times New Roman" w:cs="Times New Roman"/>
          <w:color w:val="FF0000"/>
          <w:sz w:val="24"/>
          <w:szCs w:val="24"/>
        </w:rPr>
      </w:pPr>
    </w:p>
    <w:p w14:paraId="30C8160B" w14:textId="77777777" w:rsidR="006F24DF" w:rsidRPr="006F24DF" w:rsidRDefault="006F24DF">
      <w:pPr>
        <w:pStyle w:val="a3"/>
        <w:numPr>
          <w:ilvl w:val="1"/>
          <w:numId w:val="16"/>
        </w:numPr>
        <w:spacing w:line="360" w:lineRule="auto"/>
        <w:ind w:firstLineChars="0" w:firstLine="420"/>
        <w:rPr>
          <w:ins w:id="160" w:author="JieTang" w:date="2016-05-02T20:10:00Z"/>
          <w:rFonts w:ascii="Times New Roman" w:eastAsia="宋体" w:hAnsi="Times New Roman" w:cs="Times New Roman"/>
          <w:color w:val="FF0000"/>
          <w:sz w:val="24"/>
          <w:szCs w:val="24"/>
          <w:rPrChange w:id="161" w:author="JieTang" w:date="2016-05-02T20:11:00Z">
            <w:rPr>
              <w:ins w:id="162" w:author="JieTang" w:date="2016-05-02T20:10:00Z"/>
            </w:rPr>
          </w:rPrChange>
        </w:rPr>
        <w:pPrChange w:id="163" w:author="JieTang" w:date="2016-05-02T21:38:00Z">
          <w:pPr>
            <w:spacing w:line="360" w:lineRule="auto"/>
            <w:ind w:firstLineChars="200" w:firstLine="420"/>
          </w:pPr>
        </w:pPrChange>
      </w:pPr>
      <w:ins w:id="164" w:author="JieTang" w:date="2016-05-02T20:10:00Z">
        <w:r w:rsidRPr="006F24DF">
          <w:rPr>
            <w:rFonts w:ascii="Times New Roman" w:eastAsia="宋体" w:hAnsi="Times New Roman" w:cs="Times New Roman" w:hint="eastAsia"/>
            <w:color w:val="FF0000"/>
            <w:sz w:val="24"/>
            <w:szCs w:val="24"/>
            <w:rPrChange w:id="165" w:author="JieTang" w:date="2016-05-02T20:11:00Z">
              <w:rPr>
                <w:rFonts w:hint="eastAsia"/>
              </w:rPr>
            </w:rPrChange>
          </w:rPr>
          <w:t>概述</w:t>
        </w:r>
      </w:ins>
    </w:p>
    <w:p w14:paraId="0702779F" w14:textId="77777777" w:rsidR="006F24DF" w:rsidRDefault="006F24DF">
      <w:pPr>
        <w:pStyle w:val="a3"/>
        <w:spacing w:line="360" w:lineRule="auto"/>
        <w:ind w:left="576" w:firstLineChars="0" w:firstLine="0"/>
        <w:rPr>
          <w:ins w:id="166" w:author="JieTang" w:date="2016-05-02T20:11:00Z"/>
          <w:rFonts w:ascii="Times New Roman" w:eastAsia="宋体" w:hAnsi="Times New Roman" w:cs="Times New Roman"/>
          <w:color w:val="FF0000"/>
          <w:sz w:val="24"/>
          <w:szCs w:val="24"/>
        </w:rPr>
        <w:pPrChange w:id="167" w:author="JieTang" w:date="2016-05-02T20:11:00Z">
          <w:pPr>
            <w:spacing w:line="360" w:lineRule="auto"/>
            <w:ind w:firstLineChars="200" w:firstLine="480"/>
          </w:pPr>
        </w:pPrChange>
      </w:pPr>
      <w:ins w:id="168" w:author="JieTang" w:date="2016-05-02T20:11:00Z">
        <w:r>
          <w:rPr>
            <w:rFonts w:ascii="Times New Roman" w:eastAsia="宋体" w:hAnsi="Times New Roman" w:cs="Times New Roman" w:hint="eastAsia"/>
            <w:color w:val="FF0000"/>
            <w:sz w:val="24"/>
            <w:szCs w:val="24"/>
          </w:rPr>
          <w:t>阐述问题，</w:t>
        </w:r>
      </w:ins>
    </w:p>
    <w:p w14:paraId="04B3B727" w14:textId="77777777" w:rsidR="006F24DF" w:rsidRPr="006F24DF" w:rsidRDefault="006F24DF">
      <w:pPr>
        <w:pStyle w:val="a3"/>
        <w:spacing w:line="360" w:lineRule="auto"/>
        <w:ind w:left="576" w:firstLineChars="0" w:firstLine="0"/>
        <w:rPr>
          <w:rFonts w:ascii="Times New Roman" w:eastAsia="宋体" w:hAnsi="Times New Roman" w:cs="Times New Roman"/>
          <w:color w:val="FF0000"/>
          <w:sz w:val="24"/>
          <w:szCs w:val="24"/>
          <w:rPrChange w:id="169" w:author="JieTang" w:date="2016-05-02T20:11:00Z">
            <w:rPr>
              <w:rFonts w:ascii="Times New Roman" w:eastAsia="宋体" w:hAnsi="Times New Roman" w:cs="Times New Roman"/>
              <w:sz w:val="24"/>
              <w:szCs w:val="24"/>
            </w:rPr>
          </w:rPrChange>
        </w:rPr>
        <w:pPrChange w:id="170" w:author="JieTang" w:date="2016-05-02T20:11:00Z">
          <w:pPr>
            <w:spacing w:line="360" w:lineRule="auto"/>
            <w:ind w:firstLineChars="200" w:firstLine="480"/>
          </w:pPr>
        </w:pPrChange>
      </w:pPr>
      <w:ins w:id="171" w:author="JieTang" w:date="2016-05-02T20:11:00Z">
        <w:r>
          <w:rPr>
            <w:rFonts w:ascii="Times New Roman" w:eastAsia="宋体" w:hAnsi="Times New Roman" w:cs="Times New Roman" w:hint="eastAsia"/>
            <w:color w:val="FF0000"/>
            <w:sz w:val="24"/>
            <w:szCs w:val="24"/>
          </w:rPr>
          <w:t xml:space="preserve">2.2 </w:t>
        </w:r>
        <w:r>
          <w:rPr>
            <w:rFonts w:ascii="Times New Roman" w:eastAsia="宋体" w:hAnsi="Times New Roman" w:cs="Times New Roman" w:hint="eastAsia"/>
            <w:color w:val="FF0000"/>
            <w:sz w:val="24"/>
            <w:szCs w:val="24"/>
          </w:rPr>
          <w:t>相关工作</w:t>
        </w:r>
      </w:ins>
    </w:p>
    <w:p w14:paraId="7D8602F8" w14:textId="77777777" w:rsidR="006D0B16" w:rsidRPr="00B96E99" w:rsidRDefault="006F24DF">
      <w:pPr>
        <w:pStyle w:val="24"/>
        <w:rPr>
          <w:rFonts w:ascii="Times New Roman" w:hAnsi="Times New Roman" w:cs="Times New Roman"/>
        </w:rPr>
        <w:pPrChange w:id="172" w:author="JieTang" w:date="2016-05-02T20:11:00Z">
          <w:pPr>
            <w:pStyle w:val="24"/>
            <w:numPr>
              <w:ilvl w:val="1"/>
              <w:numId w:val="16"/>
            </w:numPr>
            <w:ind w:left="576" w:hanging="576"/>
          </w:pPr>
        </w:pPrChange>
      </w:pPr>
      <w:bookmarkStart w:id="173" w:name="_Toc450413310"/>
      <w:ins w:id="174" w:author="JieTang" w:date="2016-05-02T20:11:00Z">
        <w:r>
          <w:rPr>
            <w:rFonts w:ascii="Times New Roman" w:hAnsi="Times New Roman" w:cs="Times New Roman" w:hint="eastAsia"/>
            <w:highlight w:val="lightGray"/>
          </w:rPr>
          <w:t>2.3</w:t>
        </w:r>
        <w:r>
          <w:rPr>
            <w:rFonts w:ascii="Times New Roman" w:hAnsi="Times New Roman" w:cs="Times New Roman" w:hint="eastAsia"/>
          </w:rPr>
          <w:t xml:space="preserve"> </w:t>
        </w:r>
      </w:ins>
      <w:del w:id="175" w:author="JieTang" w:date="2016-05-04T09:55:00Z">
        <w:r w:rsidRPr="00B96E99" w:rsidDel="00784AD3">
          <w:rPr>
            <w:rFonts w:ascii="Times New Roman" w:hAnsi="Times New Roman" w:cs="Times New Roman"/>
          </w:rPr>
          <w:delText>EASY</w:delText>
        </w:r>
      </w:del>
      <w:ins w:id="176" w:author="JieTang" w:date="2016-05-02T20:12:00Z">
        <w:r>
          <w:rPr>
            <w:rFonts w:ascii="Times New Roman" w:hAnsi="Times New Roman" w:cs="Times New Roman" w:hint="eastAsia"/>
          </w:rPr>
          <w:t>总体框架</w:t>
        </w:r>
      </w:ins>
      <w:bookmarkEnd w:id="173"/>
      <w:del w:id="177" w:author="JieTang" w:date="2016-05-02T20:12:00Z">
        <w:r w:rsidRPr="00B96E99" w:rsidDel="006F24DF">
          <w:rPr>
            <w:rFonts w:ascii="Times New Roman" w:hAnsi="Times New Roman" w:cs="Times New Roman"/>
          </w:rPr>
          <w:delText>介绍</w:delText>
        </w:r>
      </w:del>
    </w:p>
    <w:p w14:paraId="192CDFF4" w14:textId="77777777" w:rsidR="00D67C29" w:rsidRPr="00B96E99" w:rsidRDefault="00D67C29"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调度器的设计目标是提高资源利用率和缩短</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作</w:t>
      </w:r>
      <w:r w:rsidRPr="00B96E99">
        <w:rPr>
          <w:rFonts w:ascii="Times New Roman" w:eastAsia="宋体" w:hAnsi="Times New Roman" w:cs="Times New Roman"/>
          <w:sz w:val="24"/>
          <w:szCs w:val="24"/>
        </w:rPr>
        <w:lastRenderedPageBreak/>
        <w:t>为</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的里的一个组件，主要有两个部分构成：</w:t>
      </w:r>
      <w:r w:rsidRPr="00B96E99">
        <w:rPr>
          <w:rFonts w:ascii="Times New Roman" w:eastAsia="宋体" w:hAnsi="Times New Roman" w:cs="Times New Roman"/>
          <w:sz w:val="24"/>
          <w:szCs w:val="24"/>
        </w:rPr>
        <w:t xml:space="preserve">Memory-based </w:t>
      </w:r>
      <w:r w:rsidRPr="00B96E99">
        <w:rPr>
          <w:rFonts w:ascii="Times New Roman" w:eastAsia="宋体" w:hAnsi="Times New Roman" w:cs="Times New Roman"/>
          <w:sz w:val="24"/>
          <w:szCs w:val="24"/>
        </w:rPr>
        <w:t>分配和</w:t>
      </w: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的架构图如图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96" cy="3550090"/>
                    </a:xfrm>
                    <a:prstGeom prst="rect">
                      <a:avLst/>
                    </a:prstGeom>
                  </pic:spPr>
                </pic:pic>
              </a:graphicData>
            </a:graphic>
          </wp:inline>
        </w:drawing>
      </w:r>
    </w:p>
    <w:p w14:paraId="1362CAC3" w14:textId="77777777"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2.1 EASY</w:t>
      </w:r>
      <w:r w:rsidRPr="00B96E99">
        <w:rPr>
          <w:rFonts w:ascii="Times New Roman" w:eastAsia="宋体" w:hAnsi="Times New Roman" w:cs="Times New Roman"/>
          <w:sz w:val="24"/>
          <w:szCs w:val="24"/>
        </w:rPr>
        <w:t>架构</w:t>
      </w:r>
    </w:p>
    <w:p w14:paraId="50094F37" w14:textId="77777777" w:rsidR="008F3AB5" w:rsidRPr="00B96E99" w:rsidRDefault="008F3AB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，并且</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1030C98D" w14:textId="77777777" w:rsidR="008F3AB5" w:rsidRPr="00B96E99" w:rsidRDefault="00E65C6A" w:rsidP="00CA4B13">
      <w:pPr>
        <w:pStyle w:val="24"/>
        <w:rPr>
          <w:rFonts w:ascii="Times New Roman" w:hAnsi="Times New Roman" w:cs="Times New Roman"/>
        </w:rPr>
      </w:pPr>
      <w:bookmarkStart w:id="178" w:name="_Toc450413311"/>
      <w:r w:rsidRPr="00B96E99">
        <w:rPr>
          <w:rFonts w:ascii="Times New Roman" w:hAnsi="Times New Roman" w:cs="Times New Roman"/>
        </w:rPr>
        <w:t xml:space="preserve">2.2 </w:t>
      </w:r>
      <w:r w:rsidRPr="00B96E99">
        <w:rPr>
          <w:rFonts w:ascii="Times New Roman" w:hAnsi="Times New Roman" w:cs="Times New Roman"/>
        </w:rPr>
        <w:t>问题陈述</w:t>
      </w:r>
      <w:bookmarkEnd w:id="178"/>
    </w:p>
    <w:p w14:paraId="3AB0CE29" w14:textId="77777777" w:rsidR="00CA4B13" w:rsidRPr="00B96E99" w:rsidRDefault="00CA4B13"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被分配到哪些节点上。这个问题就是调度器的重点。问题的模型如下图</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2BE1CD9E" w14:textId="77777777" w:rsidR="004277E5" w:rsidRPr="00B96E99" w:rsidRDefault="004277E5" w:rsidP="004277E5">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4DEDC59" wp14:editId="74B80517">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5346" cy="2383581"/>
                    </a:xfrm>
                    <a:prstGeom prst="rect">
                      <a:avLst/>
                    </a:prstGeom>
                  </pic:spPr>
                </pic:pic>
              </a:graphicData>
            </a:graphic>
          </wp:inline>
        </w:drawing>
      </w:r>
    </w:p>
    <w:p w14:paraId="1099EE42" w14:textId="77777777" w:rsidR="004277E5" w:rsidRPr="00B96E99" w:rsidRDefault="004277E5" w:rsidP="004277E5">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2.2 </w:t>
      </w:r>
      <w:r w:rsidRPr="00B96E99">
        <w:rPr>
          <w:rFonts w:ascii="Times New Roman" w:eastAsia="宋体" w:hAnsi="Times New Roman" w:cs="Times New Roman"/>
          <w:sz w:val="24"/>
          <w:szCs w:val="24"/>
        </w:rPr>
        <w:t>问题模型</w:t>
      </w:r>
    </w:p>
    <w:p w14:paraId="7C5614DE" w14:textId="77777777" w:rsidR="00216308" w:rsidRPr="00B96E99" w:rsidRDefault="00216308" w:rsidP="001731A7">
      <w:pPr>
        <w:spacing w:line="360" w:lineRule="auto"/>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001731A7"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obs</w:t>
      </w:r>
      <w:r w:rsidRPr="00B96E99">
        <w:rPr>
          <w:rFonts w:ascii="Times New Roman" w:eastAsia="宋体" w:hAnsi="Times New Roman" w:cs="Times New Roman"/>
          <w:sz w:val="24"/>
          <w:szCs w:val="24"/>
        </w:rPr>
        <w:t>为</w:t>
      </w:r>
      <w:r w:rsidR="001731A7" w:rsidRPr="00B96E99">
        <w:rPr>
          <w:rFonts w:ascii="Times New Roman" w:eastAsia="宋体" w:hAnsi="Times New Roman" w:cs="Times New Roman"/>
          <w:sz w:val="24"/>
          <w:szCs w:val="24"/>
        </w:rPr>
        <w:t>{J</w:t>
      </w:r>
      <w:r w:rsidR="001731A7" w:rsidRPr="00B96E99">
        <w:rPr>
          <w:rFonts w:ascii="Times New Roman" w:eastAsia="宋体" w:hAnsi="Times New Roman" w:cs="Times New Roman"/>
          <w:sz w:val="24"/>
          <w:szCs w:val="24"/>
          <w:vertAlign w:val="subscript"/>
        </w:rPr>
        <w:t>1</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2</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3</w:t>
      </w:r>
      <w:r w:rsidR="001731A7" w:rsidRPr="00B96E99">
        <w:rPr>
          <w:rFonts w:ascii="Times New Roman" w:eastAsia="宋体" w:hAnsi="Times New Roman" w:cs="Times New Roman"/>
          <w:sz w:val="24"/>
          <w:szCs w:val="24"/>
        </w:rPr>
        <w:t>, …}</w:t>
      </w:r>
      <w:r w:rsidRPr="00B96E99">
        <w:rPr>
          <w:rFonts w:ascii="Times New Roman" w:eastAsia="宋体" w:hAnsi="Times New Roman" w:cs="Times New Roman"/>
          <w:sz w:val="24"/>
          <w:szCs w:val="24"/>
        </w:rPr>
        <w:t>, m</w:t>
      </w:r>
      <w:r w:rsidRPr="00B96E99">
        <w:rPr>
          <w:rFonts w:ascii="Times New Roman" w:eastAsia="宋体" w:hAnsi="Times New Roman" w:cs="Times New Roman"/>
          <w:sz w:val="24"/>
          <w:szCs w:val="24"/>
        </w:rPr>
        <w:t>个节点</w:t>
      </w:r>
      <w:r w:rsidR="00EA6817" w:rsidRPr="00B96E99">
        <w:rPr>
          <w:rFonts w:ascii="Times New Roman" w:eastAsia="宋体" w:hAnsi="Times New Roman" w:cs="Times New Roman"/>
          <w:sz w:val="24"/>
          <w:szCs w:val="24"/>
        </w:rPr>
        <w:t>{S</w:t>
      </w:r>
      <w:r w:rsidR="00EA6817" w:rsidRPr="00B96E99">
        <w:rPr>
          <w:rFonts w:ascii="Times New Roman" w:eastAsia="宋体" w:hAnsi="Times New Roman" w:cs="Times New Roman"/>
          <w:sz w:val="24"/>
          <w:szCs w:val="24"/>
          <w:vertAlign w:val="subscript"/>
        </w:rPr>
        <w:t>1</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2</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3</w:t>
      </w:r>
      <w:r w:rsidR="00EA6817" w:rsidRPr="00B96E99">
        <w:rPr>
          <w:rFonts w:ascii="Times New Roman" w:eastAsia="宋体" w:hAnsi="Times New Roman" w:cs="Times New Roman"/>
          <w:sz w:val="24"/>
          <w:szCs w:val="24"/>
        </w:rPr>
        <w:t>, … S</w:t>
      </w:r>
      <w:r w:rsidR="00EA6817" w:rsidRPr="00B96E99">
        <w:rPr>
          <w:rFonts w:ascii="Times New Roman" w:eastAsia="宋体" w:hAnsi="Times New Roman" w:cs="Times New Roman"/>
          <w:sz w:val="24"/>
          <w:szCs w:val="24"/>
          <w:vertAlign w:val="subscript"/>
        </w:rPr>
        <w:t>m</w:t>
      </w:r>
      <w:r w:rsidR="00EA6817"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007C012A" w:rsidRPr="00B96E99">
        <w:rPr>
          <w:rFonts w:ascii="Times New Roman" w:eastAsia="宋体" w:hAnsi="Times New Roman" w:cs="Times New Roman"/>
          <w:sz w:val="24"/>
          <w:szCs w:val="24"/>
        </w:rPr>
        <w:t>&lt;</w:t>
      </w:r>
      <m:oMath>
        <m:box>
          <m:boxPr>
            <m:opEmu m:val="1"/>
            <m:ctrlPr>
              <w:rPr>
                <w:rFonts w:ascii="Cambria Math" w:eastAsia="宋体" w:hAnsi="Cambria Math" w:cs="Times New Roman"/>
                <w:sz w:val="24"/>
                <w:szCs w:val="24"/>
              </w:rPr>
            </m:ctrlPr>
          </m:boxPr>
          <m:e>
            <m:r>
              <w:rPr>
                <w:rFonts w:ascii="Cambria Math" w:eastAsia="宋体" w:hAnsi="Cambria Math" w:cs="Times New Roman"/>
                <w:sz w:val="24"/>
                <w:szCs w:val="24"/>
              </w:rPr>
              <m:t>p,</m:t>
            </m:r>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r>
          <w:rPr>
            <w:rFonts w:ascii="Cambria Math" w:eastAsia="宋体" w:hAnsi="Cambria Math" w:cs="Times New Roman"/>
            <w:sz w:val="24"/>
            <w:szCs w:val="24"/>
          </w:rPr>
          <m:t>,m,l,γ</m:t>
        </m:r>
      </m:oMath>
      <w:r w:rsidR="007C012A"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m:rPr>
            <m:sty m:val="p"/>
          </m:rP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00F420E9"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F420E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D6B8003" w14:textId="77777777" w:rsidR="009A6EDA" w:rsidRPr="00B96E99" w:rsidRDefault="009A6ED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w:t>
      </w:r>
      <w:r w:rsidR="00F420E9"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00225D05" w:rsidRPr="00B96E99">
        <w:rPr>
          <w:rFonts w:ascii="Times New Roman" w:eastAsia="宋体" w:hAnsi="Times New Roman" w:cs="Times New Roman"/>
          <w:sz w:val="24"/>
          <w:szCs w:val="24"/>
        </w:rPr>
        <w:t>V[i, j]</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数组代表所有</w:t>
      </w:r>
      <w:r w:rsidR="00F14996"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701AB433" w14:textId="77777777" w:rsidR="00C74AB4" w:rsidRPr="00B96E99" w:rsidRDefault="00C74AB4"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中所有的调度器的目标主要有两点：最大化资源利用率和缩减运行时间。我们定义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任务的开始时间（设置</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4B8002CF"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m:oMathPara>
    </w:p>
    <w:p w14:paraId="08F8A9D3"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4697C956"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4813BF3C" w14:textId="77777777" w:rsidR="002B7031" w:rsidRPr="00B96E99" w:rsidRDefault="00A56BBC" w:rsidP="00DC0279">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执行完毕所消耗的所有时间，该时间越小表示集群效率越高。但由于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005C213F"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调度器模块，用人工鱼群的目标函数来替代理想的目标函数以尽量实现最佳效率。下面将分别介绍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调度器的两个部分、人工鱼群算法以及实验验证。</w:t>
      </w:r>
    </w:p>
    <w:p w14:paraId="389C3637" w14:textId="77777777" w:rsidR="008E6EF3" w:rsidRPr="00B96E99" w:rsidRDefault="00DC0279" w:rsidP="00450FB8">
      <w:pPr>
        <w:pStyle w:val="24"/>
        <w:numPr>
          <w:ilvl w:val="1"/>
          <w:numId w:val="41"/>
        </w:numPr>
        <w:rPr>
          <w:rFonts w:ascii="Times New Roman" w:hAnsi="Times New Roman" w:cs="Times New Roman"/>
        </w:rPr>
      </w:pPr>
      <w:bookmarkStart w:id="179" w:name="_Toc450413312"/>
      <w:r w:rsidRPr="00B96E99">
        <w:rPr>
          <w:rFonts w:ascii="Times New Roman" w:hAnsi="Times New Roman" w:cs="Times New Roman"/>
        </w:rPr>
        <w:t>EASY</w:t>
      </w:r>
      <w:r w:rsidRPr="00B96E99">
        <w:rPr>
          <w:rFonts w:ascii="Times New Roman" w:hAnsi="Times New Roman" w:cs="Times New Roman"/>
        </w:rPr>
        <w:t>架构</w:t>
      </w:r>
      <w:bookmarkEnd w:id="179"/>
    </w:p>
    <w:p w14:paraId="5BD8B884" w14:textId="77777777" w:rsidR="00484AAC" w:rsidRPr="00FF5E4E" w:rsidRDefault="00FB4F4B" w:rsidP="00484AAC">
      <w:pPr>
        <w:spacing w:line="360" w:lineRule="auto"/>
        <w:ind w:firstLineChars="200" w:firstLine="480"/>
        <w:rPr>
          <w:rFonts w:ascii="Times New Roman" w:eastAsia="宋体" w:hAnsi="Times New Roman" w:cs="Times New Roman"/>
          <w:color w:val="FF0000"/>
          <w:sz w:val="24"/>
          <w:szCs w:val="24"/>
          <w:rPrChange w:id="180" w:author="JieTang" w:date="2016-05-04T10:02:00Z">
            <w:rPr>
              <w:rFonts w:ascii="Times New Roman" w:eastAsia="宋体" w:hAnsi="Times New Roman" w:cs="Times New Roman"/>
              <w:sz w:val="24"/>
              <w:szCs w:val="24"/>
            </w:rPr>
          </w:rPrChange>
        </w:rPr>
      </w:pPr>
      <w:r w:rsidRPr="00FF5E4E">
        <w:rPr>
          <w:rFonts w:ascii="Times New Roman" w:eastAsia="宋体" w:hAnsi="Times New Roman" w:cs="Times New Roman"/>
          <w:color w:val="FF0000"/>
          <w:sz w:val="24"/>
          <w:szCs w:val="24"/>
          <w:rPrChange w:id="181" w:author="JieTang" w:date="2016-05-04T10:02:00Z">
            <w:rPr>
              <w:rFonts w:ascii="Times New Roman" w:eastAsia="宋体" w:hAnsi="Times New Roman" w:cs="Times New Roman"/>
              <w:sz w:val="24"/>
              <w:szCs w:val="24"/>
            </w:rPr>
          </w:rPrChange>
        </w:rPr>
        <w:t>EASY</w:t>
      </w:r>
      <w:r w:rsidRPr="00FF5E4E">
        <w:rPr>
          <w:rFonts w:ascii="Times New Roman" w:eastAsia="宋体" w:hAnsi="Times New Roman" w:cs="Times New Roman" w:hint="eastAsia"/>
          <w:color w:val="FF0000"/>
          <w:sz w:val="24"/>
          <w:szCs w:val="24"/>
          <w:rPrChange w:id="182" w:author="JieTang" w:date="2016-05-04T10:02:00Z">
            <w:rPr>
              <w:rFonts w:ascii="Times New Roman" w:eastAsia="宋体" w:hAnsi="Times New Roman" w:cs="Times New Roman" w:hint="eastAsia"/>
              <w:sz w:val="24"/>
              <w:szCs w:val="24"/>
            </w:rPr>
          </w:rPrChange>
        </w:rPr>
        <w:t>使用管理人工鱼群算法，我们通过设计目标函数来计算每个</w:t>
      </w:r>
      <w:r w:rsidRPr="00FF5E4E">
        <w:rPr>
          <w:rFonts w:ascii="Times New Roman" w:eastAsia="宋体" w:hAnsi="Times New Roman" w:cs="Times New Roman"/>
          <w:color w:val="FF0000"/>
          <w:sz w:val="24"/>
          <w:szCs w:val="24"/>
          <w:rPrChange w:id="183" w:author="JieTang" w:date="2016-05-04T10:02:00Z">
            <w:rPr>
              <w:rFonts w:ascii="Times New Roman" w:eastAsia="宋体" w:hAnsi="Times New Roman" w:cs="Times New Roman"/>
              <w:sz w:val="24"/>
              <w:szCs w:val="24"/>
            </w:rPr>
          </w:rPrChange>
        </w:rPr>
        <w:t>task</w:t>
      </w:r>
      <w:r w:rsidRPr="00FF5E4E">
        <w:rPr>
          <w:rFonts w:ascii="Times New Roman" w:eastAsia="宋体" w:hAnsi="Times New Roman" w:cs="Times New Roman" w:hint="eastAsia"/>
          <w:color w:val="FF0000"/>
          <w:sz w:val="24"/>
          <w:szCs w:val="24"/>
          <w:rPrChange w:id="184" w:author="JieTang" w:date="2016-05-04T10:02:00Z">
            <w:rPr>
              <w:rFonts w:ascii="Times New Roman" w:eastAsia="宋体" w:hAnsi="Times New Roman" w:cs="Times New Roman" w:hint="eastAsia"/>
              <w:sz w:val="24"/>
              <w:szCs w:val="24"/>
            </w:rPr>
          </w:rPrChange>
        </w:rPr>
        <w:t>的值，根据这些值的大小来选择运行在节点上的</w:t>
      </w:r>
      <w:r w:rsidRPr="00FF5E4E">
        <w:rPr>
          <w:rFonts w:ascii="Times New Roman" w:eastAsia="宋体" w:hAnsi="Times New Roman" w:cs="Times New Roman"/>
          <w:color w:val="FF0000"/>
          <w:sz w:val="24"/>
          <w:szCs w:val="24"/>
          <w:rPrChange w:id="185" w:author="JieTang" w:date="2016-05-04T10:02:00Z">
            <w:rPr>
              <w:rFonts w:ascii="Times New Roman" w:eastAsia="宋体" w:hAnsi="Times New Roman" w:cs="Times New Roman"/>
              <w:sz w:val="24"/>
              <w:szCs w:val="24"/>
            </w:rPr>
          </w:rPrChange>
        </w:rPr>
        <w:t>tasks</w:t>
      </w:r>
      <w:r w:rsidRPr="00FF5E4E">
        <w:rPr>
          <w:rFonts w:ascii="Times New Roman" w:eastAsia="宋体" w:hAnsi="Times New Roman" w:cs="Times New Roman" w:hint="eastAsia"/>
          <w:color w:val="FF0000"/>
          <w:sz w:val="24"/>
          <w:szCs w:val="24"/>
          <w:rPrChange w:id="186" w:author="JieTang" w:date="2016-05-04T10:02:00Z">
            <w:rPr>
              <w:rFonts w:ascii="Times New Roman" w:eastAsia="宋体" w:hAnsi="Times New Roman" w:cs="Times New Roman" w:hint="eastAsia"/>
              <w:sz w:val="24"/>
              <w:szCs w:val="24"/>
            </w:rPr>
          </w:rPrChange>
        </w:rPr>
        <w:t>。因此，本文的关键在于目标函数的设计，从</w:t>
      </w:r>
      <w:r w:rsidRPr="00FF5E4E">
        <w:rPr>
          <w:rFonts w:ascii="Times New Roman" w:eastAsia="宋体" w:hAnsi="Times New Roman" w:cs="Times New Roman"/>
          <w:color w:val="FF0000"/>
          <w:sz w:val="24"/>
          <w:szCs w:val="24"/>
          <w:rPrChange w:id="187"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188" w:author="JieTang" w:date="2016-05-04T10:02:00Z">
            <w:rPr>
              <w:rFonts w:ascii="Times New Roman" w:eastAsia="宋体" w:hAnsi="Times New Roman" w:cs="Times New Roman" w:hint="eastAsia"/>
              <w:sz w:val="24"/>
              <w:szCs w:val="24"/>
            </w:rPr>
          </w:rPrChange>
        </w:rPr>
        <w:t>和</w:t>
      </w:r>
      <w:r w:rsidRPr="00FF5E4E">
        <w:rPr>
          <w:rFonts w:ascii="Times New Roman" w:eastAsia="宋体" w:hAnsi="Times New Roman" w:cs="Times New Roman"/>
          <w:color w:val="FF0000"/>
          <w:sz w:val="24"/>
          <w:szCs w:val="24"/>
          <w:rPrChange w:id="189" w:author="JieTang" w:date="2016-05-04T10:02:00Z">
            <w:rPr>
              <w:rFonts w:ascii="Times New Roman" w:eastAsia="宋体" w:hAnsi="Times New Roman" w:cs="Times New Roman"/>
              <w:sz w:val="24"/>
              <w:szCs w:val="24"/>
            </w:rPr>
          </w:rPrChange>
        </w:rPr>
        <w:t>Time</w:t>
      </w:r>
      <w:r w:rsidRPr="00FF5E4E">
        <w:rPr>
          <w:rFonts w:ascii="Times New Roman" w:eastAsia="宋体" w:hAnsi="Times New Roman" w:cs="Times New Roman" w:hint="eastAsia"/>
          <w:color w:val="FF0000"/>
          <w:sz w:val="24"/>
          <w:szCs w:val="24"/>
          <w:rPrChange w:id="190" w:author="JieTang" w:date="2016-05-04T10:02:00Z">
            <w:rPr>
              <w:rFonts w:ascii="Times New Roman" w:eastAsia="宋体" w:hAnsi="Times New Roman" w:cs="Times New Roman" w:hint="eastAsia"/>
              <w:sz w:val="24"/>
              <w:szCs w:val="24"/>
            </w:rPr>
          </w:rPrChange>
        </w:rPr>
        <w:t>两方面来分析目标函数的构建，</w:t>
      </w:r>
      <m:oMath>
        <m:r>
          <m:rPr>
            <m:sty m:val="p"/>
          </m:rPr>
          <w:rPr>
            <w:rFonts w:ascii="Cambria Math" w:eastAsia="宋体" w:hAnsi="Cambria Math" w:cs="Times New Roman"/>
            <w:color w:val="FF0000"/>
            <w:sz w:val="24"/>
            <w:szCs w:val="24"/>
            <w:rPrChange w:id="191" w:author="JieTang" w:date="2016-05-04T10:02:00Z">
              <w:rPr>
                <w:rFonts w:ascii="Cambria Math" w:eastAsia="宋体" w:hAnsi="Cambria Math" w:cs="Times New Roman"/>
                <w:sz w:val="24"/>
                <w:szCs w:val="24"/>
              </w:rPr>
            </w:rPrChange>
          </w:rPr>
          <m:t>Y=</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Change w:id="192"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193" w:author="JieTang" w:date="2016-05-04T10:02:00Z">
                  <w:rPr>
                    <w:rFonts w:ascii="Cambria Math" w:eastAsia="宋体" w:hAnsi="Cambria Math" w:cs="Times New Roman"/>
                    <w:sz w:val="24"/>
                    <w:szCs w:val="24"/>
                  </w:rPr>
                </w:rPrChange>
              </w:rPr>
              <m:t>memory</m:t>
            </m:r>
          </m:sub>
        </m:sSub>
        <m:r>
          <w:rPr>
            <w:rFonts w:ascii="Cambria Math" w:eastAsia="宋体" w:hAnsi="Cambria Math" w:cs="Times New Roman"/>
            <w:color w:val="FF0000"/>
            <w:sz w:val="24"/>
            <w:szCs w:val="24"/>
            <w:rPrChange w:id="194" w:author="JieTang" w:date="2016-05-04T10:02:00Z">
              <w:rPr>
                <w:rFonts w:ascii="Cambria Math" w:eastAsia="宋体" w:hAnsi="Cambria Math" w:cs="Times New Roman"/>
                <w:sz w:val="24"/>
                <w:szCs w:val="24"/>
              </w:rPr>
            </w:rPrChange>
          </w:rPr>
          <m:t>+</m:t>
        </m:r>
        <m:sSub>
          <m:sSubPr>
            <m:ctrlPr>
              <w:rPr>
                <w:rFonts w:ascii="Cambria Math" w:eastAsia="宋体" w:hAnsi="Cambria Math" w:cs="Times New Roman"/>
                <w:i/>
                <w:color w:val="FF0000"/>
                <w:sz w:val="24"/>
                <w:szCs w:val="24"/>
              </w:rPr>
            </m:ctrlPr>
          </m:sSubPr>
          <m:e>
            <m:r>
              <w:rPr>
                <w:rFonts w:ascii="Cambria Math" w:eastAsia="宋体" w:hAnsi="Cambria Math" w:cs="Times New Roman"/>
                <w:color w:val="FF0000"/>
                <w:sz w:val="24"/>
                <w:szCs w:val="24"/>
                <w:rPrChange w:id="195"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196" w:author="JieTang" w:date="2016-05-04T10:02:00Z">
                  <w:rPr>
                    <w:rFonts w:ascii="Cambria Math" w:eastAsia="宋体" w:hAnsi="Cambria Math" w:cs="Times New Roman"/>
                    <w:sz w:val="24"/>
                    <w:szCs w:val="24"/>
                  </w:rPr>
                </w:rPrChange>
              </w:rPr>
              <m:t>time</m:t>
            </m:r>
          </m:sub>
        </m:sSub>
      </m:oMath>
      <w:r w:rsidRPr="00FF5E4E">
        <w:rPr>
          <w:rFonts w:ascii="Times New Roman" w:eastAsia="宋体" w:hAnsi="Times New Roman" w:cs="Times New Roman" w:hint="eastAsia"/>
          <w:color w:val="FF0000"/>
          <w:sz w:val="24"/>
          <w:szCs w:val="24"/>
          <w:rPrChange w:id="197" w:author="JieTang" w:date="2016-05-04T10:02:00Z">
            <w:rPr>
              <w:rFonts w:ascii="Times New Roman" w:eastAsia="宋体" w:hAnsi="Times New Roman" w:cs="Times New Roman" w:hint="eastAsia"/>
              <w:sz w:val="24"/>
              <w:szCs w:val="24"/>
            </w:rPr>
          </w:rPrChange>
        </w:rPr>
        <w:t>。</w:t>
      </w:r>
      <w:r w:rsidRPr="00FF5E4E">
        <w:rPr>
          <w:rFonts w:ascii="Times New Roman" w:eastAsia="宋体" w:hAnsi="Times New Roman" w:cs="Times New Roman"/>
          <w:color w:val="FF0000"/>
          <w:sz w:val="24"/>
          <w:szCs w:val="24"/>
          <w:rPrChange w:id="198" w:author="JieTang" w:date="2016-05-04T10:02:00Z">
            <w:rPr>
              <w:rFonts w:ascii="Times New Roman" w:eastAsia="宋体" w:hAnsi="Times New Roman" w:cs="Times New Roman"/>
              <w:sz w:val="24"/>
              <w:szCs w:val="24"/>
            </w:rPr>
          </w:rPrChange>
        </w:rPr>
        <w:t>YARN</w:t>
      </w:r>
      <w:r w:rsidRPr="00FF5E4E">
        <w:rPr>
          <w:rFonts w:ascii="Times New Roman" w:eastAsia="宋体" w:hAnsi="Times New Roman" w:cs="Times New Roman" w:hint="eastAsia"/>
          <w:color w:val="FF0000"/>
          <w:sz w:val="24"/>
          <w:szCs w:val="24"/>
          <w:rPrChange w:id="199" w:author="JieTang" w:date="2016-05-04T10:02:00Z">
            <w:rPr>
              <w:rFonts w:ascii="Times New Roman" w:eastAsia="宋体" w:hAnsi="Times New Roman" w:cs="Times New Roman" w:hint="eastAsia"/>
              <w:sz w:val="24"/>
              <w:szCs w:val="24"/>
            </w:rPr>
          </w:rPrChange>
        </w:rPr>
        <w:t>的资源管理器对</w:t>
      </w:r>
      <w:r w:rsidRPr="00FF5E4E">
        <w:rPr>
          <w:rFonts w:ascii="Times New Roman" w:eastAsia="宋体" w:hAnsi="Times New Roman" w:cs="Times New Roman"/>
          <w:color w:val="FF0000"/>
          <w:sz w:val="24"/>
          <w:szCs w:val="24"/>
          <w:rPrChange w:id="200" w:author="JieTang" w:date="2016-05-04T10:02:00Z">
            <w:rPr>
              <w:rFonts w:ascii="Times New Roman" w:eastAsia="宋体" w:hAnsi="Times New Roman" w:cs="Times New Roman"/>
              <w:sz w:val="24"/>
              <w:szCs w:val="24"/>
            </w:rPr>
          </w:rPrChange>
        </w:rPr>
        <w:t xml:space="preserve">cpu </w:t>
      </w:r>
      <w:r w:rsidRPr="00FF5E4E">
        <w:rPr>
          <w:rFonts w:ascii="Times New Roman" w:eastAsia="宋体" w:hAnsi="Times New Roman" w:cs="Times New Roman" w:hint="eastAsia"/>
          <w:color w:val="FF0000"/>
          <w:sz w:val="24"/>
          <w:szCs w:val="24"/>
          <w:rPrChange w:id="201" w:author="JieTang" w:date="2016-05-04T10:02:00Z">
            <w:rPr>
              <w:rFonts w:ascii="Times New Roman" w:eastAsia="宋体" w:hAnsi="Times New Roman" w:cs="Times New Roman" w:hint="eastAsia"/>
              <w:sz w:val="24"/>
              <w:szCs w:val="24"/>
            </w:rPr>
          </w:rPrChange>
        </w:rPr>
        <w:t>资源隔离不够，因此，本文主要讨论</w:t>
      </w:r>
      <w:r w:rsidRPr="00FF5E4E">
        <w:rPr>
          <w:rFonts w:ascii="Times New Roman" w:eastAsia="宋体" w:hAnsi="Times New Roman" w:cs="Times New Roman"/>
          <w:color w:val="FF0000"/>
          <w:sz w:val="24"/>
          <w:szCs w:val="24"/>
          <w:rPrChange w:id="202"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203" w:author="JieTang" w:date="2016-05-04T10:02:00Z">
            <w:rPr>
              <w:rFonts w:ascii="Times New Roman" w:eastAsia="宋体" w:hAnsi="Times New Roman" w:cs="Times New Roman" w:hint="eastAsia"/>
              <w:sz w:val="24"/>
              <w:szCs w:val="24"/>
            </w:rPr>
          </w:rPrChange>
        </w:rPr>
        <w:t>资源管理。</w:t>
      </w:r>
    </w:p>
    <w:p w14:paraId="242B864F" w14:textId="77777777" w:rsidR="007D318E" w:rsidRPr="00B96E99" w:rsidRDefault="00484AAC" w:rsidP="00484AAC">
      <w:pPr>
        <w:pStyle w:val="30"/>
        <w:rPr>
          <w:rFonts w:ascii="Times New Roman" w:eastAsiaTheme="majorEastAsia" w:hAnsi="Times New Roman" w:cs="Times New Roman"/>
          <w:b w:val="0"/>
          <w:sz w:val="28"/>
          <w:szCs w:val="28"/>
        </w:rPr>
      </w:pPr>
      <w:bookmarkStart w:id="204" w:name="_Toc450413313"/>
      <w:r w:rsidRPr="00B96E99">
        <w:rPr>
          <w:rFonts w:ascii="Times New Roman" w:eastAsiaTheme="majorEastAsia" w:hAnsi="Times New Roman" w:cs="Times New Roman"/>
          <w:sz w:val="28"/>
          <w:szCs w:val="28"/>
        </w:rPr>
        <w:t xml:space="preserve">2.3.1 </w:t>
      </w:r>
      <w:r w:rsidR="00C434C9" w:rsidRPr="00B96E99">
        <w:rPr>
          <w:rFonts w:ascii="Times New Roman" w:eastAsiaTheme="majorEastAsia" w:hAnsi="Times New Roman" w:cs="Times New Roman"/>
          <w:sz w:val="28"/>
          <w:szCs w:val="28"/>
        </w:rPr>
        <w:t>Memory-based</w:t>
      </w:r>
      <w:r w:rsidR="00C434C9" w:rsidRPr="00B96E99">
        <w:rPr>
          <w:rFonts w:ascii="Times New Roman" w:eastAsiaTheme="majorEastAsia" w:hAnsi="Times New Roman" w:cs="Times New Roman"/>
          <w:sz w:val="28"/>
          <w:szCs w:val="28"/>
        </w:rPr>
        <w:t>分配</w:t>
      </w:r>
      <w:bookmarkEnd w:id="204"/>
    </w:p>
    <w:p w14:paraId="34CC3CD2" w14:textId="77777777" w:rsidR="00B51B48" w:rsidRPr="00B96E99" w:rsidRDefault="00D73D16" w:rsidP="00D73D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问题。因此，</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模型非常符合</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模型的好处（此处只考虑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）：如果每个节点都有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2A83D7D" wp14:editId="1B4BC140">
            <wp:extent cx="3943847" cy="3790481"/>
            <wp:effectExtent l="0" t="0" r="0" b="635"/>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5973" cy="3821358"/>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77777777" w:rsidR="00CB6152" w:rsidRPr="00B96E99" w:rsidRDefault="00CB6152" w:rsidP="00CB6152">
      <w:pPr>
        <w:spacing w:line="360" w:lineRule="auto"/>
        <w:rPr>
          <w:rFonts w:ascii="Times New Roman" w:eastAsia="宋体" w:hAnsi="Times New Roman" w:cs="Times New Roman"/>
          <w:sz w:val="24"/>
          <w:szCs w:val="24"/>
        </w:rPr>
      </w:pPr>
      <w:r w:rsidRPr="00B96E99">
        <w:rPr>
          <w:rFonts w:ascii="Times New Roman" w:eastAsia="宋体" w:hAnsi="Times New Roman" w:cs="Times New Roman"/>
          <w:sz w:val="24"/>
          <w:szCs w:val="24"/>
        </w:rPr>
        <w:t>在图中我们看出，</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Fair </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77777777" w:rsidR="00DC04AB" w:rsidRPr="00B96E99" w:rsidRDefault="00DC04AB" w:rsidP="00CE5D2D">
      <w:pPr>
        <w:spacing w:line="360" w:lineRule="auto"/>
        <w:ind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从源码角度来看，整个</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调度过程就是一个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Procedure Call</w:t>
      </w:r>
      <w:r w:rsidRPr="00B96E99">
        <w:rPr>
          <w:rFonts w:ascii="Times New Roman" w:eastAsia="宋体" w:hAnsi="Times New Roman" w:cs="Times New Roman"/>
          <w:sz w:val="24"/>
          <w:szCs w:val="24"/>
        </w:rPr>
        <w:t>）方法调用。当节点发送一个心态信息时，其实它在调用一个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函数，通过参数把信息传入到调度器中，然后调度器分析这些信息，求出最佳</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并分配到节点上。在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中，所有心跳信息保存在队列中，然后调度器每次都从队列中取出一个信息进行处理，而在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中，我们用一个后台线程一次处理多个信息，这样就对应了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模型是一个</w:t>
      </w:r>
      <w:r w:rsidRPr="00B96E99">
        <w:rPr>
          <w:rFonts w:ascii="Times New Roman" w:eastAsia="宋体" w:hAnsi="Times New Roman" w:cs="Times New Roman"/>
          <w:sz w:val="24"/>
          <w:szCs w:val="24"/>
        </w:rPr>
        <w:t>NP-hard</w:t>
      </w:r>
      <w:r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Pr="00B96E99">
        <w:rPr>
          <w:rFonts w:ascii="Times New Roman" w:eastAsia="宋体" w:hAnsi="Times New Roman" w:cs="Times New Roman"/>
          <w:sz w:val="24"/>
          <w:szCs w:val="24"/>
        </w:rPr>
        <w:t>。我们使用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来解决该问题，</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是人工智能中一种典型的行为程序，适合求解组合优化问题，寻找最优解。</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的目标函数如下所示：</w:t>
      </w:r>
    </w:p>
    <w:p w14:paraId="5C0736DD" w14:textId="77777777" w:rsidR="00B94F8E" w:rsidRPr="00B96E99" w:rsidRDefault="00B94F8E"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m:oMathPara>
    </w:p>
    <w:p w14:paraId="1BD09E38" w14:textId="77777777" w:rsidR="00D6082B" w:rsidRPr="00B96E99" w:rsidRDefault="00A423BC"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m:oMathPara>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A423BC"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77777777" w:rsidR="00F5021C" w:rsidRPr="00B96E99" w:rsidRDefault="00A423BC" w:rsidP="00CE5D2D">
      <w:pPr>
        <w:spacing w:line="360" w:lineRule="auto"/>
        <w:ind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e>
        </m:box>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7777777" w:rsidR="00A60207" w:rsidRPr="00B96E99" w:rsidRDefault="00A60207" w:rsidP="00FE469D">
      <w:pPr>
        <w:pStyle w:val="30"/>
        <w:rPr>
          <w:rFonts w:ascii="Times New Roman" w:eastAsiaTheme="majorEastAsia" w:hAnsi="Times New Roman" w:cs="Times New Roman"/>
          <w:sz w:val="28"/>
          <w:szCs w:val="28"/>
        </w:rPr>
      </w:pPr>
      <w:bookmarkStart w:id="205" w:name="_Toc450413314"/>
      <w:r w:rsidRPr="00B96E99">
        <w:rPr>
          <w:rFonts w:ascii="Times New Roman" w:eastAsiaTheme="majorEastAsia" w:hAnsi="Times New Roman" w:cs="Times New Roman"/>
          <w:sz w:val="28"/>
          <w:szCs w:val="28"/>
        </w:rPr>
        <w:t>2.3.2 Time-based</w:t>
      </w:r>
      <w:r w:rsidRPr="00B96E99">
        <w:rPr>
          <w:rFonts w:ascii="Times New Roman" w:eastAsiaTheme="majorEastAsia" w:hAnsi="Times New Roman" w:cs="Times New Roman"/>
          <w:sz w:val="28"/>
          <w:szCs w:val="28"/>
        </w:rPr>
        <w:t>分配</w:t>
      </w:r>
      <w:bookmarkEnd w:id="205"/>
    </w:p>
    <w:p w14:paraId="488FA1EC" w14:textId="77777777" w:rsidR="00FE469D" w:rsidRPr="00B96E99" w:rsidRDefault="00FE469D"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分配是</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调度器的另一个组件，该组件的目标在于最大化的减少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77777777" w:rsidR="00D05F7C" w:rsidRPr="00B96E99" w:rsidRDefault="00D05F7C"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Pr="00B96E99">
        <w:rPr>
          <w:rFonts w:ascii="Times New Roman" w:eastAsia="宋体" w:hAnsi="Times New Roman" w:cs="Times New Roman"/>
          <w:sz w:val="24"/>
          <w:szCs w:val="24"/>
        </w:rPr>
        <w:t xml:space="preserve">a,b </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00D656CF" w14:textId="77777777" w:rsidR="001762CF" w:rsidRPr="00B96E99" w:rsidRDefault="001762CF">
      <w:pPr>
        <w:pStyle w:val="40"/>
        <w:pPrChange w:id="206" w:author="JieTang" w:date="2016-05-02T20:12:00Z">
          <w:pPr>
            <w:pStyle w:val="30"/>
          </w:pPr>
        </w:pPrChange>
      </w:pPr>
      <w:bookmarkStart w:id="207" w:name="_Toc450413315"/>
      <w:r w:rsidRPr="00B96E99">
        <w:lastRenderedPageBreak/>
        <w:t>2.3.2.1 Dependency</w:t>
      </w:r>
      <w:bookmarkEnd w:id="207"/>
    </w:p>
    <w:p w14:paraId="39CCE37E" w14:textId="77777777" w:rsidR="001762CF" w:rsidRPr="00B96E99" w:rsidRDefault="001762CF"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运行完毕。在其他的文章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中，也都使用了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04403DA2" w14:textId="77777777" w:rsidR="00FC4922" w:rsidRPr="00B96E99" w:rsidRDefault="00FC4922"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Pr="00B96E99">
        <w:rPr>
          <w:rFonts w:ascii="Times New Roman" w:eastAsia="宋体" w:hAnsi="Times New Roman" w:cs="Times New Roman"/>
          <w:sz w:val="24"/>
          <w:szCs w:val="24"/>
        </w:rPr>
        <w:t>。</w:t>
      </w:r>
    </w:p>
    <w:p w14:paraId="2F891B2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Pr="00B96E99">
        <w:rPr>
          <w:rFonts w:ascii="Times New Roman" w:eastAsia="宋体" w:hAnsi="Times New Roman" w:cs="Times New Roman"/>
          <w:sz w:val="24"/>
          <w:szCs w:val="24"/>
        </w:rPr>
        <w:t>。</w:t>
      </w:r>
    </w:p>
    <w:p w14:paraId="39E3CD4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w:t>
      </w:r>
    </w:p>
    <w:p w14:paraId="734737BE" w14:textId="77777777" w:rsidR="00AD798B" w:rsidRPr="00B96E99" w:rsidRDefault="00AD798B"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77777777" w:rsidR="00D115B9" w:rsidRPr="00B96E99" w:rsidRDefault="00D115B9">
      <w:pPr>
        <w:pStyle w:val="40"/>
        <w:pPrChange w:id="208" w:author="JieTang" w:date="2016-05-02T20:12:00Z">
          <w:pPr>
            <w:pStyle w:val="30"/>
          </w:pPr>
        </w:pPrChange>
      </w:pPr>
      <w:bookmarkStart w:id="209" w:name="_Toc450413316"/>
      <w:r w:rsidRPr="00B96E99">
        <w:lastRenderedPageBreak/>
        <w:t>2.3.2.2 Adaptive</w:t>
      </w:r>
      <w:bookmarkEnd w:id="209"/>
    </w:p>
    <w:p w14:paraId="3E853F21" w14:textId="77777777" w:rsidR="006E0243" w:rsidRPr="00B96E99" w:rsidRDefault="006E024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1C82B8C1">
            <wp:extent cx="4500438" cy="2193327"/>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1456" cy="2213317"/>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77777777" w:rsidR="008D1969" w:rsidRPr="00B96E99" w:rsidRDefault="008D1969" w:rsidP="005524B3">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MinB</m:t>
          </m:r>
        </m:oMath>
      </m:oMathPara>
    </w:p>
    <w:p w14:paraId="0C7AA7C8" w14:textId="77777777"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210" w:author="JieTang" w:date="2016-05-02T20:13:00Z">
            <w:rPr>
              <w:rFonts w:ascii="Times New Roman" w:eastAsia="宋体" w:hAnsi="Times New Roman" w:cs="Times New Roman"/>
              <w:sz w:val="24"/>
              <w:szCs w:val="24"/>
            </w:rPr>
          </w:rPrChange>
        </w:rPr>
      </w:pPr>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w:ins w:id="211" w:author="JieTang" w:date="2016-05-02T20:13:00Z">
        <w:r w:rsidR="006F24DF">
          <w:rPr>
            <w:rFonts w:ascii="Times New Roman" w:eastAsia="宋体" w:hAnsi="Times New Roman" w:cs="Times New Roman" w:hint="eastAsia"/>
            <w:sz w:val="24"/>
            <w:szCs w:val="24"/>
          </w:rPr>
          <w:t xml:space="preserve">   </w:t>
        </w:r>
        <w:r w:rsidR="006F24DF" w:rsidRPr="006F24DF">
          <w:rPr>
            <w:rFonts w:ascii="Times New Roman" w:eastAsia="宋体" w:hAnsi="Times New Roman" w:cs="Times New Roman" w:hint="eastAsia"/>
            <w:color w:val="FF0000"/>
            <w:sz w:val="24"/>
            <w:szCs w:val="24"/>
            <w:rPrChange w:id="212" w:author="JieTang" w:date="2016-05-02T20:13:00Z">
              <w:rPr>
                <w:rFonts w:ascii="Times New Roman" w:eastAsia="宋体" w:hAnsi="Times New Roman" w:cs="Times New Roman" w:hint="eastAsia"/>
                <w:sz w:val="24"/>
                <w:szCs w:val="24"/>
              </w:rPr>
            </w:rPrChange>
          </w:rPr>
          <w:t>要有公式编号</w:t>
        </w:r>
      </w:ins>
    </w:p>
    <w:p w14:paraId="58835EC6" w14:textId="77777777" w:rsidR="005524B3" w:rsidRPr="00B96E99" w:rsidRDefault="005524B3" w:rsidP="005524B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在装箱问题中，一个重点因素是</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w:t>
      </w:r>
      <w:r w:rsidRPr="00B96E99">
        <w:rPr>
          <w:rFonts w:ascii="Times New Roman" w:eastAsia="宋体" w:hAnsi="Times New Roman" w:cs="Times New Roman"/>
          <w:sz w:val="24"/>
          <w:szCs w:val="24"/>
        </w:rPr>
        <w:lastRenderedPageBreak/>
        <w:t>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AC6A85">
      <w:pPr>
        <w:spacing w:line="360" w:lineRule="auto"/>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77777777" w:rsidR="00E17B59" w:rsidRPr="00B96E99" w:rsidRDefault="00A423BC" w:rsidP="00AC6A85">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m:oMathPara>
    </w:p>
    <w:p w14:paraId="6E60BA51" w14:textId="77777777" w:rsidR="00AC6A85" w:rsidRPr="00B96E99" w:rsidRDefault="00A423BC" w:rsidP="00AC6A85">
      <w:pPr>
        <w:spacing w:line="360" w:lineRule="auto"/>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p>
    <w:p w14:paraId="0FD8B76E" w14:textId="77777777" w:rsidR="007F1C86" w:rsidRPr="00B96E99" w:rsidRDefault="007F1C86" w:rsidP="007F1C86">
      <w:pPr>
        <w:pStyle w:val="30"/>
        <w:rPr>
          <w:rFonts w:ascii="Times New Roman" w:eastAsiaTheme="majorEastAsia" w:hAnsi="Times New Roman" w:cs="Times New Roman"/>
          <w:sz w:val="28"/>
          <w:szCs w:val="28"/>
        </w:rPr>
      </w:pPr>
      <w:bookmarkStart w:id="213" w:name="_Toc450413317"/>
      <w:r w:rsidRPr="00B96E99">
        <w:rPr>
          <w:rFonts w:ascii="Times New Roman" w:eastAsiaTheme="majorEastAsia" w:hAnsi="Times New Roman" w:cs="Times New Roman"/>
          <w:sz w:val="28"/>
          <w:szCs w:val="28"/>
        </w:rPr>
        <w:t>2.3.3 AFSA</w:t>
      </w:r>
      <w:r w:rsidRPr="00B96E99">
        <w:rPr>
          <w:rFonts w:ascii="Times New Roman" w:eastAsiaTheme="majorEastAsia" w:hAnsi="Times New Roman" w:cs="Times New Roman"/>
          <w:sz w:val="28"/>
          <w:szCs w:val="28"/>
        </w:rPr>
        <w:t>介绍</w:t>
      </w:r>
      <w:bookmarkEnd w:id="213"/>
    </w:p>
    <w:p w14:paraId="0801B023" w14:textId="77777777" w:rsidR="007F1C86" w:rsidRPr="00B96E99" w:rsidRDefault="007F1C8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7777777" w:rsidR="007D10CE" w:rsidRPr="00B96E99" w:rsidRDefault="007D10CE" w:rsidP="007D10CE">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 xml:space="preserve">n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。我们可以把人工鱼当成是</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维空间的一个点。例如，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w:t>
      </w:r>
      <w:r w:rsidRPr="00B96E99">
        <w:rPr>
          <w:rFonts w:ascii="Times New Roman" w:eastAsia="宋体" w:hAnsi="Times New Roman" w:cs="Times New Roman"/>
          <w:sz w:val="24"/>
          <w:szCs w:val="24"/>
        </w:rPr>
        <w:lastRenderedPageBreak/>
        <w:t>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53D807B5">
            <wp:extent cx="2099144" cy="2085514"/>
            <wp:effectExtent l="0" t="0" r="0"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6970" cy="2133029"/>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77777777" w:rsidR="00A319D3" w:rsidRPr="00B96E99" w:rsidRDefault="00A319D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w:t>
      </w:r>
      <w:r w:rsidRPr="00B96E99">
        <w:rPr>
          <w:rFonts w:ascii="Times New Roman" w:eastAsia="宋体" w:hAnsi="Times New Roman" w:cs="Times New Roman"/>
          <w:sz w:val="24"/>
          <w:szCs w:val="24"/>
        </w:rPr>
        <w:lastRenderedPageBreak/>
        <w:t>佳点移动，如果最佳移动点不能提高目标函数值，则向中心点移动。</w:t>
      </w:r>
    </w:p>
    <w:p w14:paraId="0712E1FC"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2D7CF4">
      <w:pPr>
        <w:spacing w:line="360" w:lineRule="auto"/>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ED05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9A2DFF">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77777777" w:rsidR="000F0DCC" w:rsidRPr="00B96E99" w:rsidRDefault="000F0DCC" w:rsidP="002D3A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V[i]</m:t>
                </m:r>
              </m:e>
            </m:groupChr>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W[j]</m:t>
                    </m:r>
                  </m:e>
                </m:groupChr>
              </m:e>
            </m:box>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 xml:space="preserve">2 </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77777777" w:rsidR="00F01301" w:rsidRPr="00B96E99" w:rsidRDefault="00A423BC" w:rsidP="00977DDB">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m:oMathPara>
    </w:p>
    <w:p w14:paraId="133B5B3C" w14:textId="77777777" w:rsidR="00977DDB" w:rsidRPr="00B96E99" w:rsidRDefault="003446F9" w:rsidP="00977DDB">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A84C0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27D852CD">
            <wp:extent cx="4054829" cy="7267492"/>
            <wp:effectExtent l="0" t="0" r="3175"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6106" cy="7359397"/>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1B716C74">
            <wp:extent cx="2798859" cy="2224548"/>
            <wp:effectExtent l="0" t="0" r="1905" b="444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777" cy="2240379"/>
                    </a:xfrm>
                    <a:prstGeom prst="rect">
                      <a:avLst/>
                    </a:prstGeom>
                  </pic:spPr>
                </pic:pic>
              </a:graphicData>
            </a:graphic>
          </wp:inline>
        </w:drawing>
      </w:r>
    </w:p>
    <w:p w14:paraId="17A79E59" w14:textId="77777777" w:rsidR="00577899" w:rsidRPr="00B96E99" w:rsidRDefault="00577899" w:rsidP="00577899">
      <w:pPr>
        <w:pStyle w:val="30"/>
        <w:rPr>
          <w:rFonts w:ascii="Times New Roman" w:eastAsiaTheme="majorEastAsia" w:hAnsi="Times New Roman" w:cs="Times New Roman"/>
          <w:sz w:val="28"/>
          <w:szCs w:val="28"/>
        </w:rPr>
      </w:pPr>
      <w:bookmarkStart w:id="214" w:name="_Toc450413318"/>
      <w:r w:rsidRPr="00B96E99">
        <w:rPr>
          <w:rFonts w:ascii="Times New Roman" w:eastAsiaTheme="majorEastAsia" w:hAnsi="Times New Roman" w:cs="Times New Roman"/>
          <w:sz w:val="28"/>
          <w:szCs w:val="28"/>
        </w:rPr>
        <w:t xml:space="preserve">2.3.4 </w:t>
      </w:r>
      <w:r w:rsidRPr="00B96E99">
        <w:rPr>
          <w:rFonts w:ascii="Times New Roman" w:eastAsiaTheme="majorEastAsia" w:hAnsi="Times New Roman" w:cs="Times New Roman"/>
          <w:sz w:val="28"/>
          <w:szCs w:val="28"/>
        </w:rPr>
        <w:t>实验环境和结果</w:t>
      </w:r>
      <w:bookmarkEnd w:id="214"/>
    </w:p>
    <w:p w14:paraId="14726C70" w14:textId="77777777" w:rsidR="004E4E60" w:rsidRPr="00B96E99" w:rsidRDefault="00577899" w:rsidP="00C24C82">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15" w:author="JieTang" w:date="2016-05-02T21:38:00Z" w:name="move449988428"/>
      <w:moveTo w:id="216"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215"/>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4D079D62">
            <wp:extent cx="2965199" cy="2146852"/>
            <wp:effectExtent l="0" t="0" r="6985" b="635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1118" cy="2165618"/>
                    </a:xfrm>
                    <a:prstGeom prst="rect">
                      <a:avLst/>
                    </a:prstGeom>
                  </pic:spPr>
                </pic:pic>
              </a:graphicData>
            </a:graphic>
          </wp:inline>
        </w:drawing>
      </w:r>
    </w:p>
    <w:p w14:paraId="6AF60984"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17" w:author="JieTang" w:date="2016-05-02T21:38:00Z" w:name="move449988431"/>
      <w:moveTo w:id="218"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p>
    <w:p w14:paraId="7BD80429" w14:textId="77777777" w:rsidR="00C24C82" w:rsidRPr="00B96E99" w:rsidDel="00283F4B" w:rsidRDefault="00C24C82" w:rsidP="00C24C82">
      <w:pPr>
        <w:spacing w:line="360" w:lineRule="auto"/>
        <w:ind w:firstLineChars="200" w:firstLine="480"/>
        <w:jc w:val="center"/>
        <w:rPr>
          <w:rFonts w:ascii="Times New Roman" w:eastAsia="宋体" w:hAnsi="Times New Roman" w:cs="Times New Roman"/>
          <w:sz w:val="24"/>
          <w:szCs w:val="24"/>
        </w:rPr>
      </w:pPr>
      <w:moveFromRangeStart w:id="219" w:author="JieTang" w:date="2016-05-02T21:38:00Z" w:name="move449988428"/>
      <w:moveToRangeEnd w:id="217"/>
      <w:moveFrom w:id="220"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 xml:space="preserve">2.1 </w:t>
        </w:r>
        <w:r w:rsidRPr="00B96E99" w:rsidDel="00283F4B">
          <w:rPr>
            <w:rFonts w:ascii="Times New Roman" w:eastAsia="宋体" w:hAnsi="Times New Roman" w:cs="Times New Roman"/>
            <w:sz w:val="24"/>
            <w:szCs w:val="24"/>
          </w:rPr>
          <w:t>随机产生物品的容量和价值</w:t>
        </w:r>
      </w:moveFrom>
    </w:p>
    <w:moveFromRangeEnd w:id="219"/>
    <w:p w14:paraId="292498CD" w14:textId="77777777" w:rsidR="002C0153" w:rsidRPr="00B96E99" w:rsidRDefault="002C0153"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82D9A75" wp14:editId="488B5CE2">
            <wp:extent cx="2752381" cy="1504762"/>
            <wp:effectExtent l="0" t="0" r="0" b="635"/>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381" cy="1504762"/>
                    </a:xfrm>
                    <a:prstGeom prst="rect">
                      <a:avLst/>
                    </a:prstGeom>
                  </pic:spPr>
                </pic:pic>
              </a:graphicData>
            </a:graphic>
          </wp:inline>
        </w:drawing>
      </w:r>
    </w:p>
    <w:p w14:paraId="7C06A658" w14:textId="77777777" w:rsidR="004E4E60" w:rsidRPr="00B96E99" w:rsidDel="00283F4B" w:rsidRDefault="006772E9" w:rsidP="002C0153">
      <w:pPr>
        <w:spacing w:line="360" w:lineRule="auto"/>
        <w:ind w:firstLineChars="200" w:firstLine="480"/>
        <w:jc w:val="center"/>
        <w:rPr>
          <w:rFonts w:ascii="Times New Roman" w:eastAsia="宋体" w:hAnsi="Times New Roman" w:cs="Times New Roman"/>
          <w:sz w:val="24"/>
          <w:szCs w:val="24"/>
        </w:rPr>
      </w:pPr>
      <w:moveFromRangeStart w:id="221" w:author="JieTang" w:date="2016-05-02T21:38:00Z" w:name="move449988431"/>
      <w:moveFrom w:id="222"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2.2</w:t>
        </w:r>
        <w:r w:rsidR="002C0153" w:rsidRPr="00B96E99" w:rsidDel="00283F4B">
          <w:rPr>
            <w:rFonts w:ascii="Times New Roman" w:eastAsia="宋体" w:hAnsi="Times New Roman" w:cs="Times New Roman"/>
            <w:sz w:val="24"/>
            <w:szCs w:val="24"/>
          </w:rPr>
          <w:t xml:space="preserve"> AFSA</w:t>
        </w:r>
        <w:r w:rsidR="002C0153" w:rsidRPr="00B96E99" w:rsidDel="00283F4B">
          <w:rPr>
            <w:rFonts w:ascii="Times New Roman" w:eastAsia="宋体" w:hAnsi="Times New Roman" w:cs="Times New Roman"/>
            <w:sz w:val="24"/>
            <w:szCs w:val="24"/>
          </w:rPr>
          <w:t>算法参数值</w:t>
        </w:r>
      </w:moveFrom>
    </w:p>
    <w:moveFromRangeEnd w:id="221"/>
    <w:p w14:paraId="26286ED0" w14:textId="77777777" w:rsidR="006772E9" w:rsidRPr="00B96E99" w:rsidRDefault="00F0591E"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6981E580">
            <wp:extent cx="4381169" cy="2785571"/>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1424" cy="2811166"/>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7777777" w:rsidR="00D96C28" w:rsidRPr="00B96E99" w:rsidRDefault="00D96C28">
      <w:pPr>
        <w:pStyle w:val="40"/>
        <w:pPrChange w:id="223" w:author="JieTang" w:date="2016-05-02T20:14:00Z">
          <w:pPr>
            <w:pStyle w:val="30"/>
          </w:pPr>
        </w:pPrChange>
      </w:pPr>
      <w:bookmarkStart w:id="224" w:name="_Toc450413319"/>
      <w:r w:rsidRPr="00B96E99">
        <w:t xml:space="preserve">2.3.4.1 </w:t>
      </w:r>
      <w:r w:rsidRPr="00B96E99">
        <w:t>实验配置</w:t>
      </w:r>
      <w:bookmarkEnd w:id="224"/>
    </w:p>
    <w:p w14:paraId="4578EE1F" w14:textId="77777777" w:rsidR="00BF49C6" w:rsidRPr="00B96E99" w:rsidRDefault="00BF49C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25" w:author="JieTang" w:date="2016-05-02T21:38:00Z" w:name="move449988417"/>
      <w:moveTo w:id="226"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225"/>
    <w:p w14:paraId="70F420D6" w14:textId="77777777" w:rsidR="001A3CA0" w:rsidRPr="00B96E99" w:rsidRDefault="001A3CA0" w:rsidP="001A3CA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74E586F" wp14:editId="53A37A9B">
            <wp:extent cx="3593990" cy="2056058"/>
            <wp:effectExtent l="0" t="0" r="6985" b="1905"/>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4737" cy="2067927"/>
                    </a:xfrm>
                    <a:prstGeom prst="rect">
                      <a:avLst/>
                    </a:prstGeom>
                  </pic:spPr>
                </pic:pic>
              </a:graphicData>
            </a:graphic>
          </wp:inline>
        </w:drawing>
      </w:r>
    </w:p>
    <w:p w14:paraId="609CA49B" w14:textId="77777777" w:rsidR="00BF49C6" w:rsidRPr="00B96E99" w:rsidDel="00283F4B" w:rsidRDefault="005672E6">
      <w:pPr>
        <w:spacing w:line="360" w:lineRule="auto"/>
        <w:ind w:firstLineChars="200" w:firstLine="480"/>
        <w:jc w:val="center"/>
        <w:rPr>
          <w:rFonts w:ascii="Times New Roman" w:eastAsia="宋体" w:hAnsi="Times New Roman" w:cs="Times New Roman"/>
          <w:sz w:val="24"/>
          <w:szCs w:val="24"/>
        </w:rPr>
      </w:pPr>
      <w:moveFromRangeStart w:id="227" w:author="JieTang" w:date="2016-05-02T21:38:00Z" w:name="move449988417"/>
      <w:moveFrom w:id="228"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2.3</w:t>
        </w:r>
        <w:r w:rsidR="001A3CA0" w:rsidRPr="00B96E99" w:rsidDel="00283F4B">
          <w:rPr>
            <w:rFonts w:ascii="Times New Roman" w:eastAsia="宋体" w:hAnsi="Times New Roman" w:cs="Times New Roman"/>
            <w:sz w:val="24"/>
            <w:szCs w:val="24"/>
          </w:rPr>
          <w:t xml:space="preserve"> </w:t>
        </w:r>
        <w:r w:rsidR="001A3CA0" w:rsidRPr="00B96E99" w:rsidDel="00283F4B">
          <w:rPr>
            <w:rFonts w:ascii="Times New Roman" w:eastAsia="宋体" w:hAnsi="Times New Roman" w:cs="Times New Roman"/>
            <w:sz w:val="24"/>
            <w:szCs w:val="24"/>
          </w:rPr>
          <w:t>集群配置</w:t>
        </w:r>
      </w:moveFrom>
    </w:p>
    <w:p w14:paraId="7463B9AE" w14:textId="77777777" w:rsidR="005672E6" w:rsidRPr="00B96E99" w:rsidRDefault="005672E6">
      <w:pPr>
        <w:pStyle w:val="40"/>
        <w:pPrChange w:id="229" w:author="JieTang" w:date="2016-05-02T20:15:00Z">
          <w:pPr>
            <w:pStyle w:val="30"/>
          </w:pPr>
        </w:pPrChange>
      </w:pPr>
      <w:bookmarkStart w:id="230" w:name="_Toc450413320"/>
      <w:moveFromRangeEnd w:id="227"/>
      <w:r w:rsidRPr="00B96E99">
        <w:t xml:space="preserve">2.3.4.2 </w:t>
      </w:r>
      <w:r w:rsidRPr="00B96E99">
        <w:t>实验结果和分析</w:t>
      </w:r>
      <w:bookmarkEnd w:id="230"/>
    </w:p>
    <w:p w14:paraId="30D72D37" w14:textId="77777777" w:rsidR="005672E6" w:rsidRPr="00B96E99" w:rsidRDefault="005672E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运行过程中，我们使用两种情况来验证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调度器的效率：</w:t>
      </w:r>
    </w:p>
    <w:p w14:paraId="49EE6B20" w14:textId="77777777" w:rsidR="00283F4B" w:rsidRPr="00283F4B" w:rsidRDefault="00283F4B">
      <w:pPr>
        <w:spacing w:line="360" w:lineRule="auto"/>
        <w:ind w:firstLine="420"/>
        <w:rPr>
          <w:ins w:id="231" w:author="JieTang" w:date="2016-05-02T21:36:00Z"/>
          <w:rFonts w:ascii="Times New Roman" w:eastAsia="宋体" w:hAnsi="Times New Roman" w:cs="Times New Roman"/>
          <w:sz w:val="24"/>
          <w:szCs w:val="24"/>
          <w:rPrChange w:id="232" w:author="JieTang" w:date="2016-05-02T21:37:00Z">
            <w:rPr>
              <w:ins w:id="233" w:author="JieTang" w:date="2016-05-02T21:36:00Z"/>
            </w:rPr>
          </w:rPrChange>
        </w:rPr>
        <w:pPrChange w:id="234" w:author="JieTang" w:date="2016-05-02T21:37:00Z">
          <w:pPr>
            <w:pStyle w:val="a3"/>
            <w:numPr>
              <w:numId w:val="47"/>
            </w:numPr>
            <w:spacing w:line="360" w:lineRule="auto"/>
            <w:ind w:left="720" w:firstLineChars="0" w:hanging="720"/>
          </w:pPr>
        </w:pPrChange>
      </w:pPr>
      <w:ins w:id="235"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ins>
      <w:r w:rsidR="005672E6" w:rsidRPr="00283F4B">
        <w:rPr>
          <w:rFonts w:ascii="Times New Roman" w:eastAsia="宋体" w:hAnsi="Times New Roman" w:cs="Times New Roman" w:hint="eastAsia"/>
          <w:sz w:val="24"/>
          <w:szCs w:val="24"/>
          <w:rPrChange w:id="236" w:author="JieTang" w:date="2016-05-02T21:37:00Z">
            <w:rPr>
              <w:rFonts w:hint="eastAsia"/>
            </w:rPr>
          </w:rPrChange>
        </w:rPr>
        <w:t>同种类型的</w:t>
      </w:r>
      <w:r w:rsidR="005672E6" w:rsidRPr="00283F4B">
        <w:rPr>
          <w:rFonts w:ascii="Times New Roman" w:eastAsia="宋体" w:hAnsi="Times New Roman" w:cs="Times New Roman"/>
          <w:sz w:val="24"/>
          <w:szCs w:val="24"/>
          <w:rPrChange w:id="237" w:author="JieTang" w:date="2016-05-02T21:37:00Z">
            <w:rPr/>
          </w:rPrChange>
        </w:rPr>
        <w:t>jobs</w:t>
      </w:r>
      <w:del w:id="238" w:author="JieTang" w:date="2016-05-02T21:37:00Z">
        <w:r w:rsidR="005672E6" w:rsidRPr="00283F4B" w:rsidDel="00283F4B">
          <w:rPr>
            <w:rFonts w:ascii="Times New Roman" w:eastAsia="宋体" w:hAnsi="Times New Roman" w:cs="Times New Roman" w:hint="eastAsia"/>
            <w:sz w:val="24"/>
            <w:szCs w:val="24"/>
            <w:rPrChange w:id="239" w:author="JieTang" w:date="2016-05-02T21:37:00Z">
              <w:rPr>
                <w:rFonts w:hint="eastAsia"/>
              </w:rPr>
            </w:rPrChange>
          </w:rPr>
          <w:delText>：</w:delText>
        </w:r>
      </w:del>
    </w:p>
    <w:p w14:paraId="5A9083CA" w14:textId="77777777" w:rsidR="005672E6" w:rsidRPr="00283F4B" w:rsidRDefault="005672E6">
      <w:pPr>
        <w:spacing w:line="360" w:lineRule="auto"/>
        <w:ind w:firstLineChars="200" w:firstLine="480"/>
        <w:rPr>
          <w:rFonts w:ascii="Times New Roman" w:eastAsia="宋体" w:hAnsi="Times New Roman" w:cs="Times New Roman"/>
          <w:sz w:val="24"/>
          <w:szCs w:val="24"/>
          <w:rPrChange w:id="240" w:author="JieTang" w:date="2016-05-02T21:36:00Z">
            <w:rPr/>
          </w:rPrChange>
        </w:rPr>
        <w:pPrChange w:id="241" w:author="JieTang" w:date="2016-05-02T21:36: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242" w:author="JieTang" w:date="2016-05-02T21:36:00Z">
            <w:rPr>
              <w:rFonts w:hint="eastAsia"/>
            </w:rPr>
          </w:rPrChange>
        </w:rPr>
        <w:t>在该实验中，我们使用简单工作负载的</w:t>
      </w:r>
      <w:r w:rsidRPr="00283F4B">
        <w:rPr>
          <w:rFonts w:ascii="Times New Roman" w:eastAsia="宋体" w:hAnsi="Times New Roman" w:cs="Times New Roman"/>
          <w:sz w:val="24"/>
          <w:szCs w:val="24"/>
          <w:rPrChange w:id="243" w:author="JieTang" w:date="2016-05-02T21:36:00Z">
            <w:rPr/>
          </w:rPrChange>
        </w:rPr>
        <w:t>WordCount</w:t>
      </w:r>
      <w:r w:rsidRPr="00283F4B">
        <w:rPr>
          <w:rFonts w:ascii="Times New Roman" w:eastAsia="宋体" w:hAnsi="Times New Roman" w:cs="Times New Roman" w:hint="eastAsia"/>
          <w:sz w:val="24"/>
          <w:szCs w:val="24"/>
          <w:rPrChange w:id="244" w:author="JieTang" w:date="2016-05-02T21:36:00Z">
            <w:rPr>
              <w:rFonts w:hint="eastAsia"/>
            </w:rPr>
          </w:rPrChange>
        </w:rPr>
        <w:t>程序，一共有</w:t>
      </w:r>
      <w:r w:rsidRPr="00283F4B">
        <w:rPr>
          <w:rFonts w:ascii="Times New Roman" w:eastAsia="宋体" w:hAnsi="Times New Roman" w:cs="Times New Roman"/>
          <w:sz w:val="24"/>
          <w:szCs w:val="24"/>
          <w:rPrChange w:id="245" w:author="JieTang" w:date="2016-05-02T21:36:00Z">
            <w:rPr/>
          </w:rPrChange>
        </w:rPr>
        <w:t>6</w:t>
      </w:r>
      <w:r w:rsidRPr="00283F4B">
        <w:rPr>
          <w:rFonts w:ascii="Times New Roman" w:eastAsia="宋体" w:hAnsi="Times New Roman" w:cs="Times New Roman" w:hint="eastAsia"/>
          <w:sz w:val="24"/>
          <w:szCs w:val="24"/>
          <w:rPrChange w:id="246" w:author="JieTang" w:date="2016-05-02T21:36:00Z">
            <w:rPr>
              <w:rFonts w:hint="eastAsia"/>
            </w:rPr>
          </w:rPrChange>
        </w:rPr>
        <w:t>个</w:t>
      </w:r>
      <w:r w:rsidRPr="00283F4B">
        <w:rPr>
          <w:rFonts w:ascii="Times New Roman" w:eastAsia="宋体" w:hAnsi="Times New Roman" w:cs="Times New Roman"/>
          <w:sz w:val="24"/>
          <w:szCs w:val="24"/>
          <w:rPrChange w:id="247" w:author="JieTang" w:date="2016-05-02T21:36:00Z">
            <w:rPr/>
          </w:rPrChange>
        </w:rPr>
        <w:t>job</w:t>
      </w:r>
      <w:r w:rsidRPr="00283F4B">
        <w:rPr>
          <w:rFonts w:ascii="Times New Roman" w:eastAsia="宋体" w:hAnsi="Times New Roman" w:cs="Times New Roman" w:hint="eastAsia"/>
          <w:sz w:val="24"/>
          <w:szCs w:val="24"/>
          <w:rPrChange w:id="248" w:author="JieTang" w:date="2016-05-02T21:36:00Z">
            <w:rPr>
              <w:rFonts w:hint="eastAsia"/>
            </w:rPr>
          </w:rPrChange>
        </w:rPr>
        <w:t>，每个</w:t>
      </w:r>
      <w:r w:rsidRPr="00283F4B">
        <w:rPr>
          <w:rFonts w:ascii="Times New Roman" w:eastAsia="宋体" w:hAnsi="Times New Roman" w:cs="Times New Roman"/>
          <w:sz w:val="24"/>
          <w:szCs w:val="24"/>
          <w:rPrChange w:id="249" w:author="JieTang" w:date="2016-05-02T21:36:00Z">
            <w:rPr/>
          </w:rPrChange>
        </w:rPr>
        <w:t>job</w:t>
      </w:r>
      <w:r w:rsidRPr="00283F4B">
        <w:rPr>
          <w:rFonts w:ascii="Times New Roman" w:eastAsia="宋体" w:hAnsi="Times New Roman" w:cs="Times New Roman" w:hint="eastAsia"/>
          <w:sz w:val="24"/>
          <w:szCs w:val="24"/>
          <w:rPrChange w:id="250" w:author="JieTang" w:date="2016-05-02T21:36:00Z">
            <w:rPr>
              <w:rFonts w:hint="eastAsia"/>
            </w:rPr>
          </w:rPrChange>
        </w:rPr>
        <w:t>有</w:t>
      </w:r>
      <w:r w:rsidRPr="00283F4B">
        <w:rPr>
          <w:rFonts w:ascii="Times New Roman" w:eastAsia="宋体" w:hAnsi="Times New Roman" w:cs="Times New Roman"/>
          <w:sz w:val="24"/>
          <w:szCs w:val="24"/>
          <w:rPrChange w:id="251" w:author="JieTang" w:date="2016-05-02T21:36:00Z">
            <w:rPr/>
          </w:rPrChange>
        </w:rPr>
        <w:t xml:space="preserve">7.18G </w:t>
      </w:r>
      <w:r w:rsidRPr="00283F4B">
        <w:rPr>
          <w:rFonts w:ascii="Times New Roman" w:eastAsia="宋体" w:hAnsi="Times New Roman" w:cs="Times New Roman" w:hint="eastAsia"/>
          <w:sz w:val="24"/>
          <w:szCs w:val="24"/>
          <w:rPrChange w:id="252" w:author="JieTang" w:date="2016-05-02T21:36:00Z">
            <w:rPr>
              <w:rFonts w:hint="eastAsia"/>
            </w:rPr>
          </w:rPrChange>
        </w:rPr>
        <w:t>的输入文件，该文件由</w:t>
      </w:r>
      <w:r w:rsidRPr="00283F4B">
        <w:rPr>
          <w:rFonts w:ascii="Times New Roman" w:eastAsia="宋体" w:hAnsi="Times New Roman" w:cs="Times New Roman"/>
          <w:sz w:val="24"/>
          <w:szCs w:val="24"/>
          <w:rPrChange w:id="253" w:author="JieTang" w:date="2016-05-02T21:36:00Z">
            <w:rPr/>
          </w:rPrChange>
        </w:rPr>
        <w:t>RandomTextWriter</w:t>
      </w:r>
      <w:r w:rsidRPr="00283F4B">
        <w:rPr>
          <w:rFonts w:ascii="Times New Roman" w:eastAsia="宋体" w:hAnsi="Times New Roman" w:cs="Times New Roman" w:hint="eastAsia"/>
          <w:sz w:val="24"/>
          <w:szCs w:val="24"/>
          <w:rPrChange w:id="254" w:author="JieTang" w:date="2016-05-02T21:36:00Z">
            <w:rPr>
              <w:rFonts w:hint="eastAsia"/>
            </w:rPr>
          </w:rPrChange>
        </w:rPr>
        <w:t>程序产生，具体配置如下表</w:t>
      </w:r>
      <w:r w:rsidRPr="00283F4B">
        <w:rPr>
          <w:rFonts w:ascii="Times New Roman" w:eastAsia="宋体" w:hAnsi="Times New Roman" w:cs="Times New Roman"/>
          <w:sz w:val="24"/>
          <w:szCs w:val="24"/>
          <w:rPrChange w:id="255" w:author="JieTang" w:date="2016-05-02T21:36:00Z">
            <w:rPr/>
          </w:rPrChange>
        </w:rPr>
        <w:t xml:space="preserve">2.4 </w:t>
      </w:r>
      <w:r w:rsidRPr="00283F4B">
        <w:rPr>
          <w:rFonts w:ascii="Times New Roman" w:eastAsia="宋体" w:hAnsi="Times New Roman" w:cs="Times New Roman" w:hint="eastAsia"/>
          <w:sz w:val="24"/>
          <w:szCs w:val="24"/>
          <w:rPrChange w:id="256" w:author="JieTang" w:date="2016-05-02T21:36:00Z">
            <w:rPr>
              <w:rFonts w:hint="eastAsia"/>
            </w:rPr>
          </w:rPrChange>
        </w:rPr>
        <w:t>所示。</w:t>
      </w:r>
    </w:p>
    <w:p w14:paraId="751CBC10" w14:textId="77777777" w:rsidR="00370860" w:rsidRPr="00B96E99" w:rsidRDefault="00370860">
      <w:pPr>
        <w:pStyle w:val="a3"/>
        <w:spacing w:line="360" w:lineRule="auto"/>
        <w:ind w:left="720" w:firstLineChars="0" w:firstLine="0"/>
        <w:jc w:val="center"/>
        <w:rPr>
          <w:rFonts w:ascii="Times New Roman" w:eastAsia="宋体" w:hAnsi="Times New Roman" w:cs="Times New Roman"/>
          <w:sz w:val="24"/>
          <w:szCs w:val="24"/>
        </w:rPr>
        <w:pPrChange w:id="257" w:author="JieTang" w:date="2016-05-02T21:29:00Z">
          <w:pPr>
            <w:pStyle w:val="a3"/>
            <w:numPr>
              <w:numId w:val="47"/>
            </w:numPr>
            <w:spacing w:line="360" w:lineRule="auto"/>
            <w:ind w:left="720" w:firstLineChars="0" w:hanging="720"/>
            <w:jc w:val="center"/>
          </w:pPr>
        </w:pPrChange>
      </w:pPr>
      <w:moveToRangeStart w:id="258" w:author="JieTang" w:date="2016-05-02T21:29:00Z" w:name="move449987889"/>
      <w:moveTo w:id="259" w:author="JieTang" w:date="2016-05-02T21:29: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实验配置</w:t>
        </w:r>
      </w:moveTo>
    </w:p>
    <w:moveToRangeEnd w:id="258"/>
    <w:p w14:paraId="6A67B04A" w14:textId="77777777" w:rsidR="005362A2" w:rsidRPr="00B96E99" w:rsidRDefault="005362A2">
      <w:pPr>
        <w:pStyle w:val="a3"/>
        <w:spacing w:line="360" w:lineRule="auto"/>
        <w:ind w:left="567" w:firstLineChars="0" w:firstLine="0"/>
        <w:jc w:val="center"/>
        <w:rPr>
          <w:rFonts w:ascii="Times New Roman" w:eastAsia="宋体" w:hAnsi="Times New Roman" w:cs="Times New Roman"/>
          <w:sz w:val="24"/>
          <w:szCs w:val="24"/>
        </w:rPr>
        <w:pPrChange w:id="260" w:author="JieTang" w:date="2016-05-02T21:29: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1A375CF" wp14:editId="36EB5673">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7143" cy="2076190"/>
                    </a:xfrm>
                    <a:prstGeom prst="rect">
                      <a:avLst/>
                    </a:prstGeom>
                  </pic:spPr>
                </pic:pic>
              </a:graphicData>
            </a:graphic>
          </wp:inline>
        </w:drawing>
      </w:r>
    </w:p>
    <w:p w14:paraId="26E2F81A" w14:textId="77777777" w:rsidR="003F7138" w:rsidRPr="00283F4B" w:rsidDel="00370860" w:rsidRDefault="00283F4B">
      <w:pPr>
        <w:spacing w:line="400" w:lineRule="exact"/>
        <w:jc w:val="center"/>
        <w:rPr>
          <w:rFonts w:ascii="Times New Roman" w:eastAsia="宋体" w:hAnsi="Times New Roman" w:cs="Times New Roman"/>
          <w:sz w:val="24"/>
          <w:szCs w:val="24"/>
          <w:rPrChange w:id="261" w:author="JieTang" w:date="2016-05-02T21:37:00Z">
            <w:rPr/>
          </w:rPrChange>
        </w:rPr>
        <w:pPrChange w:id="262" w:author="JieTang" w:date="2016-05-02T21:37:00Z">
          <w:pPr>
            <w:pStyle w:val="a3"/>
            <w:spacing w:line="360" w:lineRule="auto"/>
            <w:ind w:left="1200" w:firstLineChars="0" w:firstLine="0"/>
            <w:jc w:val="center"/>
          </w:pPr>
        </w:pPrChange>
      </w:pPr>
      <w:ins w:id="263" w:author="JieTang" w:date="2016-05-02T21:37:00Z">
        <w:r>
          <w:rPr>
            <w:rFonts w:ascii="Times New Roman" w:eastAsia="宋体" w:hAnsi="Times New Roman" w:cs="Times New Roman" w:hint="eastAsia"/>
            <w:sz w:val="24"/>
            <w:szCs w:val="24"/>
          </w:rPr>
          <w:t xml:space="preserve">    </w:t>
        </w:r>
      </w:ins>
      <w:moveFromRangeStart w:id="264" w:author="JieTang" w:date="2016-05-02T21:29:00Z" w:name="move449987889"/>
      <w:moveFrom w:id="265" w:author="JieTang" w:date="2016-05-02T21:29:00Z">
        <w:r w:rsidR="003F7138" w:rsidRPr="00283F4B" w:rsidDel="00370860">
          <w:rPr>
            <w:rFonts w:ascii="Times New Roman" w:eastAsia="宋体" w:hAnsi="Times New Roman" w:cs="Times New Roman" w:hint="eastAsia"/>
            <w:sz w:val="24"/>
            <w:szCs w:val="24"/>
            <w:rPrChange w:id="266" w:author="JieTang" w:date="2016-05-02T21:37:00Z">
              <w:rPr>
                <w:rFonts w:hint="eastAsia"/>
              </w:rPr>
            </w:rPrChange>
          </w:rPr>
          <w:t>表</w:t>
        </w:r>
        <w:r w:rsidR="003F7138" w:rsidRPr="00283F4B" w:rsidDel="00370860">
          <w:rPr>
            <w:rFonts w:ascii="Times New Roman" w:eastAsia="宋体" w:hAnsi="Times New Roman" w:cs="Times New Roman"/>
            <w:sz w:val="24"/>
            <w:szCs w:val="24"/>
            <w:rPrChange w:id="267" w:author="JieTang" w:date="2016-05-02T21:37:00Z">
              <w:rPr/>
            </w:rPrChange>
          </w:rPr>
          <w:t>2.4</w:t>
        </w:r>
        <w:r w:rsidR="005362A2" w:rsidRPr="00283F4B" w:rsidDel="00370860">
          <w:rPr>
            <w:rFonts w:ascii="Times New Roman" w:eastAsia="宋体" w:hAnsi="Times New Roman" w:cs="Times New Roman"/>
            <w:sz w:val="24"/>
            <w:szCs w:val="24"/>
            <w:rPrChange w:id="268" w:author="JieTang" w:date="2016-05-02T21:37:00Z">
              <w:rPr/>
            </w:rPrChange>
          </w:rPr>
          <w:t xml:space="preserve"> </w:t>
        </w:r>
        <w:r w:rsidR="005362A2" w:rsidRPr="00283F4B" w:rsidDel="00370860">
          <w:rPr>
            <w:rFonts w:ascii="Times New Roman" w:eastAsia="宋体" w:hAnsi="Times New Roman" w:cs="Times New Roman" w:hint="eastAsia"/>
            <w:sz w:val="24"/>
            <w:szCs w:val="24"/>
            <w:rPrChange w:id="269" w:author="JieTang" w:date="2016-05-02T21:37:00Z">
              <w:rPr>
                <w:rFonts w:hint="eastAsia"/>
              </w:rPr>
            </w:rPrChange>
          </w:rPr>
          <w:t>实验配置</w:t>
        </w:r>
      </w:moveFrom>
    </w:p>
    <w:moveFromRangeEnd w:id="264"/>
    <w:p w14:paraId="6C54C287" w14:textId="77777777" w:rsidR="003F7138" w:rsidRPr="00283F4B" w:rsidRDefault="00CA1F6F">
      <w:pPr>
        <w:spacing w:line="400" w:lineRule="exact"/>
        <w:rPr>
          <w:sz w:val="24"/>
          <w:szCs w:val="24"/>
          <w:rPrChange w:id="270" w:author="JieTang" w:date="2016-05-02T21:37:00Z">
            <w:rPr/>
          </w:rPrChange>
        </w:rPr>
        <w:pPrChange w:id="271" w:author="JieTang" w:date="2016-05-02T21:37:00Z">
          <w:pPr>
            <w:pStyle w:val="a3"/>
            <w:spacing w:line="360" w:lineRule="auto"/>
            <w:ind w:left="1200" w:firstLineChars="0" w:firstLine="0"/>
          </w:pPr>
        </w:pPrChange>
      </w:pPr>
      <w:r w:rsidRPr="00283F4B">
        <w:rPr>
          <w:rFonts w:hint="eastAsia"/>
          <w:sz w:val="24"/>
          <w:szCs w:val="24"/>
          <w:rPrChange w:id="272" w:author="JieTang" w:date="2016-05-02T21:37:00Z">
            <w:rPr>
              <w:rFonts w:hint="eastAsia"/>
            </w:rPr>
          </w:rPrChange>
        </w:rPr>
        <w:t>该实验结果如图</w:t>
      </w:r>
      <w:r w:rsidRPr="00283F4B">
        <w:rPr>
          <w:sz w:val="24"/>
          <w:szCs w:val="24"/>
          <w:rPrChange w:id="273" w:author="JieTang" w:date="2016-05-02T21:37:00Z">
            <w:rPr/>
          </w:rPrChange>
        </w:rPr>
        <w:t>2.7</w:t>
      </w:r>
      <w:r w:rsidRPr="00283F4B">
        <w:rPr>
          <w:rFonts w:hint="eastAsia"/>
          <w:sz w:val="24"/>
          <w:szCs w:val="24"/>
          <w:rPrChange w:id="274" w:author="JieTang" w:date="2016-05-02T21:37:00Z">
            <w:rPr>
              <w:rFonts w:hint="eastAsia"/>
            </w:rPr>
          </w:rPrChange>
        </w:rPr>
        <w:t>所示。在图中，我们看出</w:t>
      </w:r>
      <w:r w:rsidRPr="00283F4B">
        <w:rPr>
          <w:sz w:val="24"/>
          <w:szCs w:val="24"/>
          <w:rPrChange w:id="275" w:author="JieTang" w:date="2016-05-02T21:37:00Z">
            <w:rPr/>
          </w:rPrChange>
        </w:rPr>
        <w:t>EASY</w:t>
      </w:r>
      <w:r w:rsidRPr="00283F4B">
        <w:rPr>
          <w:rFonts w:hint="eastAsia"/>
          <w:sz w:val="24"/>
          <w:szCs w:val="24"/>
          <w:rPrChange w:id="276" w:author="JieTang" w:date="2016-05-02T21:37:00Z">
            <w:rPr>
              <w:rFonts w:hint="eastAsia"/>
            </w:rPr>
          </w:rPrChange>
        </w:rPr>
        <w:t>调度器比</w:t>
      </w:r>
      <w:r w:rsidRPr="00283F4B">
        <w:rPr>
          <w:sz w:val="24"/>
          <w:szCs w:val="24"/>
          <w:rPrChange w:id="277" w:author="JieTang" w:date="2016-05-02T21:37:00Z">
            <w:rPr/>
          </w:rPrChange>
        </w:rPr>
        <w:t xml:space="preserve">Hadoop </w:t>
      </w:r>
      <w:r w:rsidRPr="00283F4B">
        <w:rPr>
          <w:rFonts w:hint="eastAsia"/>
          <w:sz w:val="24"/>
          <w:szCs w:val="24"/>
          <w:rPrChange w:id="278" w:author="JieTang" w:date="2016-05-02T21:37:00Z">
            <w:rPr>
              <w:rFonts w:hint="eastAsia"/>
            </w:rPr>
          </w:rPrChange>
        </w:rPr>
        <w:t>目前的调度器有更高的性能。例如，</w:t>
      </w:r>
      <w:r w:rsidRPr="00283F4B">
        <w:rPr>
          <w:sz w:val="24"/>
          <w:szCs w:val="24"/>
          <w:rPrChange w:id="279" w:author="JieTang" w:date="2016-05-02T21:37:00Z">
            <w:rPr/>
          </w:rPrChange>
        </w:rPr>
        <w:t>EASY</w:t>
      </w:r>
      <w:r w:rsidRPr="00283F4B">
        <w:rPr>
          <w:rFonts w:hint="eastAsia"/>
          <w:sz w:val="24"/>
          <w:szCs w:val="24"/>
          <w:rPrChange w:id="280" w:author="JieTang" w:date="2016-05-02T21:37:00Z">
            <w:rPr>
              <w:rFonts w:hint="eastAsia"/>
            </w:rPr>
          </w:rPrChange>
        </w:rPr>
        <w:t>的运行时间比</w:t>
      </w:r>
      <w:r w:rsidRPr="00283F4B">
        <w:rPr>
          <w:sz w:val="24"/>
          <w:szCs w:val="24"/>
          <w:rPrChange w:id="281" w:author="JieTang" w:date="2016-05-02T21:37:00Z">
            <w:rPr/>
          </w:rPrChange>
        </w:rPr>
        <w:t>FIFO</w:t>
      </w:r>
      <w:r w:rsidRPr="00283F4B">
        <w:rPr>
          <w:rFonts w:hint="eastAsia"/>
          <w:sz w:val="24"/>
          <w:szCs w:val="24"/>
          <w:rPrChange w:id="282" w:author="JieTang" w:date="2016-05-02T21:37:00Z">
            <w:rPr>
              <w:rFonts w:hint="eastAsia"/>
            </w:rPr>
          </w:rPrChange>
        </w:rPr>
        <w:t>和</w:t>
      </w:r>
      <w:r w:rsidRPr="00283F4B">
        <w:rPr>
          <w:sz w:val="24"/>
          <w:szCs w:val="24"/>
          <w:rPrChange w:id="283" w:author="JieTang" w:date="2016-05-02T21:37:00Z">
            <w:rPr/>
          </w:rPrChange>
        </w:rPr>
        <w:t>Fair</w:t>
      </w:r>
      <w:r w:rsidRPr="00283F4B">
        <w:rPr>
          <w:rFonts w:hint="eastAsia"/>
          <w:sz w:val="24"/>
          <w:szCs w:val="24"/>
          <w:rPrChange w:id="284" w:author="JieTang" w:date="2016-05-02T21:37:00Z">
            <w:rPr>
              <w:rFonts w:hint="eastAsia"/>
            </w:rPr>
          </w:rPrChange>
        </w:rPr>
        <w:t>调度器缩短了</w:t>
      </w:r>
      <w:r w:rsidR="0045285E" w:rsidRPr="00283F4B">
        <w:rPr>
          <w:sz w:val="24"/>
          <w:szCs w:val="24"/>
          <w:rPrChange w:id="285" w:author="JieTang" w:date="2016-05-02T21:37:00Z">
            <w:rPr/>
          </w:rPrChange>
        </w:rPr>
        <w:t>33.578</w:t>
      </w:r>
      <w:r w:rsidRPr="00283F4B">
        <w:rPr>
          <w:sz w:val="24"/>
          <w:szCs w:val="24"/>
          <w:rPrChange w:id="286" w:author="JieTang" w:date="2016-05-02T21:37:00Z">
            <w:rPr/>
          </w:rPrChange>
        </w:rPr>
        <w:t xml:space="preserve">% </w:t>
      </w:r>
      <w:r w:rsidRPr="00283F4B">
        <w:rPr>
          <w:rFonts w:hint="eastAsia"/>
          <w:sz w:val="24"/>
          <w:szCs w:val="24"/>
          <w:rPrChange w:id="287" w:author="JieTang" w:date="2016-05-02T21:37:00Z">
            <w:rPr>
              <w:rFonts w:hint="eastAsia"/>
            </w:rPr>
          </w:rPrChange>
        </w:rPr>
        <w:t>和</w:t>
      </w:r>
      <w:r w:rsidR="0045285E" w:rsidRPr="00283F4B">
        <w:rPr>
          <w:sz w:val="24"/>
          <w:szCs w:val="24"/>
          <w:rPrChange w:id="288" w:author="JieTang" w:date="2016-05-02T21:37:00Z">
            <w:rPr/>
          </w:rPrChange>
        </w:rPr>
        <w:t>46.059</w:t>
      </w:r>
      <w:r w:rsidRPr="00283F4B">
        <w:rPr>
          <w:sz w:val="24"/>
          <w:szCs w:val="24"/>
          <w:rPrChange w:id="289" w:author="JieTang" w:date="2016-05-02T21:37:00Z">
            <w:rPr/>
          </w:rPrChange>
        </w:rPr>
        <w:t>%</w:t>
      </w:r>
      <w:r w:rsidRPr="00283F4B">
        <w:rPr>
          <w:rFonts w:hint="eastAsia"/>
          <w:sz w:val="24"/>
          <w:szCs w:val="24"/>
          <w:rPrChange w:id="290" w:author="JieTang" w:date="2016-05-02T21:37:00Z">
            <w:rPr>
              <w:rFonts w:hint="eastAsia"/>
            </w:rPr>
          </w:rPrChange>
        </w:rPr>
        <w:t>。在文章</w:t>
      </w:r>
      <w:r w:rsidR="00980379" w:rsidRPr="00283F4B">
        <w:rPr>
          <w:sz w:val="24"/>
          <w:szCs w:val="24"/>
          <w:rPrChange w:id="291" w:author="JieTang" w:date="2016-05-02T21:37:00Z">
            <w:rPr/>
          </w:rPrChange>
        </w:rPr>
        <w:t>[27]</w:t>
      </w:r>
      <w:r w:rsidRPr="00283F4B">
        <w:rPr>
          <w:rFonts w:hint="eastAsia"/>
          <w:sz w:val="24"/>
          <w:szCs w:val="24"/>
          <w:rPrChange w:id="292" w:author="JieTang" w:date="2016-05-02T21:37:00Z">
            <w:rPr>
              <w:rFonts w:hint="eastAsia"/>
            </w:rPr>
          </w:rPrChange>
        </w:rPr>
        <w:t>中，</w:t>
      </w:r>
      <w:r w:rsidRPr="00283F4B">
        <w:rPr>
          <w:sz w:val="24"/>
          <w:szCs w:val="24"/>
          <w:rPrChange w:id="293" w:author="JieTang" w:date="2016-05-02T21:37:00Z">
            <w:rPr/>
          </w:rPrChange>
        </w:rPr>
        <w:t>HaSTE</w:t>
      </w:r>
      <w:r w:rsidRPr="00283F4B">
        <w:rPr>
          <w:rFonts w:hint="eastAsia"/>
          <w:sz w:val="24"/>
          <w:szCs w:val="24"/>
          <w:rPrChange w:id="294" w:author="JieTang" w:date="2016-05-02T21:37:00Z">
            <w:rPr>
              <w:rFonts w:hint="eastAsia"/>
            </w:rPr>
          </w:rPrChange>
        </w:rPr>
        <w:t>调度器在相似的实验环境下，运行时间比</w:t>
      </w:r>
      <w:r w:rsidRPr="00283F4B">
        <w:rPr>
          <w:sz w:val="24"/>
          <w:szCs w:val="24"/>
          <w:rPrChange w:id="295" w:author="JieTang" w:date="2016-05-02T21:37:00Z">
            <w:rPr/>
          </w:rPrChange>
        </w:rPr>
        <w:t>FIFO</w:t>
      </w:r>
      <w:r w:rsidRPr="00283F4B">
        <w:rPr>
          <w:rFonts w:hint="eastAsia"/>
          <w:sz w:val="24"/>
          <w:szCs w:val="24"/>
          <w:rPrChange w:id="296" w:author="JieTang" w:date="2016-05-02T21:37:00Z">
            <w:rPr>
              <w:rFonts w:hint="eastAsia"/>
            </w:rPr>
          </w:rPrChange>
        </w:rPr>
        <w:t>和</w:t>
      </w:r>
      <w:r w:rsidRPr="00283F4B">
        <w:rPr>
          <w:sz w:val="24"/>
          <w:szCs w:val="24"/>
          <w:rPrChange w:id="297" w:author="JieTang" w:date="2016-05-02T21:37:00Z">
            <w:rPr/>
          </w:rPrChange>
        </w:rPr>
        <w:t xml:space="preserve">Fair </w:t>
      </w:r>
      <w:r w:rsidRPr="00283F4B">
        <w:rPr>
          <w:rFonts w:hint="eastAsia"/>
          <w:sz w:val="24"/>
          <w:szCs w:val="24"/>
          <w:rPrChange w:id="298" w:author="JieTang" w:date="2016-05-02T21:37:00Z">
            <w:rPr>
              <w:rFonts w:hint="eastAsia"/>
            </w:rPr>
          </w:rPrChange>
        </w:rPr>
        <w:t>缩短了</w:t>
      </w:r>
      <w:r w:rsidR="0045285E" w:rsidRPr="00283F4B">
        <w:rPr>
          <w:sz w:val="24"/>
          <w:szCs w:val="24"/>
          <w:rPrChange w:id="299" w:author="JieTang" w:date="2016-05-02T21:37:00Z">
            <w:rPr/>
          </w:rPrChange>
        </w:rPr>
        <w:t>27</w:t>
      </w:r>
      <w:r w:rsidRPr="00283F4B">
        <w:rPr>
          <w:sz w:val="24"/>
          <w:szCs w:val="24"/>
          <w:rPrChange w:id="300" w:author="JieTang" w:date="2016-05-02T21:37:00Z">
            <w:rPr/>
          </w:rPrChange>
        </w:rPr>
        <w:t>%</w:t>
      </w:r>
      <w:r w:rsidRPr="00283F4B">
        <w:rPr>
          <w:rFonts w:hint="eastAsia"/>
          <w:sz w:val="24"/>
          <w:szCs w:val="24"/>
          <w:rPrChange w:id="301" w:author="JieTang" w:date="2016-05-02T21:37:00Z">
            <w:rPr>
              <w:rFonts w:hint="eastAsia"/>
            </w:rPr>
          </w:rPrChange>
        </w:rPr>
        <w:t>和</w:t>
      </w:r>
      <w:r w:rsidR="0045285E" w:rsidRPr="00283F4B">
        <w:rPr>
          <w:sz w:val="24"/>
          <w:szCs w:val="24"/>
          <w:rPrChange w:id="302" w:author="JieTang" w:date="2016-05-02T21:37:00Z">
            <w:rPr/>
          </w:rPrChange>
        </w:rPr>
        <w:t>44.6</w:t>
      </w:r>
      <w:r w:rsidRPr="00283F4B">
        <w:rPr>
          <w:sz w:val="24"/>
          <w:szCs w:val="24"/>
          <w:rPrChange w:id="303" w:author="JieTang" w:date="2016-05-02T21:37:00Z">
            <w:rPr/>
          </w:rPrChange>
        </w:rPr>
        <w:t>%</w:t>
      </w:r>
      <w:r w:rsidRPr="00283F4B">
        <w:rPr>
          <w:rFonts w:hint="eastAsia"/>
          <w:sz w:val="24"/>
          <w:szCs w:val="24"/>
          <w:rPrChange w:id="304" w:author="JieTang" w:date="2016-05-02T21:37:00Z">
            <w:rPr>
              <w:rFonts w:hint="eastAsia"/>
            </w:rPr>
          </w:rPrChange>
        </w:rPr>
        <w:t>。可以看出</w:t>
      </w:r>
      <w:r w:rsidRPr="00283F4B">
        <w:rPr>
          <w:sz w:val="24"/>
          <w:szCs w:val="24"/>
          <w:rPrChange w:id="305" w:author="JieTang" w:date="2016-05-02T21:37:00Z">
            <w:rPr/>
          </w:rPrChange>
        </w:rPr>
        <w:t xml:space="preserve">EASY </w:t>
      </w:r>
      <w:r w:rsidRPr="00283F4B">
        <w:rPr>
          <w:rFonts w:hint="eastAsia"/>
          <w:sz w:val="24"/>
          <w:szCs w:val="24"/>
          <w:rPrChange w:id="306" w:author="JieTang" w:date="2016-05-02T21:37:00Z">
            <w:rPr>
              <w:rFonts w:hint="eastAsia"/>
            </w:rPr>
          </w:rPrChange>
        </w:rPr>
        <w:t>的调度器比</w:t>
      </w:r>
      <w:r w:rsidRPr="00283F4B">
        <w:rPr>
          <w:sz w:val="24"/>
          <w:szCs w:val="24"/>
          <w:rPrChange w:id="307" w:author="JieTang" w:date="2016-05-02T21:37:00Z">
            <w:rPr/>
          </w:rPrChange>
        </w:rPr>
        <w:t xml:space="preserve">HaSTE </w:t>
      </w:r>
      <w:r w:rsidRPr="00283F4B">
        <w:rPr>
          <w:rFonts w:hint="eastAsia"/>
          <w:sz w:val="24"/>
          <w:szCs w:val="24"/>
          <w:rPrChange w:id="308" w:author="JieTang" w:date="2016-05-02T21:37:00Z">
            <w:rPr>
              <w:rFonts w:hint="eastAsia"/>
            </w:rPr>
          </w:rPrChange>
        </w:rPr>
        <w:t>效率高。同样的，可以看出</w:t>
      </w:r>
      <w:r w:rsidRPr="00283F4B">
        <w:rPr>
          <w:sz w:val="24"/>
          <w:szCs w:val="24"/>
          <w:rPrChange w:id="309" w:author="JieTang" w:date="2016-05-02T21:37:00Z">
            <w:rPr/>
          </w:rPrChange>
        </w:rPr>
        <w:t>EASY</w:t>
      </w:r>
      <w:r w:rsidRPr="00283F4B">
        <w:rPr>
          <w:rFonts w:hint="eastAsia"/>
          <w:sz w:val="24"/>
          <w:szCs w:val="24"/>
          <w:rPrChange w:id="310" w:author="JieTang" w:date="2016-05-02T21:37:00Z">
            <w:rPr>
              <w:rFonts w:hint="eastAsia"/>
            </w:rPr>
          </w:rPrChange>
        </w:rPr>
        <w:t>在内存利用率上也有相当的提高。</w:t>
      </w:r>
    </w:p>
    <w:p w14:paraId="0AB7A105"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11" w:author="JieTang" w:date="2016-05-02T21:36: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7D6041DB" wp14:editId="70CB64B8">
            <wp:extent cx="4158532" cy="2522355"/>
            <wp:effectExtent l="0" t="0" r="0" b="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9589" cy="2529062"/>
                    </a:xfrm>
                    <a:prstGeom prst="rect">
                      <a:avLst/>
                    </a:prstGeom>
                  </pic:spPr>
                </pic:pic>
              </a:graphicData>
            </a:graphic>
          </wp:inline>
        </w:drawing>
      </w:r>
    </w:p>
    <w:p w14:paraId="41A8E68D"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12" w:author="JieTang" w:date="2016-05-02T21:36:00Z">
          <w:pPr>
            <w:pStyle w:val="a3"/>
            <w:spacing w:line="360" w:lineRule="auto"/>
            <w:ind w:left="1200" w:firstLineChars="0" w:firstLine="0"/>
            <w:jc w:val="center"/>
          </w:pPr>
        </w:pPrChange>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07A18FBC" w14:textId="77777777" w:rsidR="00283F4B" w:rsidRPr="00283F4B" w:rsidRDefault="00283F4B">
      <w:pPr>
        <w:spacing w:line="360" w:lineRule="auto"/>
        <w:ind w:firstLine="420"/>
        <w:rPr>
          <w:ins w:id="313" w:author="JieTang" w:date="2016-05-02T21:35:00Z"/>
          <w:rFonts w:ascii="Times New Roman" w:eastAsia="宋体" w:hAnsi="Times New Roman" w:cs="Times New Roman"/>
          <w:sz w:val="24"/>
          <w:szCs w:val="24"/>
          <w:rPrChange w:id="314" w:author="JieTang" w:date="2016-05-02T21:37:00Z">
            <w:rPr>
              <w:ins w:id="315" w:author="JieTang" w:date="2016-05-02T21:35:00Z"/>
            </w:rPr>
          </w:rPrChange>
        </w:rPr>
        <w:pPrChange w:id="316" w:author="JieTang" w:date="2016-05-02T21:37:00Z">
          <w:pPr>
            <w:pStyle w:val="a3"/>
            <w:numPr>
              <w:numId w:val="47"/>
            </w:numPr>
            <w:spacing w:line="360" w:lineRule="auto"/>
            <w:ind w:left="720" w:firstLineChars="0" w:hanging="720"/>
          </w:pPr>
        </w:pPrChange>
      </w:pPr>
      <w:ins w:id="317"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ins>
      <w:r w:rsidR="00F73FF8" w:rsidRPr="00283F4B">
        <w:rPr>
          <w:rFonts w:ascii="Times New Roman" w:eastAsia="宋体" w:hAnsi="Times New Roman" w:cs="Times New Roman" w:hint="eastAsia"/>
          <w:sz w:val="24"/>
          <w:szCs w:val="24"/>
          <w:rPrChange w:id="318" w:author="JieTang" w:date="2016-05-02T21:37:00Z">
            <w:rPr>
              <w:rFonts w:hint="eastAsia"/>
            </w:rPr>
          </w:rPrChange>
        </w:rPr>
        <w:t>不同种类型的</w:t>
      </w:r>
      <w:r w:rsidR="00F73FF8" w:rsidRPr="00283F4B">
        <w:rPr>
          <w:rFonts w:ascii="Times New Roman" w:eastAsia="宋体" w:hAnsi="Times New Roman" w:cs="Times New Roman"/>
          <w:sz w:val="24"/>
          <w:szCs w:val="24"/>
          <w:rPrChange w:id="319" w:author="JieTang" w:date="2016-05-02T21:37:00Z">
            <w:rPr/>
          </w:rPrChange>
        </w:rPr>
        <w:t>jobs</w:t>
      </w:r>
      <w:r w:rsidR="00F73FF8" w:rsidRPr="00283F4B">
        <w:rPr>
          <w:rFonts w:ascii="Times New Roman" w:eastAsia="宋体" w:hAnsi="Times New Roman" w:cs="Times New Roman" w:hint="eastAsia"/>
          <w:sz w:val="24"/>
          <w:szCs w:val="24"/>
          <w:rPrChange w:id="320" w:author="JieTang" w:date="2016-05-02T21:37:00Z">
            <w:rPr>
              <w:rFonts w:hint="eastAsia"/>
            </w:rPr>
          </w:rPrChange>
        </w:rPr>
        <w:t>：</w:t>
      </w:r>
    </w:p>
    <w:p w14:paraId="5C13D0F9" w14:textId="77777777" w:rsidR="003F7138" w:rsidRPr="00283F4B" w:rsidRDefault="00F73FF8">
      <w:pPr>
        <w:spacing w:line="360" w:lineRule="auto"/>
        <w:ind w:firstLineChars="200" w:firstLine="480"/>
        <w:rPr>
          <w:rFonts w:ascii="Times New Roman" w:eastAsia="宋体" w:hAnsi="Times New Roman" w:cs="Times New Roman"/>
          <w:sz w:val="24"/>
          <w:szCs w:val="24"/>
          <w:rPrChange w:id="321" w:author="JieTang" w:date="2016-05-02T21:35:00Z">
            <w:rPr/>
          </w:rPrChange>
        </w:rPr>
        <w:pPrChange w:id="322" w:author="JieTang" w:date="2016-05-02T21:35: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323" w:author="JieTang" w:date="2016-05-02T21:35:00Z">
            <w:rPr>
              <w:rFonts w:hint="eastAsia"/>
            </w:rPr>
          </w:rPrChange>
        </w:rPr>
        <w:t>在此种情况下，我们考虑复合负载的</w:t>
      </w:r>
      <w:r w:rsidRPr="00283F4B">
        <w:rPr>
          <w:rFonts w:ascii="Times New Roman" w:eastAsia="宋体" w:hAnsi="Times New Roman" w:cs="Times New Roman"/>
          <w:sz w:val="24"/>
          <w:szCs w:val="24"/>
          <w:rPrChange w:id="324" w:author="JieTang" w:date="2016-05-02T21:35:00Z">
            <w:rPr/>
          </w:rPrChange>
        </w:rPr>
        <w:t>jobs</w:t>
      </w:r>
      <w:r w:rsidRPr="00283F4B">
        <w:rPr>
          <w:rFonts w:ascii="Times New Roman" w:eastAsia="宋体" w:hAnsi="Times New Roman" w:cs="Times New Roman" w:hint="eastAsia"/>
          <w:sz w:val="24"/>
          <w:szCs w:val="24"/>
          <w:rPrChange w:id="325" w:author="JieTang" w:date="2016-05-02T21:35:00Z">
            <w:rPr>
              <w:rFonts w:hint="eastAsia"/>
            </w:rPr>
          </w:rPrChange>
        </w:rPr>
        <w:t>，例如，</w:t>
      </w:r>
      <w:r w:rsidRPr="00283F4B">
        <w:rPr>
          <w:rFonts w:ascii="Times New Roman" w:eastAsia="宋体" w:hAnsi="Times New Roman" w:cs="Times New Roman"/>
          <w:sz w:val="24"/>
          <w:szCs w:val="24"/>
          <w:rPrChange w:id="326" w:author="JieTang" w:date="2016-05-02T21:35:00Z">
            <w:rPr/>
          </w:rPrChange>
        </w:rPr>
        <w:t>WordCount</w:t>
      </w:r>
      <w:r w:rsidRPr="00283F4B">
        <w:rPr>
          <w:rFonts w:ascii="Times New Roman" w:eastAsia="宋体" w:hAnsi="Times New Roman" w:cs="Times New Roman" w:hint="eastAsia"/>
          <w:sz w:val="24"/>
          <w:szCs w:val="24"/>
          <w:rPrChange w:id="327" w:author="JieTang" w:date="2016-05-02T21:35:00Z">
            <w:rPr>
              <w:rFonts w:hint="eastAsia"/>
            </w:rPr>
          </w:rPrChange>
        </w:rPr>
        <w:t>、</w:t>
      </w:r>
      <w:r w:rsidRPr="00283F4B">
        <w:rPr>
          <w:rFonts w:ascii="Times New Roman" w:eastAsia="宋体" w:hAnsi="Times New Roman" w:cs="Times New Roman"/>
          <w:sz w:val="24"/>
          <w:szCs w:val="24"/>
          <w:rPrChange w:id="328" w:author="JieTang" w:date="2016-05-02T21:35:00Z">
            <w:rPr/>
          </w:rPrChange>
        </w:rPr>
        <w:t>TeraSort</w:t>
      </w:r>
      <w:r w:rsidRPr="00283F4B">
        <w:rPr>
          <w:rFonts w:ascii="Times New Roman" w:eastAsia="宋体" w:hAnsi="Times New Roman" w:cs="Times New Roman" w:hint="eastAsia"/>
          <w:sz w:val="24"/>
          <w:szCs w:val="24"/>
          <w:rPrChange w:id="329" w:author="JieTang" w:date="2016-05-02T21:35:00Z">
            <w:rPr>
              <w:rFonts w:hint="eastAsia"/>
            </w:rPr>
          </w:rPrChange>
        </w:rPr>
        <w:t>、</w:t>
      </w:r>
      <w:r w:rsidRPr="00283F4B">
        <w:rPr>
          <w:rFonts w:ascii="Times New Roman" w:eastAsia="宋体" w:hAnsi="Times New Roman" w:cs="Times New Roman"/>
          <w:sz w:val="24"/>
          <w:szCs w:val="24"/>
          <w:rPrChange w:id="330" w:author="JieTang" w:date="2016-05-02T21:35:00Z">
            <w:rPr/>
          </w:rPrChange>
        </w:rPr>
        <w:t>Grep</w:t>
      </w:r>
      <w:r w:rsidRPr="00283F4B">
        <w:rPr>
          <w:rFonts w:ascii="Times New Roman" w:eastAsia="宋体" w:hAnsi="Times New Roman" w:cs="Times New Roman" w:hint="eastAsia"/>
          <w:sz w:val="24"/>
          <w:szCs w:val="24"/>
          <w:rPrChange w:id="331" w:author="JieTang" w:date="2016-05-02T21:35:00Z">
            <w:rPr>
              <w:rFonts w:hint="eastAsia"/>
            </w:rPr>
          </w:rPrChange>
        </w:rPr>
        <w:t>。</w:t>
      </w:r>
      <w:r w:rsidRPr="00283F4B">
        <w:rPr>
          <w:rFonts w:ascii="Times New Roman" w:eastAsia="宋体" w:hAnsi="Times New Roman" w:cs="Times New Roman"/>
          <w:sz w:val="24"/>
          <w:szCs w:val="24"/>
          <w:rPrChange w:id="332" w:author="JieTang" w:date="2016-05-02T21:35:00Z">
            <w:rPr/>
          </w:rPrChange>
        </w:rPr>
        <w:t xml:space="preserve">TreaSort </w:t>
      </w:r>
      <w:r w:rsidRPr="00283F4B">
        <w:rPr>
          <w:rFonts w:ascii="Times New Roman" w:eastAsia="宋体" w:hAnsi="Times New Roman" w:cs="Times New Roman" w:hint="eastAsia"/>
          <w:sz w:val="24"/>
          <w:szCs w:val="24"/>
          <w:rPrChange w:id="333" w:author="JieTang" w:date="2016-05-02T21:35:00Z">
            <w:rPr>
              <w:rFonts w:hint="eastAsia"/>
            </w:rPr>
          </w:rPrChange>
        </w:rPr>
        <w:t>的数据来源于</w:t>
      </w:r>
      <w:r w:rsidRPr="00283F4B">
        <w:rPr>
          <w:rFonts w:ascii="Times New Roman" w:eastAsia="宋体" w:hAnsi="Times New Roman" w:cs="Times New Roman"/>
          <w:sz w:val="24"/>
          <w:szCs w:val="24"/>
          <w:rPrChange w:id="334" w:author="JieTang" w:date="2016-05-02T21:35:00Z">
            <w:rPr/>
          </w:rPrChange>
        </w:rPr>
        <w:t>TeraGen</w:t>
      </w:r>
      <w:r w:rsidRPr="00283F4B">
        <w:rPr>
          <w:rFonts w:ascii="Times New Roman" w:eastAsia="宋体" w:hAnsi="Times New Roman" w:cs="Times New Roman" w:hint="eastAsia"/>
          <w:sz w:val="24"/>
          <w:szCs w:val="24"/>
          <w:rPrChange w:id="335" w:author="JieTang" w:date="2016-05-02T21:35:00Z">
            <w:rPr>
              <w:rFonts w:hint="eastAsia"/>
            </w:rPr>
          </w:rPrChange>
        </w:rPr>
        <w:t>，</w:t>
      </w:r>
      <w:r w:rsidRPr="00283F4B">
        <w:rPr>
          <w:rFonts w:ascii="Times New Roman" w:eastAsia="宋体" w:hAnsi="Times New Roman" w:cs="Times New Roman"/>
          <w:sz w:val="24"/>
          <w:szCs w:val="24"/>
          <w:rPrChange w:id="336" w:author="JieTang" w:date="2016-05-02T21:35:00Z">
            <w:rPr/>
          </w:rPrChange>
        </w:rPr>
        <w:t>WordCount</w:t>
      </w:r>
      <w:r w:rsidRPr="00283F4B">
        <w:rPr>
          <w:rFonts w:ascii="Times New Roman" w:eastAsia="宋体" w:hAnsi="Times New Roman" w:cs="Times New Roman" w:hint="eastAsia"/>
          <w:sz w:val="24"/>
          <w:szCs w:val="24"/>
          <w:rPrChange w:id="337" w:author="JieTang" w:date="2016-05-02T21:35:00Z">
            <w:rPr>
              <w:rFonts w:hint="eastAsia"/>
            </w:rPr>
          </w:rPrChange>
        </w:rPr>
        <w:t>的数据来源于</w:t>
      </w:r>
      <w:r w:rsidRPr="00283F4B">
        <w:rPr>
          <w:rFonts w:ascii="Times New Roman" w:eastAsia="宋体" w:hAnsi="Times New Roman" w:cs="Times New Roman"/>
          <w:sz w:val="24"/>
          <w:szCs w:val="24"/>
          <w:rPrChange w:id="338" w:author="JieTang" w:date="2016-05-02T21:35:00Z">
            <w:rPr/>
          </w:rPrChange>
        </w:rPr>
        <w:t>RandomTextWriter</w:t>
      </w:r>
      <w:r w:rsidRPr="00283F4B">
        <w:rPr>
          <w:rFonts w:ascii="Times New Roman" w:eastAsia="宋体" w:hAnsi="Times New Roman" w:cs="Times New Roman" w:hint="eastAsia"/>
          <w:sz w:val="24"/>
          <w:szCs w:val="24"/>
          <w:rPrChange w:id="339" w:author="JieTang" w:date="2016-05-02T21:35:00Z">
            <w:rPr>
              <w:rFonts w:hint="eastAsia"/>
            </w:rPr>
          </w:rPrChange>
        </w:rPr>
        <w:t>，实验配置如表</w:t>
      </w:r>
      <w:r w:rsidRPr="00283F4B">
        <w:rPr>
          <w:rFonts w:ascii="Times New Roman" w:eastAsia="宋体" w:hAnsi="Times New Roman" w:cs="Times New Roman"/>
          <w:sz w:val="24"/>
          <w:szCs w:val="24"/>
          <w:rPrChange w:id="340" w:author="JieTang" w:date="2016-05-02T21:35:00Z">
            <w:rPr/>
          </w:rPrChange>
        </w:rPr>
        <w:t>2.5</w:t>
      </w:r>
      <w:r w:rsidRPr="00283F4B">
        <w:rPr>
          <w:rFonts w:ascii="Times New Roman" w:eastAsia="宋体" w:hAnsi="Times New Roman" w:cs="Times New Roman" w:hint="eastAsia"/>
          <w:sz w:val="24"/>
          <w:szCs w:val="24"/>
          <w:rPrChange w:id="341" w:author="JieTang" w:date="2016-05-02T21:35:00Z">
            <w:rPr>
              <w:rFonts w:hint="eastAsia"/>
            </w:rPr>
          </w:rPrChange>
        </w:rPr>
        <w:t>所示。</w:t>
      </w:r>
    </w:p>
    <w:p w14:paraId="7F44CAB4" w14:textId="77777777" w:rsidR="00283F4B" w:rsidRPr="00B96E99" w:rsidRDefault="00283F4B">
      <w:pPr>
        <w:pStyle w:val="a3"/>
        <w:spacing w:line="360" w:lineRule="auto"/>
        <w:ind w:firstLineChars="0" w:firstLine="0"/>
        <w:jc w:val="center"/>
        <w:rPr>
          <w:rFonts w:ascii="Times New Roman" w:eastAsia="宋体" w:hAnsi="Times New Roman" w:cs="Times New Roman"/>
          <w:sz w:val="24"/>
          <w:szCs w:val="24"/>
        </w:rPr>
        <w:pPrChange w:id="342" w:author="JieTang" w:date="2016-05-02T21:35:00Z">
          <w:pPr>
            <w:pStyle w:val="a3"/>
            <w:spacing w:line="360" w:lineRule="auto"/>
            <w:ind w:left="1200" w:firstLineChars="0" w:firstLine="0"/>
            <w:jc w:val="center"/>
          </w:pPr>
        </w:pPrChange>
      </w:pPr>
      <w:moveToRangeStart w:id="343" w:author="JieTang" w:date="2016-05-02T21:35:00Z" w:name="move449988277"/>
      <w:moveTo w:id="344" w:author="JieTang" w:date="2016-05-02T21:35: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2.5 </w:t>
        </w:r>
        <w:r w:rsidRPr="00B96E99">
          <w:rPr>
            <w:rFonts w:ascii="Times New Roman" w:eastAsia="宋体" w:hAnsi="Times New Roman" w:cs="Times New Roman"/>
            <w:sz w:val="24"/>
            <w:szCs w:val="24"/>
          </w:rPr>
          <w:t>实验配置</w:t>
        </w:r>
      </w:moveTo>
    </w:p>
    <w:moveToRangeEnd w:id="343"/>
    <w:p w14:paraId="0D214AF6" w14:textId="77777777" w:rsidR="00CE1FDC" w:rsidRPr="00B96E99" w:rsidRDefault="00CD540B">
      <w:pPr>
        <w:pStyle w:val="a3"/>
        <w:spacing w:line="360" w:lineRule="auto"/>
        <w:ind w:firstLineChars="0" w:firstLine="0"/>
        <w:jc w:val="center"/>
        <w:rPr>
          <w:rFonts w:ascii="Times New Roman" w:eastAsia="宋体" w:hAnsi="Times New Roman" w:cs="Times New Roman"/>
          <w:sz w:val="24"/>
          <w:szCs w:val="24"/>
        </w:rPr>
        <w:pPrChange w:id="345" w:author="JieTang" w:date="2016-05-02T21:36: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5E3D1EB" wp14:editId="4FF8ED93">
            <wp:extent cx="3685714" cy="2095238"/>
            <wp:effectExtent l="0" t="0" r="0" b="635"/>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5714" cy="2095238"/>
                    </a:xfrm>
                    <a:prstGeom prst="rect">
                      <a:avLst/>
                    </a:prstGeom>
                  </pic:spPr>
                </pic:pic>
              </a:graphicData>
            </a:graphic>
          </wp:inline>
        </w:drawing>
      </w:r>
    </w:p>
    <w:p w14:paraId="514584AD" w14:textId="77777777" w:rsidR="00F73FF8" w:rsidRPr="00B96E99" w:rsidDel="00283F4B" w:rsidRDefault="00F73FF8" w:rsidP="00CD540B">
      <w:pPr>
        <w:pStyle w:val="a3"/>
        <w:spacing w:line="360" w:lineRule="auto"/>
        <w:ind w:left="1200" w:firstLineChars="0" w:firstLine="0"/>
        <w:jc w:val="center"/>
        <w:rPr>
          <w:rFonts w:ascii="Times New Roman" w:eastAsia="宋体" w:hAnsi="Times New Roman" w:cs="Times New Roman"/>
          <w:sz w:val="24"/>
          <w:szCs w:val="24"/>
        </w:rPr>
      </w:pPr>
      <w:moveFromRangeStart w:id="346" w:author="JieTang" w:date="2016-05-02T21:35:00Z" w:name="move449988277"/>
      <w:moveFrom w:id="347" w:author="JieTang" w:date="2016-05-02T21:35: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2.5</w:t>
        </w:r>
        <w:r w:rsidR="00CD540B" w:rsidRPr="00B96E99" w:rsidDel="00283F4B">
          <w:rPr>
            <w:rFonts w:ascii="Times New Roman" w:eastAsia="宋体" w:hAnsi="Times New Roman" w:cs="Times New Roman"/>
            <w:sz w:val="24"/>
            <w:szCs w:val="24"/>
          </w:rPr>
          <w:t xml:space="preserve"> </w:t>
        </w:r>
        <w:r w:rsidR="00CD540B" w:rsidRPr="00B96E99" w:rsidDel="00283F4B">
          <w:rPr>
            <w:rFonts w:ascii="Times New Roman" w:eastAsia="宋体" w:hAnsi="Times New Roman" w:cs="Times New Roman"/>
            <w:sz w:val="24"/>
            <w:szCs w:val="24"/>
          </w:rPr>
          <w:t>实验配置</w:t>
        </w:r>
      </w:moveFrom>
    </w:p>
    <w:moveFromRangeEnd w:id="346"/>
    <w:p w14:paraId="72FFBB5C" w14:textId="77777777" w:rsidR="00F73FF8" w:rsidRPr="00283F4B" w:rsidRDefault="00F73FF8">
      <w:pPr>
        <w:spacing w:line="360" w:lineRule="auto"/>
        <w:ind w:firstLineChars="200" w:firstLine="480"/>
        <w:rPr>
          <w:rFonts w:ascii="Times New Roman" w:eastAsia="宋体" w:hAnsi="Times New Roman" w:cs="Times New Roman"/>
          <w:sz w:val="24"/>
          <w:szCs w:val="24"/>
          <w:rPrChange w:id="348" w:author="JieTang" w:date="2016-05-02T21:35:00Z">
            <w:rPr/>
          </w:rPrChange>
        </w:rPr>
        <w:pPrChange w:id="349" w:author="JieTang" w:date="2016-05-02T21:35:00Z">
          <w:pPr>
            <w:pStyle w:val="a3"/>
            <w:spacing w:line="360" w:lineRule="auto"/>
            <w:ind w:left="1200" w:firstLineChars="0" w:firstLine="0"/>
          </w:pPr>
        </w:pPrChange>
      </w:pPr>
      <w:r w:rsidRPr="00283F4B">
        <w:rPr>
          <w:rFonts w:ascii="Times New Roman" w:eastAsia="宋体" w:hAnsi="Times New Roman" w:cs="Times New Roman" w:hint="eastAsia"/>
          <w:sz w:val="24"/>
          <w:szCs w:val="24"/>
          <w:rPrChange w:id="350" w:author="JieTang" w:date="2016-05-02T21:35:00Z">
            <w:rPr>
              <w:rFonts w:hint="eastAsia"/>
            </w:rPr>
          </w:rPrChange>
        </w:rPr>
        <w:t>该实验结果如图</w:t>
      </w:r>
      <w:r w:rsidRPr="00283F4B">
        <w:rPr>
          <w:rFonts w:ascii="Times New Roman" w:eastAsia="宋体" w:hAnsi="Times New Roman" w:cs="Times New Roman"/>
          <w:sz w:val="24"/>
          <w:szCs w:val="24"/>
          <w:rPrChange w:id="351" w:author="JieTang" w:date="2016-05-02T21:35:00Z">
            <w:rPr/>
          </w:rPrChange>
        </w:rPr>
        <w:t>2.8</w:t>
      </w:r>
      <w:r w:rsidRPr="00283F4B">
        <w:rPr>
          <w:rFonts w:ascii="Times New Roman" w:eastAsia="宋体" w:hAnsi="Times New Roman" w:cs="Times New Roman" w:hint="eastAsia"/>
          <w:sz w:val="24"/>
          <w:szCs w:val="24"/>
          <w:rPrChange w:id="352" w:author="JieTang" w:date="2016-05-02T21:35:00Z">
            <w:rPr>
              <w:rFonts w:hint="eastAsia"/>
            </w:rPr>
          </w:rPrChange>
        </w:rPr>
        <w:t>所示。图中我们可以看出</w:t>
      </w:r>
      <w:r w:rsidRPr="00283F4B">
        <w:rPr>
          <w:rFonts w:ascii="Times New Roman" w:eastAsia="宋体" w:hAnsi="Times New Roman" w:cs="Times New Roman"/>
          <w:sz w:val="24"/>
          <w:szCs w:val="24"/>
          <w:rPrChange w:id="353" w:author="JieTang" w:date="2016-05-02T21:35:00Z">
            <w:rPr/>
          </w:rPrChange>
        </w:rPr>
        <w:t>EASY</w:t>
      </w:r>
      <w:r w:rsidRPr="00283F4B">
        <w:rPr>
          <w:rFonts w:ascii="Times New Roman" w:eastAsia="宋体" w:hAnsi="Times New Roman" w:cs="Times New Roman" w:hint="eastAsia"/>
          <w:sz w:val="24"/>
          <w:szCs w:val="24"/>
          <w:rPrChange w:id="354" w:author="JieTang" w:date="2016-05-02T21:35:00Z">
            <w:rPr>
              <w:rFonts w:hint="eastAsia"/>
            </w:rPr>
          </w:rPrChange>
        </w:rPr>
        <w:t>调度器运行时间比</w:t>
      </w:r>
      <w:r w:rsidRPr="00283F4B">
        <w:rPr>
          <w:rFonts w:ascii="Times New Roman" w:eastAsia="宋体" w:hAnsi="Times New Roman" w:cs="Times New Roman"/>
          <w:sz w:val="24"/>
          <w:szCs w:val="24"/>
          <w:rPrChange w:id="355" w:author="JieTang" w:date="2016-05-02T21:35:00Z">
            <w:rPr/>
          </w:rPrChange>
        </w:rPr>
        <w:t>FIFO</w:t>
      </w:r>
      <w:r w:rsidRPr="00283F4B">
        <w:rPr>
          <w:rFonts w:ascii="Times New Roman" w:eastAsia="宋体" w:hAnsi="Times New Roman" w:cs="Times New Roman" w:hint="eastAsia"/>
          <w:sz w:val="24"/>
          <w:szCs w:val="24"/>
          <w:rPrChange w:id="356" w:author="JieTang" w:date="2016-05-02T21:35:00Z">
            <w:rPr>
              <w:rFonts w:hint="eastAsia"/>
            </w:rPr>
          </w:rPrChange>
        </w:rPr>
        <w:t>和</w:t>
      </w:r>
      <w:r w:rsidRPr="00283F4B">
        <w:rPr>
          <w:rFonts w:ascii="Times New Roman" w:eastAsia="宋体" w:hAnsi="Times New Roman" w:cs="Times New Roman"/>
          <w:sz w:val="24"/>
          <w:szCs w:val="24"/>
          <w:rPrChange w:id="357" w:author="JieTang" w:date="2016-05-02T21:35:00Z">
            <w:rPr/>
          </w:rPrChange>
        </w:rPr>
        <w:t>Fair</w:t>
      </w:r>
      <w:r w:rsidRPr="00283F4B">
        <w:rPr>
          <w:rFonts w:ascii="Times New Roman" w:eastAsia="宋体" w:hAnsi="Times New Roman" w:cs="Times New Roman" w:hint="eastAsia"/>
          <w:sz w:val="24"/>
          <w:szCs w:val="24"/>
          <w:rPrChange w:id="358" w:author="JieTang" w:date="2016-05-02T21:35:00Z">
            <w:rPr>
              <w:rFonts w:hint="eastAsia"/>
            </w:rPr>
          </w:rPrChange>
        </w:rPr>
        <w:t>缩短了</w:t>
      </w:r>
      <w:r w:rsidR="00432698" w:rsidRPr="00283F4B">
        <w:rPr>
          <w:rFonts w:ascii="Times New Roman" w:eastAsia="宋体" w:hAnsi="Times New Roman" w:cs="Times New Roman"/>
          <w:sz w:val="24"/>
          <w:szCs w:val="24"/>
          <w:rPrChange w:id="359" w:author="JieTang" w:date="2016-05-02T21:35:00Z">
            <w:rPr/>
          </w:rPrChange>
        </w:rPr>
        <w:t>43.255</w:t>
      </w:r>
      <w:r w:rsidRPr="00283F4B">
        <w:rPr>
          <w:rFonts w:ascii="Times New Roman" w:eastAsia="宋体" w:hAnsi="Times New Roman" w:cs="Times New Roman"/>
          <w:sz w:val="24"/>
          <w:szCs w:val="24"/>
          <w:rPrChange w:id="360" w:author="JieTang" w:date="2016-05-02T21:35:00Z">
            <w:rPr/>
          </w:rPrChange>
        </w:rPr>
        <w:t>%</w:t>
      </w:r>
      <w:r w:rsidRPr="00283F4B">
        <w:rPr>
          <w:rFonts w:ascii="Times New Roman" w:eastAsia="宋体" w:hAnsi="Times New Roman" w:cs="Times New Roman" w:hint="eastAsia"/>
          <w:sz w:val="24"/>
          <w:szCs w:val="24"/>
          <w:rPrChange w:id="361" w:author="JieTang" w:date="2016-05-02T21:35:00Z">
            <w:rPr>
              <w:rFonts w:hint="eastAsia"/>
            </w:rPr>
          </w:rPrChange>
        </w:rPr>
        <w:t>和</w:t>
      </w:r>
      <w:r w:rsidR="00432698" w:rsidRPr="00283F4B">
        <w:rPr>
          <w:rFonts w:ascii="Times New Roman" w:eastAsia="宋体" w:hAnsi="Times New Roman" w:cs="Times New Roman"/>
          <w:sz w:val="24"/>
          <w:szCs w:val="24"/>
          <w:rPrChange w:id="362" w:author="JieTang" w:date="2016-05-02T21:35:00Z">
            <w:rPr/>
          </w:rPrChange>
        </w:rPr>
        <w:t>40.54</w:t>
      </w:r>
      <w:r w:rsidRPr="00283F4B">
        <w:rPr>
          <w:rFonts w:ascii="Times New Roman" w:eastAsia="宋体" w:hAnsi="Times New Roman" w:cs="Times New Roman"/>
          <w:sz w:val="24"/>
          <w:szCs w:val="24"/>
          <w:rPrChange w:id="363" w:author="JieTang" w:date="2016-05-02T21:35:00Z">
            <w:rPr/>
          </w:rPrChange>
        </w:rPr>
        <w:t>%</w:t>
      </w:r>
      <w:r w:rsidRPr="00283F4B">
        <w:rPr>
          <w:rFonts w:ascii="Times New Roman" w:eastAsia="宋体" w:hAnsi="Times New Roman" w:cs="Times New Roman" w:hint="eastAsia"/>
          <w:sz w:val="24"/>
          <w:szCs w:val="24"/>
          <w:rPrChange w:id="364" w:author="JieTang" w:date="2016-05-02T21:35:00Z">
            <w:rPr>
              <w:rFonts w:hint="eastAsia"/>
            </w:rPr>
          </w:rPrChange>
        </w:rPr>
        <w:t>，相比于</w:t>
      </w:r>
      <w:r w:rsidRPr="00283F4B">
        <w:rPr>
          <w:rFonts w:ascii="Times New Roman" w:eastAsia="宋体" w:hAnsi="Times New Roman" w:cs="Times New Roman"/>
          <w:sz w:val="24"/>
          <w:szCs w:val="24"/>
          <w:rPrChange w:id="365" w:author="JieTang" w:date="2016-05-02T21:35:00Z">
            <w:rPr/>
          </w:rPrChange>
        </w:rPr>
        <w:t>HaSTE</w:t>
      </w:r>
      <w:r w:rsidRPr="00283F4B">
        <w:rPr>
          <w:rFonts w:ascii="Times New Roman" w:eastAsia="宋体" w:hAnsi="Times New Roman" w:cs="Times New Roman" w:hint="eastAsia"/>
          <w:sz w:val="24"/>
          <w:szCs w:val="24"/>
          <w:rPrChange w:id="366" w:author="JieTang" w:date="2016-05-02T21:35:00Z">
            <w:rPr>
              <w:rFonts w:hint="eastAsia"/>
            </w:rPr>
          </w:rPrChange>
        </w:rPr>
        <w:t>的</w:t>
      </w:r>
      <w:r w:rsidR="00432698" w:rsidRPr="00283F4B">
        <w:rPr>
          <w:rFonts w:ascii="Times New Roman" w:eastAsia="宋体" w:hAnsi="Times New Roman" w:cs="Times New Roman"/>
          <w:sz w:val="24"/>
          <w:szCs w:val="24"/>
          <w:rPrChange w:id="367" w:author="JieTang" w:date="2016-05-02T21:35:00Z">
            <w:rPr/>
          </w:rPrChange>
        </w:rPr>
        <w:t>36.3</w:t>
      </w:r>
      <w:r w:rsidRPr="00283F4B">
        <w:rPr>
          <w:rFonts w:ascii="Times New Roman" w:eastAsia="宋体" w:hAnsi="Times New Roman" w:cs="Times New Roman"/>
          <w:sz w:val="24"/>
          <w:szCs w:val="24"/>
          <w:rPrChange w:id="368" w:author="JieTang" w:date="2016-05-02T21:35:00Z">
            <w:rPr/>
          </w:rPrChange>
        </w:rPr>
        <w:t xml:space="preserve">% </w:t>
      </w:r>
      <w:r w:rsidRPr="00283F4B">
        <w:rPr>
          <w:rFonts w:ascii="Times New Roman" w:eastAsia="宋体" w:hAnsi="Times New Roman" w:cs="Times New Roman" w:hint="eastAsia"/>
          <w:sz w:val="24"/>
          <w:szCs w:val="24"/>
          <w:rPrChange w:id="369" w:author="JieTang" w:date="2016-05-02T21:35:00Z">
            <w:rPr>
              <w:rFonts w:hint="eastAsia"/>
            </w:rPr>
          </w:rPrChange>
        </w:rPr>
        <w:t>和</w:t>
      </w:r>
      <w:r w:rsidR="00432698" w:rsidRPr="00283F4B">
        <w:rPr>
          <w:rFonts w:ascii="Times New Roman" w:eastAsia="宋体" w:hAnsi="Times New Roman" w:cs="Times New Roman"/>
          <w:sz w:val="24"/>
          <w:szCs w:val="24"/>
          <w:rPrChange w:id="370" w:author="JieTang" w:date="2016-05-02T21:35:00Z">
            <w:rPr/>
          </w:rPrChange>
        </w:rPr>
        <w:t>33.9</w:t>
      </w:r>
      <w:r w:rsidRPr="00283F4B">
        <w:rPr>
          <w:rFonts w:ascii="Times New Roman" w:eastAsia="宋体" w:hAnsi="Times New Roman" w:cs="Times New Roman"/>
          <w:sz w:val="24"/>
          <w:szCs w:val="24"/>
          <w:rPrChange w:id="371" w:author="JieTang" w:date="2016-05-02T21:35:00Z">
            <w:rPr/>
          </w:rPrChange>
        </w:rPr>
        <w:t>%</w:t>
      </w:r>
      <w:r w:rsidRPr="00283F4B">
        <w:rPr>
          <w:rFonts w:ascii="Times New Roman" w:eastAsia="宋体" w:hAnsi="Times New Roman" w:cs="Times New Roman" w:hint="eastAsia"/>
          <w:sz w:val="24"/>
          <w:szCs w:val="24"/>
          <w:rPrChange w:id="372" w:author="JieTang" w:date="2016-05-02T21:35:00Z">
            <w:rPr>
              <w:rFonts w:hint="eastAsia"/>
            </w:rPr>
          </w:rPrChange>
        </w:rPr>
        <w:t>提高了更多，这就意味着</w:t>
      </w:r>
      <w:r w:rsidRPr="00283F4B">
        <w:rPr>
          <w:rFonts w:ascii="Times New Roman" w:eastAsia="宋体" w:hAnsi="Times New Roman" w:cs="Times New Roman"/>
          <w:sz w:val="24"/>
          <w:szCs w:val="24"/>
          <w:rPrChange w:id="373" w:author="JieTang" w:date="2016-05-02T21:35:00Z">
            <w:rPr/>
          </w:rPrChange>
        </w:rPr>
        <w:t>EASY</w:t>
      </w:r>
      <w:r w:rsidRPr="00283F4B">
        <w:rPr>
          <w:rFonts w:ascii="Times New Roman" w:eastAsia="宋体" w:hAnsi="Times New Roman" w:cs="Times New Roman" w:hint="eastAsia"/>
          <w:sz w:val="24"/>
          <w:szCs w:val="24"/>
          <w:rPrChange w:id="374" w:author="JieTang" w:date="2016-05-02T21:35:00Z">
            <w:rPr>
              <w:rFonts w:hint="eastAsia"/>
            </w:rPr>
          </w:rPrChange>
        </w:rPr>
        <w:t>调度器比</w:t>
      </w:r>
      <w:r w:rsidRPr="00283F4B">
        <w:rPr>
          <w:rFonts w:ascii="Times New Roman" w:eastAsia="宋体" w:hAnsi="Times New Roman" w:cs="Times New Roman"/>
          <w:sz w:val="24"/>
          <w:szCs w:val="24"/>
          <w:rPrChange w:id="375" w:author="JieTang" w:date="2016-05-02T21:35:00Z">
            <w:rPr/>
          </w:rPrChange>
        </w:rPr>
        <w:t>HaSTE</w:t>
      </w:r>
      <w:r w:rsidRPr="00283F4B">
        <w:rPr>
          <w:rFonts w:ascii="Times New Roman" w:eastAsia="宋体" w:hAnsi="Times New Roman" w:cs="Times New Roman" w:hint="eastAsia"/>
          <w:sz w:val="24"/>
          <w:szCs w:val="24"/>
          <w:rPrChange w:id="376" w:author="JieTang" w:date="2016-05-02T21:35:00Z">
            <w:rPr>
              <w:rFonts w:hint="eastAsia"/>
            </w:rPr>
          </w:rPrChange>
        </w:rPr>
        <w:t>调度器效率更高。同样的，</w:t>
      </w:r>
      <w:r w:rsidRPr="00283F4B">
        <w:rPr>
          <w:rFonts w:ascii="Times New Roman" w:eastAsia="宋体" w:hAnsi="Times New Roman" w:cs="Times New Roman"/>
          <w:sz w:val="24"/>
          <w:szCs w:val="24"/>
          <w:rPrChange w:id="377" w:author="JieTang" w:date="2016-05-02T21:35:00Z">
            <w:rPr/>
          </w:rPrChange>
        </w:rPr>
        <w:t>EASY</w:t>
      </w:r>
      <w:r w:rsidRPr="00283F4B">
        <w:rPr>
          <w:rFonts w:ascii="Times New Roman" w:eastAsia="宋体" w:hAnsi="Times New Roman" w:cs="Times New Roman" w:hint="eastAsia"/>
          <w:sz w:val="24"/>
          <w:szCs w:val="24"/>
          <w:rPrChange w:id="378" w:author="JieTang" w:date="2016-05-02T21:35:00Z">
            <w:rPr>
              <w:rFonts w:hint="eastAsia"/>
            </w:rPr>
          </w:rPrChange>
        </w:rPr>
        <w:t>的内存利用率也比</w:t>
      </w:r>
      <w:r w:rsidRPr="00283F4B">
        <w:rPr>
          <w:rFonts w:ascii="Times New Roman" w:eastAsia="宋体" w:hAnsi="Times New Roman" w:cs="Times New Roman"/>
          <w:sz w:val="24"/>
          <w:szCs w:val="24"/>
          <w:rPrChange w:id="379" w:author="JieTang" w:date="2016-05-02T21:35:00Z">
            <w:rPr/>
          </w:rPrChange>
        </w:rPr>
        <w:t>HaSTE</w:t>
      </w:r>
      <w:r w:rsidRPr="00283F4B">
        <w:rPr>
          <w:rFonts w:ascii="Times New Roman" w:eastAsia="宋体" w:hAnsi="Times New Roman" w:cs="Times New Roman" w:hint="eastAsia"/>
          <w:sz w:val="24"/>
          <w:szCs w:val="24"/>
          <w:rPrChange w:id="380" w:author="JieTang" w:date="2016-05-02T21:35:00Z">
            <w:rPr>
              <w:rFonts w:hint="eastAsia"/>
            </w:rPr>
          </w:rPrChange>
        </w:rPr>
        <w:t>的高。</w:t>
      </w:r>
    </w:p>
    <w:p w14:paraId="57C3A272" w14:textId="77777777" w:rsidR="00F73FF8" w:rsidRPr="00B96E99" w:rsidRDefault="00F73FF8">
      <w:pPr>
        <w:pStyle w:val="a3"/>
        <w:spacing w:line="360" w:lineRule="auto"/>
        <w:ind w:firstLineChars="0" w:firstLine="0"/>
        <w:jc w:val="center"/>
        <w:rPr>
          <w:rFonts w:ascii="Times New Roman" w:eastAsia="宋体" w:hAnsi="Times New Roman" w:cs="Times New Roman"/>
          <w:sz w:val="24"/>
          <w:szCs w:val="24"/>
        </w:rPr>
        <w:pPrChange w:id="381" w:author="JieTang" w:date="2016-05-02T21:35: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1BBF0C00" wp14:editId="0B3C2F8C">
            <wp:extent cx="4608292" cy="2830665"/>
            <wp:effectExtent l="0" t="0" r="1905" b="8255"/>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662" cy="2843792"/>
                    </a:xfrm>
                    <a:prstGeom prst="rect">
                      <a:avLst/>
                    </a:prstGeom>
                  </pic:spPr>
                </pic:pic>
              </a:graphicData>
            </a:graphic>
          </wp:inline>
        </w:drawing>
      </w:r>
    </w:p>
    <w:p w14:paraId="073BCA28" w14:textId="77777777" w:rsidR="00F73FF8" w:rsidRPr="00283F4B" w:rsidRDefault="00F73FF8">
      <w:pPr>
        <w:spacing w:line="360" w:lineRule="auto"/>
        <w:jc w:val="center"/>
        <w:rPr>
          <w:rFonts w:ascii="Times New Roman" w:eastAsia="宋体" w:hAnsi="Times New Roman" w:cs="Times New Roman"/>
          <w:sz w:val="24"/>
          <w:szCs w:val="24"/>
          <w:rPrChange w:id="382" w:author="JieTang" w:date="2016-05-02T21:35:00Z">
            <w:rPr/>
          </w:rPrChange>
        </w:rPr>
        <w:pPrChange w:id="383" w:author="JieTang" w:date="2016-05-02T21:35:00Z">
          <w:pPr>
            <w:pStyle w:val="a3"/>
            <w:spacing w:line="360" w:lineRule="auto"/>
            <w:ind w:left="1200" w:firstLineChars="0" w:firstLine="0"/>
            <w:jc w:val="center"/>
          </w:pPr>
        </w:pPrChange>
      </w:pPr>
      <w:r w:rsidRPr="00283F4B">
        <w:rPr>
          <w:rFonts w:ascii="Times New Roman" w:eastAsia="宋体" w:hAnsi="Times New Roman" w:cs="Times New Roman" w:hint="eastAsia"/>
          <w:sz w:val="24"/>
          <w:szCs w:val="24"/>
          <w:rPrChange w:id="384" w:author="JieTang" w:date="2016-05-02T21:35:00Z">
            <w:rPr>
              <w:rFonts w:hint="eastAsia"/>
            </w:rPr>
          </w:rPrChange>
        </w:rPr>
        <w:t>图</w:t>
      </w:r>
      <w:r w:rsidRPr="00283F4B">
        <w:rPr>
          <w:rFonts w:ascii="Times New Roman" w:eastAsia="宋体" w:hAnsi="Times New Roman" w:cs="Times New Roman"/>
          <w:sz w:val="24"/>
          <w:szCs w:val="24"/>
          <w:rPrChange w:id="385" w:author="JieTang" w:date="2016-05-02T21:35:00Z">
            <w:rPr/>
          </w:rPrChange>
        </w:rPr>
        <w:t xml:space="preserve">2.8 </w:t>
      </w:r>
      <w:r w:rsidRPr="00283F4B">
        <w:rPr>
          <w:rFonts w:ascii="Times New Roman" w:eastAsia="宋体" w:hAnsi="Times New Roman" w:cs="Times New Roman" w:hint="eastAsia"/>
          <w:sz w:val="24"/>
          <w:szCs w:val="24"/>
          <w:rPrChange w:id="386" w:author="JieTang" w:date="2016-05-02T21:35:00Z">
            <w:rPr>
              <w:rFonts w:hint="eastAsia"/>
            </w:rPr>
          </w:rPrChange>
        </w:rPr>
        <w:t>不同种类型的</w:t>
      </w:r>
      <w:r w:rsidRPr="00283F4B">
        <w:rPr>
          <w:rFonts w:ascii="Times New Roman" w:eastAsia="宋体" w:hAnsi="Times New Roman" w:cs="Times New Roman"/>
          <w:sz w:val="24"/>
          <w:szCs w:val="24"/>
          <w:rPrChange w:id="387" w:author="JieTang" w:date="2016-05-02T21:35:00Z">
            <w:rPr/>
          </w:rPrChange>
        </w:rPr>
        <w:t>jobs</w:t>
      </w:r>
      <w:r w:rsidRPr="00283F4B">
        <w:rPr>
          <w:rFonts w:ascii="Times New Roman" w:eastAsia="宋体" w:hAnsi="Times New Roman" w:cs="Times New Roman" w:hint="eastAsia"/>
          <w:sz w:val="24"/>
          <w:szCs w:val="24"/>
          <w:rPrChange w:id="388" w:author="JieTang" w:date="2016-05-02T21:35:00Z">
            <w:rPr>
              <w:rFonts w:hint="eastAsia"/>
            </w:rPr>
          </w:rPrChange>
        </w:rPr>
        <w:t>的运行时间和内存利用率对比</w:t>
      </w:r>
    </w:p>
    <w:p w14:paraId="1BC712BC" w14:textId="77777777" w:rsidR="00370860" w:rsidRDefault="00EA232C" w:rsidP="00724459">
      <w:pPr>
        <w:spacing w:line="360" w:lineRule="auto"/>
        <w:ind w:firstLineChars="200" w:firstLine="480"/>
        <w:rPr>
          <w:ins w:id="389" w:author="JieTang" w:date="2016-05-02T21:30:00Z"/>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Pr="00B96E99">
        <w:rPr>
          <w:rFonts w:ascii="Times New Roman" w:eastAsia="宋体" w:hAnsi="Times New Roman" w:cs="Times New Roman"/>
          <w:sz w:val="24"/>
          <w:szCs w:val="24"/>
        </w:rPr>
        <w:t>所示。从两幅图中看出，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利用率要大于其他调度器。</w:t>
      </w:r>
    </w:p>
    <w:p w14:paraId="3F268499" w14:textId="77777777" w:rsidR="00D108DB" w:rsidRPr="00B96E99" w:rsidRDefault="00D108DB">
      <w:pPr>
        <w:spacing w:line="360" w:lineRule="auto"/>
        <w:rPr>
          <w:rFonts w:ascii="Times New Roman" w:eastAsia="宋体" w:hAnsi="Times New Roman" w:cs="Times New Roman"/>
          <w:sz w:val="24"/>
          <w:szCs w:val="24"/>
        </w:rPr>
        <w:pPrChange w:id="390" w:author="JieTang" w:date="2016-05-02T21:30:00Z">
          <w:pPr>
            <w:spacing w:line="360" w:lineRule="auto"/>
            <w:ind w:firstLineChars="200" w:firstLine="420"/>
          </w:pPr>
        </w:pPrChange>
      </w:pPr>
      <w:r w:rsidRPr="00B96E99">
        <w:rPr>
          <w:rFonts w:ascii="Times New Roman" w:hAnsi="Times New Roman" w:cs="Times New Roman"/>
          <w:noProof/>
        </w:rPr>
        <w:lastRenderedPageBreak/>
        <w:drawing>
          <wp:inline distT="0" distB="0" distL="0" distR="0" wp14:anchorId="1EF8D5A5" wp14:editId="4B28CEDE">
            <wp:extent cx="5231125" cy="3172570"/>
            <wp:effectExtent l="0" t="0" r="8255" b="889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1000" cy="3221012"/>
                    </a:xfrm>
                    <a:prstGeom prst="rect">
                      <a:avLst/>
                    </a:prstGeom>
                  </pic:spPr>
                </pic:pic>
              </a:graphicData>
            </a:graphic>
          </wp:inline>
        </w:drawing>
      </w:r>
    </w:p>
    <w:p w14:paraId="43B9B44E" w14:textId="77777777" w:rsidR="00724459" w:rsidRPr="00B96E99" w:rsidRDefault="00D108DB"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00724459" w:rsidRPr="00B96E99">
        <w:rPr>
          <w:rFonts w:ascii="Times New Roman" w:eastAsia="宋体" w:hAnsi="Times New Roman" w:cs="Times New Roman"/>
          <w:sz w:val="24"/>
          <w:szCs w:val="24"/>
        </w:rPr>
        <w:t>四种调度器的运行时内存</w:t>
      </w:r>
      <w:r w:rsidR="00724459" w:rsidRPr="00B96E99">
        <w:rPr>
          <w:rFonts w:ascii="Times New Roman" w:hAnsi="Times New Roman" w:cs="Times New Roman"/>
          <w:noProof/>
        </w:rPr>
        <w:drawing>
          <wp:inline distT="0" distB="0" distL="0" distR="0" wp14:anchorId="7794EFC4" wp14:editId="27BF193B">
            <wp:extent cx="4955677" cy="3061253"/>
            <wp:effectExtent l="0" t="0" r="0" b="635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704" cy="3071771"/>
                    </a:xfrm>
                    <a:prstGeom prst="rect">
                      <a:avLst/>
                    </a:prstGeom>
                  </pic:spPr>
                </pic:pic>
              </a:graphicData>
            </a:graphic>
          </wp:inline>
        </w:drawing>
      </w:r>
    </w:p>
    <w:p w14:paraId="4646DC31" w14:textId="77777777" w:rsidR="00724459" w:rsidRPr="00B96E99" w:rsidRDefault="00724459"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277A250F" w14:textId="77777777" w:rsidR="00D40D8A" w:rsidRPr="00B96E99" w:rsidRDefault="002C47BB"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算法对参数的不同取值不敏感。</w:t>
      </w:r>
    </w:p>
    <w:p w14:paraId="13EC8173" w14:textId="77777777" w:rsidR="00033AD8" w:rsidRPr="00B96E99" w:rsidRDefault="0012607C" w:rsidP="0012607C">
      <w:pPr>
        <w:pStyle w:val="24"/>
        <w:rPr>
          <w:rFonts w:ascii="Times New Roman" w:hAnsi="Times New Roman" w:cs="Times New Roman"/>
        </w:rPr>
      </w:pPr>
      <w:bookmarkStart w:id="391" w:name="_Toc450413321"/>
      <w:r w:rsidRPr="00B96E99">
        <w:rPr>
          <w:rFonts w:ascii="Times New Roman" w:hAnsi="Times New Roman" w:cs="Times New Roman"/>
        </w:rPr>
        <w:lastRenderedPageBreak/>
        <w:t xml:space="preserve">2.4 </w:t>
      </w:r>
      <w:r w:rsidRPr="00B96E99">
        <w:rPr>
          <w:rFonts w:ascii="Times New Roman" w:hAnsi="Times New Roman" w:cs="Times New Roman"/>
        </w:rPr>
        <w:t>本章小结</w:t>
      </w:r>
      <w:bookmarkEnd w:id="391"/>
    </w:p>
    <w:p w14:paraId="732ED9D0" w14:textId="77777777" w:rsidR="00033AD8" w:rsidRPr="00B96E99" w:rsidRDefault="002642D8"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的调度器更改，我们从提高内存利用率和减少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算法来解决该问题，我们通过分析不同目标场景下的情况，不断的更改</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6766F3E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73A6C731"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034957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5C55E697"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67C273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43F851B3" w14:textId="77777777" w:rsidR="00033AD8" w:rsidRPr="00B96E99" w:rsidRDefault="00033AD8" w:rsidP="00A52E2C">
      <w:pPr>
        <w:spacing w:line="360" w:lineRule="auto"/>
        <w:rPr>
          <w:rFonts w:ascii="Times New Roman" w:eastAsia="宋体" w:hAnsi="Times New Roman" w:cs="Times New Roman"/>
          <w:sz w:val="24"/>
          <w:szCs w:val="24"/>
        </w:rPr>
      </w:pPr>
    </w:p>
    <w:p w14:paraId="28632422" w14:textId="77777777" w:rsidR="000B0CF4" w:rsidRDefault="000B0CF4">
      <w:pPr>
        <w:widowControl/>
        <w:jc w:val="left"/>
        <w:rPr>
          <w:ins w:id="392" w:author="JieTang" w:date="2016-05-04T09:32:00Z"/>
          <w:rFonts w:ascii="Times New Roman" w:eastAsia="宋体" w:hAnsi="Times New Roman" w:cs="Times New Roman"/>
          <w:b/>
          <w:sz w:val="44"/>
        </w:rPr>
      </w:pPr>
      <w:ins w:id="393" w:author="JieTang" w:date="2016-05-04T09:32:00Z">
        <w:r>
          <w:rPr>
            <w:rFonts w:ascii="Times New Roman" w:eastAsia="宋体" w:hAnsi="Times New Roman" w:cs="Times New Roman"/>
          </w:rPr>
          <w:br w:type="page"/>
        </w:r>
      </w:ins>
    </w:p>
    <w:p w14:paraId="7E6DF999" w14:textId="77777777" w:rsidR="00CC713E" w:rsidRPr="00B96E99" w:rsidRDefault="006F24DF" w:rsidP="00450FB8">
      <w:pPr>
        <w:pStyle w:val="1a"/>
        <w:numPr>
          <w:ilvl w:val="0"/>
          <w:numId w:val="28"/>
        </w:numPr>
        <w:rPr>
          <w:rFonts w:ascii="Times New Roman" w:eastAsia="宋体" w:hAnsi="Times New Roman" w:cs="Times New Roman"/>
        </w:rPr>
      </w:pPr>
      <w:bookmarkStart w:id="394" w:name="_Toc450413322"/>
      <w:ins w:id="395" w:author="JieTang" w:date="2016-05-02T20:28:00Z">
        <w:r>
          <w:rPr>
            <w:rFonts w:ascii="Times New Roman" w:eastAsia="宋体" w:hAnsi="Times New Roman" w:cs="Times New Roman" w:hint="eastAsia"/>
          </w:rPr>
          <w:lastRenderedPageBreak/>
          <w:t>基于</w:t>
        </w:r>
      </w:ins>
      <w:ins w:id="396"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397" w:author="JieTang" w:date="2016-05-02T20:29:00Z">
        <w:r w:rsidR="00D65268" w:rsidRPr="00B96E99" w:rsidDel="00D642EC">
          <w:rPr>
            <w:rFonts w:ascii="Times New Roman" w:eastAsia="宋体" w:hAnsi="Times New Roman" w:cs="Times New Roman" w:hint="eastAsia"/>
          </w:rPr>
          <w:delText>过程更改</w:delText>
        </w:r>
      </w:del>
      <w:ins w:id="398" w:author="JieTang" w:date="2016-05-02T20:29:00Z">
        <w:r w:rsidR="00D642EC">
          <w:rPr>
            <w:rFonts w:ascii="Times New Roman" w:eastAsia="宋体" w:hAnsi="Times New Roman" w:cs="Times New Roman" w:hint="eastAsia"/>
          </w:rPr>
          <w:t>算法改进</w:t>
        </w:r>
      </w:ins>
      <w:bookmarkEnd w:id="394"/>
    </w:p>
    <w:p w14:paraId="5C0D6D33" w14:textId="77777777" w:rsidR="00547F3A" w:rsidRPr="00B96E99" w:rsidRDefault="00B42447" w:rsidP="00F907B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该章首先介绍了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的特点，然后分析</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提高网络传输性能，并改进</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算法来适应</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w:t>
      </w:r>
    </w:p>
    <w:p w14:paraId="0A2318DE" w14:textId="77777777" w:rsidR="00B66355" w:rsidRPr="00B96E99" w:rsidRDefault="00F4711B" w:rsidP="00450FB8">
      <w:pPr>
        <w:pStyle w:val="24"/>
        <w:numPr>
          <w:ilvl w:val="1"/>
          <w:numId w:val="7"/>
        </w:numPr>
        <w:rPr>
          <w:rFonts w:ascii="Times New Roman" w:hAnsi="Times New Roman" w:cs="Times New Roman"/>
        </w:rPr>
      </w:pPr>
      <w:r w:rsidRPr="00B96E99">
        <w:rPr>
          <w:rFonts w:ascii="Times New Roman" w:hAnsi="Times New Roman" w:cs="Times New Roman"/>
        </w:rPr>
        <w:t xml:space="preserve"> </w:t>
      </w:r>
      <w:bookmarkStart w:id="399" w:name="_Toc450413323"/>
      <w:r w:rsidR="0098636B" w:rsidRPr="00B96E99">
        <w:rPr>
          <w:rFonts w:ascii="Times New Roman" w:hAnsi="Times New Roman" w:cs="Times New Roman"/>
        </w:rPr>
        <w:t>Shuffle</w:t>
      </w:r>
      <w:r w:rsidR="0098636B" w:rsidRPr="00B96E99">
        <w:rPr>
          <w:rFonts w:ascii="Times New Roman" w:hAnsi="Times New Roman" w:cs="Times New Roman"/>
        </w:rPr>
        <w:t>介绍</w:t>
      </w:r>
      <w:bookmarkEnd w:id="399"/>
    </w:p>
    <w:p w14:paraId="7F7DC03B" w14:textId="77777777" w:rsidR="00121EB7" w:rsidRPr="00B96E99" w:rsidRDefault="005E37F9" w:rsidP="00121EB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如第一章所示，我们已经介绍了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的过程，一共分为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个过程。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端，不过一般我们只考虑</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过程，主要的就是</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过程，负责从</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端的中间结果中拷贝数据，该过程具有很高的随机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读写请求，该阶段在数据量较大的情况下很消耗时间。下面我们通过图</w:t>
      </w:r>
      <w:r w:rsidRPr="00B96E99">
        <w:rPr>
          <w:rFonts w:ascii="Times New Roman" w:eastAsia="宋体" w:hAnsi="Times New Roman" w:cs="Times New Roman"/>
          <w:sz w:val="24"/>
          <w:szCs w:val="24"/>
        </w:rPr>
        <w:t xml:space="preserve">3.1 </w:t>
      </w:r>
      <w:r w:rsidRPr="00B96E99">
        <w:rPr>
          <w:rFonts w:ascii="Times New Roman" w:eastAsia="宋体" w:hAnsi="Times New Roman" w:cs="Times New Roman"/>
          <w:sz w:val="24"/>
          <w:szCs w:val="24"/>
        </w:rPr>
        <w:t>来介绍</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过程。从图中我们可以看到</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的主要流程。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A59CD24">
            <wp:extent cx="4850296" cy="3778162"/>
            <wp:effectExtent l="0" t="0" r="762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0252" cy="3801496"/>
                    </a:xfrm>
                    <a:prstGeom prst="rect">
                      <a:avLst/>
                    </a:prstGeom>
                  </pic:spPr>
                </pic:pic>
              </a:graphicData>
            </a:graphic>
          </wp:inline>
        </w:drawing>
      </w:r>
    </w:p>
    <w:p w14:paraId="5F8E6491" w14:textId="77777777"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 WordCount Shuffle</w:t>
      </w:r>
      <w:r w:rsidRPr="00B96E99">
        <w:rPr>
          <w:rFonts w:ascii="Times New Roman" w:eastAsia="宋体" w:hAnsi="Times New Roman" w:cs="Times New Roman"/>
          <w:sz w:val="24"/>
          <w:szCs w:val="24"/>
        </w:rPr>
        <w:t>过程</w:t>
      </w:r>
    </w:p>
    <w:p w14:paraId="74B4E7B0" w14:textId="77777777" w:rsidR="00C31D6A" w:rsidRPr="00B96E99" w:rsidRDefault="00C31D6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我们用</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Pr="00B96E99">
        <w:rPr>
          <w:rFonts w:ascii="Times New Roman" w:eastAsia="宋体" w:hAnsi="Times New Roman" w:cs="Times New Roman"/>
          <w:sz w:val="24"/>
          <w:szCs w:val="24"/>
        </w:rPr>
        <w:t>来监控</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集群执行</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程序，数据来源用</w:t>
      </w:r>
      <w:r w:rsidRPr="00B96E99">
        <w:rPr>
          <w:rFonts w:ascii="Times New Roman" w:eastAsia="宋体" w:hAnsi="Times New Roman" w:cs="Times New Roman"/>
          <w:sz w:val="24"/>
          <w:szCs w:val="24"/>
        </w:rPr>
        <w:t>RandomTextWriter</w:t>
      </w:r>
      <w:r w:rsidRPr="00B96E99">
        <w:rPr>
          <w:rFonts w:ascii="Times New Roman" w:eastAsia="宋体" w:hAnsi="Times New Roman" w:cs="Times New Roman"/>
          <w:sz w:val="24"/>
          <w:szCs w:val="24"/>
        </w:rPr>
        <w:t>程序自动生成</w:t>
      </w:r>
      <w:r w:rsidRPr="00B96E99">
        <w:rPr>
          <w:rFonts w:ascii="Times New Roman" w:eastAsia="宋体" w:hAnsi="Times New Roman" w:cs="Times New Roman"/>
          <w:sz w:val="24"/>
          <w:szCs w:val="24"/>
        </w:rPr>
        <w:t xml:space="preserve">50G </w:t>
      </w:r>
      <w:r w:rsidRPr="00B96E99">
        <w:rPr>
          <w:rFonts w:ascii="Times New Roman" w:eastAsia="宋体" w:hAnsi="Times New Roman" w:cs="Times New Roman"/>
          <w:sz w:val="24"/>
          <w:szCs w:val="24"/>
        </w:rPr>
        <w:t>数据。集群运行新能如图</w:t>
      </w:r>
      <w:r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1F9D66" wp14:editId="11E5F1D4">
            <wp:extent cx="5274310" cy="3672840"/>
            <wp:effectExtent l="0" t="0" r="2540" b="381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72840"/>
                    </a:xfrm>
                    <a:prstGeom prst="rect">
                      <a:avLst/>
                    </a:prstGeom>
                  </pic:spPr>
                </pic:pic>
              </a:graphicData>
            </a:graphic>
          </wp:inline>
        </w:drawing>
      </w:r>
    </w:p>
    <w:p w14:paraId="58FE03CA"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3.2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77777777" w:rsidR="00883D3B" w:rsidRPr="00B96E99" w:rsidRDefault="00883D3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利用率变的比其他时间更低，内存也没有有效的利用。这就意味着浪费了集群的物理资源：带宽，内存和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 xml:space="preserve">linux </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0970674C" w14:textId="77777777" w:rsidR="00283F4B" w:rsidRPr="00283F4B" w:rsidRDefault="00AD35B1" w:rsidP="00450FB8">
      <w:pPr>
        <w:pStyle w:val="a3"/>
        <w:numPr>
          <w:ilvl w:val="0"/>
          <w:numId w:val="48"/>
        </w:numPr>
        <w:spacing w:line="360" w:lineRule="auto"/>
        <w:ind w:firstLineChars="0"/>
        <w:rPr>
          <w:ins w:id="400" w:author="JieTang" w:date="2016-05-02T21:33:00Z"/>
          <w:rFonts w:ascii="Times New Roman" w:eastAsia="宋体" w:hAnsi="Times New Roman" w:cs="Times New Roman"/>
          <w:b/>
          <w:sz w:val="24"/>
          <w:szCs w:val="24"/>
          <w:rPrChange w:id="401" w:author="JieTang" w:date="2016-05-02T21:33:00Z">
            <w:rPr>
              <w:ins w:id="402"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b/>
          <w:sz w:val="24"/>
          <w:szCs w:val="24"/>
          <w:rPrChange w:id="403" w:author="JieTang" w:date="2016-05-02T21:33:00Z">
            <w:rPr>
              <w:rFonts w:ascii="Times New Roman" w:eastAsia="宋体" w:hAnsi="Times New Roman" w:cs="Times New Roman"/>
              <w:sz w:val="24"/>
              <w:szCs w:val="24"/>
            </w:rPr>
          </w:rPrChange>
        </w:rPr>
        <w:t>Reduce</w:t>
      </w:r>
      <w:r w:rsidRPr="00283F4B">
        <w:rPr>
          <w:rFonts w:ascii="Times New Roman" w:eastAsia="宋体" w:hAnsi="Times New Roman" w:cs="Times New Roman" w:hint="eastAsia"/>
          <w:b/>
          <w:sz w:val="24"/>
          <w:szCs w:val="24"/>
          <w:rPrChange w:id="404" w:author="JieTang" w:date="2016-05-02T21:33:00Z">
            <w:rPr>
              <w:rFonts w:ascii="Times New Roman" w:eastAsia="宋体" w:hAnsi="Times New Roman" w:cs="Times New Roman" w:hint="eastAsia"/>
              <w:sz w:val="24"/>
              <w:szCs w:val="24"/>
            </w:rPr>
          </w:rPrChange>
        </w:rPr>
        <w:t>端合成了太多的阶段</w:t>
      </w:r>
      <w:del w:id="405" w:author="JieTang" w:date="2016-05-02T21:33:00Z">
        <w:r w:rsidRPr="00283F4B" w:rsidDel="00283F4B">
          <w:rPr>
            <w:rFonts w:ascii="Times New Roman" w:eastAsia="宋体" w:hAnsi="Times New Roman" w:cs="Times New Roman" w:hint="eastAsia"/>
            <w:b/>
            <w:sz w:val="24"/>
            <w:szCs w:val="24"/>
            <w:rPrChange w:id="406" w:author="JieTang" w:date="2016-05-02T21:33:00Z">
              <w:rPr>
                <w:rFonts w:ascii="Times New Roman" w:eastAsia="宋体" w:hAnsi="Times New Roman" w:cs="Times New Roman" w:hint="eastAsia"/>
                <w:sz w:val="24"/>
                <w:szCs w:val="24"/>
              </w:rPr>
            </w:rPrChange>
          </w:rPr>
          <w:delText>：</w:delText>
        </w:r>
      </w:del>
    </w:p>
    <w:p w14:paraId="38379771" w14:textId="77777777" w:rsidR="00AD35B1" w:rsidRPr="00283F4B" w:rsidRDefault="00AD35B1">
      <w:pPr>
        <w:spacing w:line="360" w:lineRule="auto"/>
        <w:ind w:firstLineChars="200" w:firstLine="480"/>
        <w:rPr>
          <w:rFonts w:ascii="Times New Roman" w:eastAsia="宋体" w:hAnsi="Times New Roman" w:cs="Times New Roman"/>
          <w:sz w:val="24"/>
          <w:szCs w:val="24"/>
          <w:rPrChange w:id="407" w:author="JieTang" w:date="2016-05-02T21:33:00Z">
            <w:rPr/>
          </w:rPrChange>
        </w:rPr>
        <w:pPrChange w:id="408"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sz w:val="24"/>
          <w:szCs w:val="24"/>
          <w:rPrChange w:id="409" w:author="JieTang" w:date="2016-05-02T21:33:00Z">
            <w:rPr/>
          </w:rPrChange>
        </w:rPr>
        <w:t>Reduce</w:t>
      </w:r>
      <w:r w:rsidRPr="00283F4B">
        <w:rPr>
          <w:rFonts w:ascii="Times New Roman" w:eastAsia="宋体" w:hAnsi="Times New Roman" w:cs="Times New Roman" w:hint="eastAsia"/>
          <w:sz w:val="24"/>
          <w:szCs w:val="24"/>
          <w:rPrChange w:id="410" w:author="JieTang" w:date="2016-05-02T21:33:00Z">
            <w:rPr>
              <w:rFonts w:hint="eastAsia"/>
            </w:rPr>
          </w:rPrChange>
        </w:rPr>
        <w:t>端主要包含两个独立的阶段，</w:t>
      </w:r>
      <w:r w:rsidRPr="00283F4B">
        <w:rPr>
          <w:rFonts w:ascii="Times New Roman" w:eastAsia="宋体" w:hAnsi="Times New Roman" w:cs="Times New Roman"/>
          <w:sz w:val="24"/>
          <w:szCs w:val="24"/>
          <w:rPrChange w:id="411" w:author="JieTang" w:date="2016-05-02T21:33:00Z">
            <w:rPr/>
          </w:rPrChange>
        </w:rPr>
        <w:t>Shuffle</w:t>
      </w:r>
      <w:r w:rsidRPr="00283F4B">
        <w:rPr>
          <w:rFonts w:ascii="Times New Roman" w:eastAsia="宋体" w:hAnsi="Times New Roman" w:cs="Times New Roman" w:hint="eastAsia"/>
          <w:sz w:val="24"/>
          <w:szCs w:val="24"/>
          <w:rPrChange w:id="412" w:author="JieTang" w:date="2016-05-02T21:33:00Z">
            <w:rPr>
              <w:rFonts w:hint="eastAsia"/>
            </w:rPr>
          </w:rPrChange>
        </w:rPr>
        <w:t>阶段和</w:t>
      </w:r>
      <w:r w:rsidRPr="00283F4B">
        <w:rPr>
          <w:rFonts w:ascii="Times New Roman" w:eastAsia="宋体" w:hAnsi="Times New Roman" w:cs="Times New Roman"/>
          <w:sz w:val="24"/>
          <w:szCs w:val="24"/>
          <w:rPrChange w:id="413" w:author="JieTang" w:date="2016-05-02T21:33:00Z">
            <w:rPr/>
          </w:rPrChange>
        </w:rPr>
        <w:t>Reduce</w:t>
      </w:r>
      <w:r w:rsidRPr="00283F4B">
        <w:rPr>
          <w:rFonts w:ascii="Times New Roman" w:eastAsia="宋体" w:hAnsi="Times New Roman" w:cs="Times New Roman" w:hint="eastAsia"/>
          <w:sz w:val="24"/>
          <w:szCs w:val="24"/>
          <w:rPrChange w:id="414" w:author="JieTang" w:date="2016-05-02T21:33:00Z">
            <w:rPr>
              <w:rFonts w:hint="eastAsia"/>
            </w:rPr>
          </w:rPrChange>
        </w:rPr>
        <w:t>阶段。</w:t>
      </w:r>
      <w:r w:rsidRPr="00283F4B">
        <w:rPr>
          <w:rFonts w:ascii="Times New Roman" w:eastAsia="宋体" w:hAnsi="Times New Roman" w:cs="Times New Roman"/>
          <w:sz w:val="24"/>
          <w:szCs w:val="24"/>
          <w:rPrChange w:id="415" w:author="JieTang" w:date="2016-05-02T21:33:00Z">
            <w:rPr/>
          </w:rPrChange>
        </w:rPr>
        <w:t xml:space="preserve">Shuffle </w:t>
      </w:r>
      <w:r w:rsidRPr="00283F4B">
        <w:rPr>
          <w:rFonts w:ascii="Times New Roman" w:eastAsia="宋体" w:hAnsi="Times New Roman" w:cs="Times New Roman" w:hint="eastAsia"/>
          <w:sz w:val="24"/>
          <w:szCs w:val="24"/>
          <w:rPrChange w:id="416" w:author="JieTang" w:date="2016-05-02T21:33:00Z">
            <w:rPr>
              <w:rFonts w:hint="eastAsia"/>
            </w:rPr>
          </w:rPrChange>
        </w:rPr>
        <w:t>阶段请求</w:t>
      </w:r>
      <w:r w:rsidRPr="00283F4B">
        <w:rPr>
          <w:rFonts w:ascii="Times New Roman" w:eastAsia="宋体" w:hAnsi="Times New Roman" w:cs="Times New Roman"/>
          <w:sz w:val="24"/>
          <w:szCs w:val="24"/>
          <w:rPrChange w:id="417" w:author="JieTang" w:date="2016-05-02T21:33:00Z">
            <w:rPr/>
          </w:rPrChange>
        </w:rPr>
        <w:t>map</w:t>
      </w:r>
      <w:r w:rsidRPr="00283F4B">
        <w:rPr>
          <w:rFonts w:ascii="Times New Roman" w:eastAsia="宋体" w:hAnsi="Times New Roman" w:cs="Times New Roman" w:hint="eastAsia"/>
          <w:sz w:val="24"/>
          <w:szCs w:val="24"/>
          <w:rPrChange w:id="418" w:author="JieTang" w:date="2016-05-02T21:33:00Z">
            <w:rPr>
              <w:rFonts w:hint="eastAsia"/>
            </w:rPr>
          </w:rPrChange>
        </w:rPr>
        <w:t>中间数据，是</w:t>
      </w:r>
      <w:r w:rsidRPr="00283F4B">
        <w:rPr>
          <w:rFonts w:ascii="Times New Roman" w:eastAsia="宋体" w:hAnsi="Times New Roman" w:cs="Times New Roman"/>
          <w:sz w:val="24"/>
          <w:szCs w:val="24"/>
          <w:rPrChange w:id="419" w:author="JieTang" w:date="2016-05-02T21:33:00Z">
            <w:rPr/>
          </w:rPrChange>
        </w:rPr>
        <w:t>I/O</w:t>
      </w:r>
      <w:r w:rsidRPr="00283F4B">
        <w:rPr>
          <w:rFonts w:ascii="Times New Roman" w:eastAsia="宋体" w:hAnsi="Times New Roman" w:cs="Times New Roman" w:hint="eastAsia"/>
          <w:sz w:val="24"/>
          <w:szCs w:val="24"/>
          <w:rPrChange w:id="420" w:author="JieTang" w:date="2016-05-02T21:33:00Z">
            <w:rPr>
              <w:rFonts w:hint="eastAsia"/>
            </w:rPr>
          </w:rPrChange>
        </w:rPr>
        <w:t>密集型和网络密集型阶段。而</w:t>
      </w:r>
      <w:r w:rsidRPr="00283F4B">
        <w:rPr>
          <w:rFonts w:ascii="Times New Roman" w:eastAsia="宋体" w:hAnsi="Times New Roman" w:cs="Times New Roman"/>
          <w:sz w:val="24"/>
          <w:szCs w:val="24"/>
          <w:rPrChange w:id="421" w:author="JieTang" w:date="2016-05-02T21:33:00Z">
            <w:rPr/>
          </w:rPrChange>
        </w:rPr>
        <w:t xml:space="preserve">reduce </w:t>
      </w:r>
      <w:r w:rsidRPr="00283F4B">
        <w:rPr>
          <w:rFonts w:ascii="Times New Roman" w:eastAsia="宋体" w:hAnsi="Times New Roman" w:cs="Times New Roman" w:hint="eastAsia"/>
          <w:sz w:val="24"/>
          <w:szCs w:val="24"/>
          <w:rPrChange w:id="422" w:author="JieTang" w:date="2016-05-02T21:33:00Z">
            <w:rPr>
              <w:rFonts w:hint="eastAsia"/>
            </w:rPr>
          </w:rPrChange>
        </w:rPr>
        <w:t>函数的执行时</w:t>
      </w:r>
      <w:r w:rsidRPr="00283F4B">
        <w:rPr>
          <w:rFonts w:ascii="Times New Roman" w:eastAsia="宋体" w:hAnsi="Times New Roman" w:cs="Times New Roman"/>
          <w:sz w:val="24"/>
          <w:szCs w:val="24"/>
          <w:rPrChange w:id="423" w:author="JieTang" w:date="2016-05-02T21:33:00Z">
            <w:rPr/>
          </w:rPrChange>
        </w:rPr>
        <w:t>cpu</w:t>
      </w:r>
      <w:r w:rsidRPr="00283F4B">
        <w:rPr>
          <w:rFonts w:ascii="Times New Roman" w:eastAsia="宋体" w:hAnsi="Times New Roman" w:cs="Times New Roman" w:hint="eastAsia"/>
          <w:sz w:val="24"/>
          <w:szCs w:val="24"/>
          <w:rPrChange w:id="424" w:author="JieTang" w:date="2016-05-02T21:33:00Z">
            <w:rPr>
              <w:rFonts w:hint="eastAsia"/>
            </w:rPr>
          </w:rPrChange>
        </w:rPr>
        <w:t>密集型和内存密集型的，因为它需要分配足够的内存来缓冲并排序数据，输出最后文件</w:t>
      </w:r>
      <w:r w:rsidR="00262660" w:rsidRPr="00283F4B">
        <w:rPr>
          <w:rFonts w:ascii="Times New Roman" w:eastAsia="宋体" w:hAnsi="Times New Roman" w:cs="Times New Roman"/>
          <w:sz w:val="24"/>
          <w:szCs w:val="24"/>
          <w:rPrChange w:id="425" w:author="JieTang" w:date="2016-05-02T21:33:00Z">
            <w:rPr/>
          </w:rPrChange>
        </w:rPr>
        <w:t>[29]</w:t>
      </w:r>
      <w:r w:rsidRPr="00283F4B">
        <w:rPr>
          <w:rFonts w:ascii="Times New Roman" w:eastAsia="宋体" w:hAnsi="Times New Roman" w:cs="Times New Roman" w:hint="eastAsia"/>
          <w:sz w:val="24"/>
          <w:szCs w:val="24"/>
          <w:rPrChange w:id="426" w:author="JieTang" w:date="2016-05-02T21:33:00Z">
            <w:rPr>
              <w:rFonts w:hint="eastAsia"/>
            </w:rPr>
          </w:rPrChange>
        </w:rPr>
        <w:t>。</w:t>
      </w:r>
      <w:r w:rsidRPr="00283F4B">
        <w:rPr>
          <w:rFonts w:ascii="Times New Roman" w:eastAsia="宋体" w:hAnsi="Times New Roman" w:cs="Times New Roman"/>
          <w:sz w:val="24"/>
          <w:szCs w:val="24"/>
          <w:rPrChange w:id="427" w:author="JieTang" w:date="2016-05-02T21:33:00Z">
            <w:rPr/>
          </w:rPrChange>
        </w:rPr>
        <w:t xml:space="preserve"> </w:t>
      </w:r>
      <w:r w:rsidRPr="00283F4B">
        <w:rPr>
          <w:rFonts w:ascii="Times New Roman" w:eastAsia="宋体" w:hAnsi="Times New Roman" w:cs="Times New Roman" w:hint="eastAsia"/>
          <w:sz w:val="24"/>
          <w:szCs w:val="24"/>
          <w:rPrChange w:id="428" w:author="JieTang" w:date="2016-05-02T21:33:00Z">
            <w:rPr>
              <w:rFonts w:hint="eastAsia"/>
            </w:rPr>
          </w:rPrChange>
        </w:rPr>
        <w:t>此外，</w:t>
      </w:r>
      <w:r w:rsidRPr="00283F4B">
        <w:rPr>
          <w:rFonts w:ascii="Times New Roman" w:eastAsia="宋体" w:hAnsi="Times New Roman" w:cs="Times New Roman"/>
          <w:sz w:val="24"/>
          <w:szCs w:val="24"/>
          <w:rPrChange w:id="429" w:author="JieTang" w:date="2016-05-02T21:33:00Z">
            <w:rPr/>
          </w:rPrChange>
        </w:rPr>
        <w:t>reduce</w:t>
      </w:r>
      <w:r w:rsidRPr="00283F4B">
        <w:rPr>
          <w:rFonts w:ascii="Times New Roman" w:eastAsia="宋体" w:hAnsi="Times New Roman" w:cs="Times New Roman" w:hint="eastAsia"/>
          <w:sz w:val="24"/>
          <w:szCs w:val="24"/>
          <w:rPrChange w:id="430" w:author="JieTang" w:date="2016-05-02T21:33:00Z">
            <w:rPr>
              <w:rFonts w:hint="eastAsia"/>
            </w:rPr>
          </w:rPrChange>
        </w:rPr>
        <w:t>会一直等到</w:t>
      </w:r>
      <w:r w:rsidRPr="00283F4B">
        <w:rPr>
          <w:rFonts w:ascii="Times New Roman" w:eastAsia="宋体" w:hAnsi="Times New Roman" w:cs="Times New Roman"/>
          <w:sz w:val="24"/>
          <w:szCs w:val="24"/>
          <w:rPrChange w:id="431" w:author="JieTang" w:date="2016-05-02T21:33:00Z">
            <w:rPr/>
          </w:rPrChange>
        </w:rPr>
        <w:t>Shuffle</w:t>
      </w:r>
      <w:r w:rsidRPr="00283F4B">
        <w:rPr>
          <w:rFonts w:ascii="Times New Roman" w:eastAsia="宋体" w:hAnsi="Times New Roman" w:cs="Times New Roman" w:hint="eastAsia"/>
          <w:sz w:val="24"/>
          <w:szCs w:val="24"/>
          <w:rPrChange w:id="432" w:author="JieTang" w:date="2016-05-02T21:33:00Z">
            <w:rPr>
              <w:rFonts w:hint="eastAsia"/>
            </w:rPr>
          </w:rPrChange>
        </w:rPr>
        <w:t>结束才开始执行，这意味着在</w:t>
      </w:r>
      <w:r w:rsidRPr="00283F4B">
        <w:rPr>
          <w:rFonts w:ascii="Times New Roman" w:eastAsia="宋体" w:hAnsi="Times New Roman" w:cs="Times New Roman"/>
          <w:sz w:val="24"/>
          <w:szCs w:val="24"/>
          <w:rPrChange w:id="433" w:author="JieTang" w:date="2016-05-02T21:33:00Z">
            <w:rPr/>
          </w:rPrChange>
        </w:rPr>
        <w:t>Shuffle</w:t>
      </w:r>
      <w:r w:rsidRPr="00283F4B">
        <w:rPr>
          <w:rFonts w:ascii="Times New Roman" w:eastAsia="宋体" w:hAnsi="Times New Roman" w:cs="Times New Roman" w:hint="eastAsia"/>
          <w:sz w:val="24"/>
          <w:szCs w:val="24"/>
          <w:rPrChange w:id="434" w:author="JieTang" w:date="2016-05-02T21:33:00Z">
            <w:rPr>
              <w:rFonts w:hint="eastAsia"/>
            </w:rPr>
          </w:rPrChange>
        </w:rPr>
        <w:t>阶段浪费了</w:t>
      </w:r>
      <w:r w:rsidRPr="00283F4B">
        <w:rPr>
          <w:rFonts w:ascii="Times New Roman" w:eastAsia="宋体" w:hAnsi="Times New Roman" w:cs="Times New Roman"/>
          <w:sz w:val="24"/>
          <w:szCs w:val="24"/>
          <w:rPrChange w:id="435" w:author="JieTang" w:date="2016-05-02T21:33:00Z">
            <w:rPr/>
          </w:rPrChange>
        </w:rPr>
        <w:t>cpu</w:t>
      </w:r>
      <w:r w:rsidRPr="00283F4B">
        <w:rPr>
          <w:rFonts w:ascii="Times New Roman" w:eastAsia="宋体" w:hAnsi="Times New Roman" w:cs="Times New Roman" w:hint="eastAsia"/>
          <w:sz w:val="24"/>
          <w:szCs w:val="24"/>
          <w:rPrChange w:id="436" w:author="JieTang" w:date="2016-05-02T21:33:00Z">
            <w:rPr>
              <w:rFonts w:hint="eastAsia"/>
            </w:rPr>
          </w:rPrChange>
        </w:rPr>
        <w:t>资源；而在</w:t>
      </w:r>
      <w:r w:rsidRPr="00283F4B">
        <w:rPr>
          <w:rFonts w:ascii="Times New Roman" w:eastAsia="宋体" w:hAnsi="Times New Roman" w:cs="Times New Roman"/>
          <w:sz w:val="24"/>
          <w:szCs w:val="24"/>
          <w:rPrChange w:id="437" w:author="JieTang" w:date="2016-05-02T21:33:00Z">
            <w:rPr/>
          </w:rPrChange>
        </w:rPr>
        <w:t>reduce</w:t>
      </w:r>
      <w:r w:rsidRPr="00283F4B">
        <w:rPr>
          <w:rFonts w:ascii="Times New Roman" w:eastAsia="宋体" w:hAnsi="Times New Roman" w:cs="Times New Roman" w:hint="eastAsia"/>
          <w:sz w:val="24"/>
          <w:szCs w:val="24"/>
          <w:rPrChange w:id="438" w:author="JieTang" w:date="2016-05-02T21:33:00Z">
            <w:rPr>
              <w:rFonts w:hint="eastAsia"/>
            </w:rPr>
          </w:rPrChange>
        </w:rPr>
        <w:t>阶段会浪费网络资源，因为没有</w:t>
      </w:r>
      <w:r w:rsidRPr="00283F4B">
        <w:rPr>
          <w:rFonts w:ascii="Times New Roman" w:eastAsia="宋体" w:hAnsi="Times New Roman" w:cs="Times New Roman"/>
          <w:sz w:val="24"/>
          <w:szCs w:val="24"/>
          <w:rPrChange w:id="439" w:author="JieTang" w:date="2016-05-02T21:33:00Z">
            <w:rPr/>
          </w:rPrChange>
        </w:rPr>
        <w:t xml:space="preserve">Shuffle </w:t>
      </w:r>
      <w:r w:rsidRPr="00283F4B">
        <w:rPr>
          <w:rFonts w:ascii="Times New Roman" w:eastAsia="宋体" w:hAnsi="Times New Roman" w:cs="Times New Roman" w:hint="eastAsia"/>
          <w:sz w:val="24"/>
          <w:szCs w:val="24"/>
          <w:rPrChange w:id="440" w:author="JieTang" w:date="2016-05-02T21:33:00Z">
            <w:rPr>
              <w:rFonts w:hint="eastAsia"/>
            </w:rPr>
          </w:rPrChange>
        </w:rPr>
        <w:t>过程。如果数据量特别大的情况下，</w:t>
      </w:r>
      <w:r w:rsidRPr="00283F4B">
        <w:rPr>
          <w:rFonts w:ascii="Times New Roman" w:eastAsia="宋体" w:hAnsi="Times New Roman" w:cs="Times New Roman"/>
          <w:sz w:val="24"/>
          <w:szCs w:val="24"/>
          <w:rPrChange w:id="441" w:author="JieTang" w:date="2016-05-02T21:33:00Z">
            <w:rPr/>
          </w:rPrChange>
        </w:rPr>
        <w:t>Shuffle</w:t>
      </w:r>
      <w:r w:rsidRPr="00283F4B">
        <w:rPr>
          <w:rFonts w:ascii="Times New Roman" w:eastAsia="宋体" w:hAnsi="Times New Roman" w:cs="Times New Roman" w:hint="eastAsia"/>
          <w:sz w:val="24"/>
          <w:szCs w:val="24"/>
          <w:rPrChange w:id="442" w:author="JieTang" w:date="2016-05-02T21:33:00Z">
            <w:rPr>
              <w:rFonts w:hint="eastAsia"/>
            </w:rPr>
          </w:rPrChange>
        </w:rPr>
        <w:t>过程的时间接近于</w:t>
      </w:r>
      <w:r w:rsidRPr="00283F4B">
        <w:rPr>
          <w:rFonts w:ascii="Times New Roman" w:eastAsia="宋体" w:hAnsi="Times New Roman" w:cs="Times New Roman"/>
          <w:sz w:val="24"/>
          <w:szCs w:val="24"/>
          <w:rPrChange w:id="443" w:author="JieTang" w:date="2016-05-02T21:33:00Z">
            <w:rPr/>
          </w:rPrChange>
        </w:rPr>
        <w:t>reduce</w:t>
      </w:r>
      <w:r w:rsidRPr="00283F4B">
        <w:rPr>
          <w:rFonts w:ascii="Times New Roman" w:eastAsia="宋体" w:hAnsi="Times New Roman" w:cs="Times New Roman" w:hint="eastAsia"/>
          <w:sz w:val="24"/>
          <w:szCs w:val="24"/>
          <w:rPrChange w:id="444" w:author="JieTang" w:date="2016-05-02T21:33:00Z">
            <w:rPr>
              <w:rFonts w:hint="eastAsia"/>
            </w:rPr>
          </w:rPrChange>
        </w:rPr>
        <w:t>的时间，这样会大大浪费集群的资源。</w:t>
      </w:r>
    </w:p>
    <w:p w14:paraId="47B992CE" w14:textId="77777777" w:rsidR="00283F4B" w:rsidRPr="00283F4B" w:rsidRDefault="00AD35B1" w:rsidP="00450FB8">
      <w:pPr>
        <w:pStyle w:val="a3"/>
        <w:numPr>
          <w:ilvl w:val="0"/>
          <w:numId w:val="48"/>
        </w:numPr>
        <w:spacing w:line="360" w:lineRule="auto"/>
        <w:ind w:firstLineChars="0"/>
        <w:rPr>
          <w:ins w:id="445" w:author="JieTang" w:date="2016-05-02T21:33:00Z"/>
          <w:rFonts w:ascii="Times New Roman" w:eastAsia="宋体" w:hAnsi="Times New Roman" w:cs="Times New Roman"/>
          <w:b/>
          <w:sz w:val="24"/>
          <w:szCs w:val="24"/>
          <w:rPrChange w:id="446" w:author="JieTang" w:date="2016-05-02T21:33:00Z">
            <w:rPr>
              <w:ins w:id="447"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hint="eastAsia"/>
          <w:b/>
          <w:sz w:val="24"/>
          <w:szCs w:val="24"/>
          <w:rPrChange w:id="448"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449"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450"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451"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452" w:author="JieTang" w:date="2016-05-02T21:33:00Z">
            <w:rPr>
              <w:rFonts w:ascii="Times New Roman" w:eastAsia="宋体" w:hAnsi="Times New Roman" w:cs="Times New Roman" w:hint="eastAsia"/>
              <w:sz w:val="24"/>
              <w:szCs w:val="24"/>
            </w:rPr>
          </w:rPrChange>
        </w:rPr>
        <w:t>阶段的低效率</w:t>
      </w:r>
      <w:del w:id="453" w:author="JieTang" w:date="2016-05-02T21:33:00Z">
        <w:r w:rsidRPr="00283F4B" w:rsidDel="00283F4B">
          <w:rPr>
            <w:rFonts w:ascii="Times New Roman" w:eastAsia="宋体" w:hAnsi="Times New Roman" w:cs="Times New Roman" w:hint="eastAsia"/>
            <w:b/>
            <w:sz w:val="24"/>
            <w:szCs w:val="24"/>
            <w:rPrChange w:id="454" w:author="JieTang" w:date="2016-05-02T21:33:00Z">
              <w:rPr>
                <w:rFonts w:ascii="Times New Roman" w:eastAsia="宋体" w:hAnsi="Times New Roman" w:cs="Times New Roman" w:hint="eastAsia"/>
                <w:sz w:val="24"/>
                <w:szCs w:val="24"/>
              </w:rPr>
            </w:rPrChange>
          </w:rPr>
          <w:delText>：</w:delText>
        </w:r>
      </w:del>
    </w:p>
    <w:p w14:paraId="3541D0FD" w14:textId="77777777" w:rsidR="00AD35B1" w:rsidRPr="00283F4B" w:rsidRDefault="00AD35B1">
      <w:pPr>
        <w:spacing w:line="360" w:lineRule="auto"/>
        <w:ind w:firstLineChars="200" w:firstLine="480"/>
        <w:rPr>
          <w:rFonts w:ascii="Times New Roman" w:eastAsia="宋体" w:hAnsi="Times New Roman" w:cs="Times New Roman"/>
          <w:sz w:val="24"/>
          <w:szCs w:val="24"/>
          <w:rPrChange w:id="455" w:author="JieTang" w:date="2016-05-02T21:33:00Z">
            <w:rPr/>
          </w:rPrChange>
        </w:rPr>
        <w:pPrChange w:id="456"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sz w:val="24"/>
          <w:szCs w:val="24"/>
          <w:rPrChange w:id="457" w:author="JieTang" w:date="2016-05-02T21:33:00Z">
            <w:rPr>
              <w:rFonts w:hint="eastAsia"/>
            </w:rPr>
          </w:rPrChange>
        </w:rPr>
        <w:t>每个</w:t>
      </w:r>
      <w:r w:rsidRPr="00283F4B">
        <w:rPr>
          <w:rFonts w:ascii="Times New Roman" w:eastAsia="宋体" w:hAnsi="Times New Roman" w:cs="Times New Roman"/>
          <w:sz w:val="24"/>
          <w:szCs w:val="24"/>
          <w:rPrChange w:id="458" w:author="JieTang" w:date="2016-05-02T21:33:00Z">
            <w:rPr/>
          </w:rPrChange>
        </w:rPr>
        <w:t>reduce</w:t>
      </w:r>
      <w:r w:rsidRPr="00283F4B">
        <w:rPr>
          <w:rFonts w:ascii="Times New Roman" w:eastAsia="宋体" w:hAnsi="Times New Roman" w:cs="Times New Roman" w:hint="eastAsia"/>
          <w:sz w:val="24"/>
          <w:szCs w:val="24"/>
          <w:rPrChange w:id="459" w:author="JieTang" w:date="2016-05-02T21:33:00Z">
            <w:rPr>
              <w:rFonts w:hint="eastAsia"/>
            </w:rPr>
          </w:rPrChange>
        </w:rPr>
        <w:t>任务都要先拷贝数据通过</w:t>
      </w:r>
      <w:r w:rsidRPr="00283F4B">
        <w:rPr>
          <w:rFonts w:ascii="Times New Roman" w:eastAsia="宋体" w:hAnsi="Times New Roman" w:cs="Times New Roman"/>
          <w:sz w:val="24"/>
          <w:szCs w:val="24"/>
          <w:rPrChange w:id="460" w:author="JieTang" w:date="2016-05-02T21:33:00Z">
            <w:rPr/>
          </w:rPrChange>
        </w:rPr>
        <w:t>HTTP</w:t>
      </w:r>
      <w:r w:rsidRPr="00283F4B">
        <w:rPr>
          <w:rFonts w:ascii="Times New Roman" w:eastAsia="宋体" w:hAnsi="Times New Roman" w:cs="Times New Roman" w:hint="eastAsia"/>
          <w:sz w:val="24"/>
          <w:szCs w:val="24"/>
          <w:rPrChange w:id="461" w:author="JieTang" w:date="2016-05-02T21:33:00Z">
            <w:rPr>
              <w:rFonts w:hint="eastAsia"/>
            </w:rPr>
          </w:rPrChange>
        </w:rPr>
        <w:t>协议，来自</w:t>
      </w:r>
      <w:r w:rsidRPr="00283F4B">
        <w:rPr>
          <w:rFonts w:ascii="Times New Roman" w:eastAsia="宋体" w:hAnsi="Times New Roman" w:cs="Times New Roman"/>
          <w:sz w:val="24"/>
          <w:szCs w:val="24"/>
          <w:rPrChange w:id="462" w:author="JieTang" w:date="2016-05-02T21:33:00Z">
            <w:rPr/>
          </w:rPrChange>
        </w:rPr>
        <w:t>reduce</w:t>
      </w:r>
      <w:r w:rsidRPr="00283F4B">
        <w:rPr>
          <w:rFonts w:ascii="Times New Roman" w:eastAsia="宋体" w:hAnsi="Times New Roman" w:cs="Times New Roman" w:hint="eastAsia"/>
          <w:sz w:val="24"/>
          <w:szCs w:val="24"/>
          <w:rPrChange w:id="463" w:author="JieTang" w:date="2016-05-02T21:33:00Z">
            <w:rPr>
              <w:rFonts w:hint="eastAsia"/>
            </w:rPr>
          </w:rPrChange>
        </w:rPr>
        <w:t>任务的请求大部分是随机的，并且</w:t>
      </w:r>
      <w:r w:rsidRPr="00283F4B">
        <w:rPr>
          <w:rFonts w:ascii="Times New Roman" w:eastAsia="宋体" w:hAnsi="Times New Roman" w:cs="Times New Roman"/>
          <w:sz w:val="24"/>
          <w:szCs w:val="24"/>
          <w:rPrChange w:id="464" w:author="JieTang" w:date="2016-05-02T21:33:00Z">
            <w:rPr/>
          </w:rPrChange>
        </w:rPr>
        <w:t>map</w:t>
      </w:r>
      <w:r w:rsidRPr="00283F4B">
        <w:rPr>
          <w:rFonts w:ascii="Times New Roman" w:eastAsia="宋体" w:hAnsi="Times New Roman" w:cs="Times New Roman" w:hint="eastAsia"/>
          <w:sz w:val="24"/>
          <w:szCs w:val="24"/>
          <w:rPrChange w:id="465" w:author="JieTang" w:date="2016-05-02T21:33:00Z">
            <w:rPr>
              <w:rFonts w:hint="eastAsia"/>
            </w:rPr>
          </w:rPrChange>
        </w:rPr>
        <w:t>中获取数据的偏移地址也是随机的。对于一个</w:t>
      </w:r>
      <w:r w:rsidRPr="00283F4B">
        <w:rPr>
          <w:rFonts w:ascii="Times New Roman" w:eastAsia="宋体" w:hAnsi="Times New Roman" w:cs="Times New Roman"/>
          <w:sz w:val="24"/>
          <w:szCs w:val="24"/>
          <w:rPrChange w:id="466" w:author="JieTang" w:date="2016-05-02T21:33:00Z">
            <w:rPr/>
          </w:rPrChange>
        </w:rPr>
        <w:t>map</w:t>
      </w:r>
      <w:r w:rsidRPr="00283F4B">
        <w:rPr>
          <w:rFonts w:ascii="Times New Roman" w:eastAsia="宋体" w:hAnsi="Times New Roman" w:cs="Times New Roman" w:hint="eastAsia"/>
          <w:sz w:val="24"/>
          <w:szCs w:val="24"/>
          <w:rPrChange w:id="467" w:author="JieTang" w:date="2016-05-02T21:33:00Z">
            <w:rPr>
              <w:rFonts w:hint="eastAsia"/>
            </w:rPr>
          </w:rPrChange>
        </w:rPr>
        <w:t>任务而言，需要从不同的磁盘上的中间数据读取块数据，发送特定的请求到特定</w:t>
      </w:r>
      <w:r w:rsidRPr="00283F4B">
        <w:rPr>
          <w:rFonts w:ascii="Times New Roman" w:eastAsia="宋体" w:hAnsi="Times New Roman" w:cs="Times New Roman" w:hint="eastAsia"/>
          <w:sz w:val="24"/>
          <w:szCs w:val="24"/>
          <w:rPrChange w:id="468" w:author="JieTang" w:date="2016-05-02T21:33:00Z">
            <w:rPr>
              <w:rFonts w:hint="eastAsia"/>
            </w:rPr>
          </w:rPrChange>
        </w:rPr>
        <w:lastRenderedPageBreak/>
        <w:t>的</w:t>
      </w:r>
      <w:r w:rsidRPr="00283F4B">
        <w:rPr>
          <w:rFonts w:ascii="Times New Roman" w:eastAsia="宋体" w:hAnsi="Times New Roman" w:cs="Times New Roman"/>
          <w:sz w:val="24"/>
          <w:szCs w:val="24"/>
          <w:rPrChange w:id="469" w:author="JieTang" w:date="2016-05-02T21:33:00Z">
            <w:rPr/>
          </w:rPrChange>
        </w:rPr>
        <w:t>reduce</w:t>
      </w:r>
      <w:r w:rsidRPr="00283F4B">
        <w:rPr>
          <w:rFonts w:ascii="Times New Roman" w:eastAsia="宋体" w:hAnsi="Times New Roman" w:cs="Times New Roman" w:hint="eastAsia"/>
          <w:sz w:val="24"/>
          <w:szCs w:val="24"/>
          <w:rPrChange w:id="470" w:author="JieTang" w:date="2016-05-02T21:33:00Z">
            <w:rPr>
              <w:rFonts w:hint="eastAsia"/>
            </w:rPr>
          </w:rPrChange>
        </w:rPr>
        <w:t>任务，每个请求都会触发大量的</w:t>
      </w:r>
      <w:r w:rsidRPr="00283F4B">
        <w:rPr>
          <w:rFonts w:ascii="Times New Roman" w:eastAsia="宋体" w:hAnsi="Times New Roman" w:cs="Times New Roman"/>
          <w:sz w:val="24"/>
          <w:szCs w:val="24"/>
          <w:rPrChange w:id="471" w:author="JieTang" w:date="2016-05-02T21:33:00Z">
            <w:rPr/>
          </w:rPrChange>
        </w:rPr>
        <w:t>I/O</w:t>
      </w:r>
      <w:r w:rsidRPr="00283F4B">
        <w:rPr>
          <w:rFonts w:ascii="Times New Roman" w:eastAsia="宋体" w:hAnsi="Times New Roman" w:cs="Times New Roman" w:hint="eastAsia"/>
          <w:sz w:val="24"/>
          <w:szCs w:val="24"/>
          <w:rPrChange w:id="472" w:author="JieTang" w:date="2016-05-02T21:33:00Z">
            <w:rPr>
              <w:rFonts w:hint="eastAsia"/>
            </w:rPr>
          </w:rPrChange>
        </w:rPr>
        <w:t>读写时间。总的来说，</w:t>
      </w:r>
      <w:r w:rsidRPr="00283F4B">
        <w:rPr>
          <w:rFonts w:ascii="Times New Roman" w:eastAsia="宋体" w:hAnsi="Times New Roman" w:cs="Times New Roman"/>
          <w:sz w:val="24"/>
          <w:szCs w:val="24"/>
          <w:rPrChange w:id="473" w:author="JieTang" w:date="2016-05-02T21:33:00Z">
            <w:rPr/>
          </w:rPrChange>
        </w:rPr>
        <w:t>shuffle</w:t>
      </w:r>
      <w:r w:rsidRPr="00283F4B">
        <w:rPr>
          <w:rFonts w:ascii="Times New Roman" w:eastAsia="宋体" w:hAnsi="Times New Roman" w:cs="Times New Roman" w:hint="eastAsia"/>
          <w:sz w:val="24"/>
          <w:szCs w:val="24"/>
          <w:rPrChange w:id="474" w:author="JieTang" w:date="2016-05-02T21:33:00Z">
            <w:rPr>
              <w:rFonts w:hint="eastAsia"/>
            </w:rPr>
          </w:rPrChange>
        </w:rPr>
        <w:t>阶段会导致大量的磁盘数据随机</w:t>
      </w:r>
      <w:r w:rsidRPr="00283F4B">
        <w:rPr>
          <w:rFonts w:ascii="Times New Roman" w:eastAsia="宋体" w:hAnsi="Times New Roman" w:cs="Times New Roman"/>
          <w:sz w:val="24"/>
          <w:szCs w:val="24"/>
          <w:rPrChange w:id="475" w:author="JieTang" w:date="2016-05-02T21:33:00Z">
            <w:rPr/>
          </w:rPrChange>
        </w:rPr>
        <w:t>I/O</w:t>
      </w:r>
      <w:r w:rsidRPr="00283F4B">
        <w:rPr>
          <w:rFonts w:ascii="Times New Roman" w:eastAsia="宋体" w:hAnsi="Times New Roman" w:cs="Times New Roman" w:hint="eastAsia"/>
          <w:sz w:val="24"/>
          <w:szCs w:val="24"/>
          <w:rPrChange w:id="476" w:author="JieTang" w:date="2016-05-02T21:33:00Z">
            <w:rPr>
              <w:rFonts w:hint="eastAsia"/>
            </w:rPr>
          </w:rPrChange>
        </w:rPr>
        <w:t>读写请求。</w:t>
      </w:r>
    </w:p>
    <w:p w14:paraId="38FB3FD2" w14:textId="77777777" w:rsidR="00026EC6" w:rsidRPr="00B96E99" w:rsidRDefault="00026E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阶段来提高集群性能。</w:t>
      </w:r>
    </w:p>
    <w:p w14:paraId="19CC20D3" w14:textId="77777777" w:rsidR="00514581" w:rsidRPr="00B96E99" w:rsidRDefault="00514581" w:rsidP="00E00975">
      <w:pPr>
        <w:pStyle w:val="24"/>
        <w:rPr>
          <w:rFonts w:ascii="Times New Roman" w:hAnsi="Times New Roman" w:cs="Times New Roman"/>
        </w:rPr>
      </w:pPr>
      <w:bookmarkStart w:id="477" w:name="_Toc450413324"/>
      <w:r w:rsidRPr="00B96E99">
        <w:rPr>
          <w:rFonts w:ascii="Times New Roman" w:hAnsi="Times New Roman" w:cs="Times New Roman"/>
        </w:rPr>
        <w:t>3.2 RDMA</w:t>
      </w:r>
      <w:r w:rsidRPr="00B96E99">
        <w:rPr>
          <w:rFonts w:ascii="Times New Roman" w:hAnsi="Times New Roman" w:cs="Times New Roman"/>
        </w:rPr>
        <w:t>介绍</w:t>
      </w:r>
      <w:bookmarkEnd w:id="477"/>
    </w:p>
    <w:p w14:paraId="471407B5" w14:textId="77777777" w:rsidR="00525B47" w:rsidRPr="00B96E99" w:rsidRDefault="00514581"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77777777" w:rsidR="00FF3FED" w:rsidRPr="00B96E99" w:rsidRDefault="00FF3FED"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Pr="00B96E99">
        <w:rPr>
          <w:rFonts w:ascii="Times New Roman" w:eastAsia="宋体" w:hAnsi="Times New Roman" w:cs="Times New Roman"/>
          <w:sz w:val="24"/>
          <w:szCs w:val="24"/>
        </w:rPr>
        <w:t xml:space="preserve">3.3 </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7B0618" wp14:editId="33A59A6A">
            <wp:extent cx="4317558" cy="2914586"/>
            <wp:effectExtent l="0" t="0" r="6985" b="635"/>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3021" cy="2925024"/>
                    </a:xfrm>
                    <a:prstGeom prst="rect">
                      <a:avLst/>
                    </a:prstGeom>
                  </pic:spPr>
                </pic:pic>
              </a:graphicData>
            </a:graphic>
          </wp:inline>
        </w:drawing>
      </w:r>
    </w:p>
    <w:p w14:paraId="0ADD68F5"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3.3 RDMA</w:t>
      </w:r>
      <w:r w:rsidRPr="00B96E99">
        <w:rPr>
          <w:rFonts w:ascii="Times New Roman" w:eastAsia="宋体" w:hAnsi="Times New Roman" w:cs="Times New Roman"/>
          <w:sz w:val="24"/>
          <w:szCs w:val="24"/>
        </w:rPr>
        <w:t>过程图</w:t>
      </w:r>
    </w:p>
    <w:p w14:paraId="6B102FB4" w14:textId="77777777" w:rsidR="001F4EE5" w:rsidRPr="00B96E99" w:rsidRDefault="001F4EE5" w:rsidP="00E00975">
      <w:pPr>
        <w:pStyle w:val="24"/>
        <w:rPr>
          <w:rFonts w:ascii="Times New Roman" w:hAnsi="Times New Roman" w:cs="Times New Roman"/>
        </w:rPr>
      </w:pPr>
      <w:bookmarkStart w:id="478" w:name="_Toc450413325"/>
      <w:r w:rsidRPr="00B96E99">
        <w:rPr>
          <w:rFonts w:ascii="Times New Roman" w:hAnsi="Times New Roman" w:cs="Times New Roman"/>
        </w:rPr>
        <w:t>3.3 Shuffle</w:t>
      </w:r>
      <w:r w:rsidRPr="00B96E99">
        <w:rPr>
          <w:rFonts w:ascii="Times New Roman" w:hAnsi="Times New Roman" w:cs="Times New Roman"/>
        </w:rPr>
        <w:t>改进</w:t>
      </w:r>
      <w:bookmarkEnd w:id="478"/>
    </w:p>
    <w:p w14:paraId="67030F23" w14:textId="77777777" w:rsidR="001F4EE5" w:rsidRPr="00B96E99" w:rsidRDefault="001F4EE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479" w:author="JieTang" w:date="2016-05-02T21:34:00Z">
        <w:r w:rsidRPr="00B96E99" w:rsidDel="00283F4B">
          <w:rPr>
            <w:rFonts w:ascii="Times New Roman" w:eastAsia="宋体" w:hAnsi="Times New Roman" w:cs="Times New Roman"/>
            <w:sz w:val="24"/>
            <w:szCs w:val="24"/>
          </w:rPr>
          <w:delText>一</w:delText>
        </w:r>
      </w:del>
      <w:del w:id="480"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77777777" w:rsidR="00B916C6" w:rsidRPr="00B96E99" w:rsidRDefault="00B916C6" w:rsidP="00B916C6">
      <w:pPr>
        <w:pStyle w:val="30"/>
        <w:rPr>
          <w:rFonts w:ascii="Times New Roman" w:eastAsiaTheme="majorEastAsia" w:hAnsi="Times New Roman" w:cs="Times New Roman"/>
          <w:sz w:val="28"/>
          <w:szCs w:val="28"/>
        </w:rPr>
      </w:pPr>
      <w:bookmarkStart w:id="481" w:name="_Toc450413326"/>
      <w:r w:rsidRPr="00B96E99">
        <w:rPr>
          <w:rFonts w:ascii="Times New Roman" w:eastAsiaTheme="majorEastAsia" w:hAnsi="Times New Roman" w:cs="Times New Roman"/>
          <w:sz w:val="28"/>
          <w:szCs w:val="28"/>
        </w:rPr>
        <w:lastRenderedPageBreak/>
        <w:t>3.3.1 Shuffle</w:t>
      </w:r>
      <w:r w:rsidRPr="00B96E99">
        <w:rPr>
          <w:rFonts w:ascii="Times New Roman" w:eastAsiaTheme="majorEastAsia" w:hAnsi="Times New Roman" w:cs="Times New Roman"/>
          <w:sz w:val="28"/>
          <w:szCs w:val="28"/>
        </w:rPr>
        <w:t>设计</w:t>
      </w:r>
      <w:bookmarkEnd w:id="481"/>
    </w:p>
    <w:p w14:paraId="43F6D7C8"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6FC0F549" w14:textId="77777777" w:rsidR="00B916C6" w:rsidRPr="00B96E99" w:rsidRDefault="00283F4B" w:rsidP="00E40FA3">
      <w:pPr>
        <w:spacing w:line="360" w:lineRule="auto"/>
        <w:ind w:firstLineChars="200" w:firstLine="482"/>
        <w:rPr>
          <w:rFonts w:ascii="Times New Roman" w:eastAsia="宋体" w:hAnsi="Times New Roman" w:cs="Times New Roman"/>
          <w:b/>
          <w:sz w:val="24"/>
          <w:szCs w:val="24"/>
        </w:rPr>
      </w:pPr>
      <w:ins w:id="482"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1</w:t>
        </w:r>
        <w:r>
          <w:rPr>
            <w:rFonts w:ascii="Times New Roman" w:eastAsia="宋体" w:hAnsi="Times New Roman" w:cs="Times New Roman" w:hint="eastAsia"/>
            <w:b/>
            <w:sz w:val="24"/>
            <w:szCs w:val="24"/>
          </w:rPr>
          <w:t>）</w:t>
        </w:r>
      </w:ins>
      <w:r w:rsidR="00B916C6" w:rsidRPr="00B96E99">
        <w:rPr>
          <w:rFonts w:ascii="Times New Roman" w:eastAsia="宋体" w:hAnsi="Times New Roman" w:cs="Times New Roman"/>
          <w:b/>
          <w:sz w:val="24"/>
          <w:szCs w:val="24"/>
        </w:rPr>
        <w:t>从</w:t>
      </w:r>
      <w:r w:rsidR="00B916C6" w:rsidRPr="00B96E99">
        <w:rPr>
          <w:rFonts w:ascii="Times New Roman" w:eastAsia="宋体" w:hAnsi="Times New Roman" w:cs="Times New Roman"/>
          <w:b/>
          <w:sz w:val="24"/>
          <w:szCs w:val="24"/>
        </w:rPr>
        <w:t>reduce</w:t>
      </w:r>
      <w:r w:rsidR="00B916C6" w:rsidRPr="00B96E99">
        <w:rPr>
          <w:rFonts w:ascii="Times New Roman" w:eastAsia="宋体" w:hAnsi="Times New Roman" w:cs="Times New Roman"/>
          <w:b/>
          <w:sz w:val="24"/>
          <w:szCs w:val="24"/>
        </w:rPr>
        <w:t>中划分出</w:t>
      </w:r>
      <w:r w:rsidR="00B916C6" w:rsidRPr="00B96E99">
        <w:rPr>
          <w:rFonts w:ascii="Times New Roman" w:eastAsia="宋体" w:hAnsi="Times New Roman" w:cs="Times New Roman"/>
          <w:b/>
          <w:sz w:val="24"/>
          <w:szCs w:val="24"/>
        </w:rPr>
        <w:t>shuffle</w:t>
      </w:r>
      <w:r w:rsidR="00B916C6" w:rsidRPr="00B96E99">
        <w:rPr>
          <w:rFonts w:ascii="Times New Roman" w:eastAsia="宋体" w:hAnsi="Times New Roman" w:cs="Times New Roman"/>
          <w:b/>
          <w:sz w:val="24"/>
          <w:szCs w:val="24"/>
        </w:rPr>
        <w:t>阶段：</w:t>
      </w:r>
    </w:p>
    <w:p w14:paraId="588EE55C"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这个阶段把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的一系列过程，如</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中切分出来，这就意味着老的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任务将分成一个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任务。分出来的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依然负责为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任务准备输入数据。</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任务的设计如图</w:t>
      </w:r>
      <w:r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任务位于同一个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中，我们可以并行的运行这两个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，从而可以传输更多的数据以及提高了资源利用率。虽然把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分裂出来可以提高网络和资源利用，但是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的随机请求不会变，因为从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端到</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再到</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的网络传输并没有改变。</w:t>
      </w:r>
    </w:p>
    <w:p w14:paraId="7D01CD5D"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1AA39" wp14:editId="6D8C451D">
            <wp:extent cx="5274310" cy="2280920"/>
            <wp:effectExtent l="0" t="0" r="2540" b="508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80920"/>
                    </a:xfrm>
                    <a:prstGeom prst="rect">
                      <a:avLst/>
                    </a:prstGeom>
                  </pic:spPr>
                </pic:pic>
              </a:graphicData>
            </a:graphic>
          </wp:inline>
        </w:drawing>
      </w:r>
    </w:p>
    <w:p w14:paraId="49306BE9"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3.4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61A89EB0" w14:textId="77777777" w:rsidR="00C142CE" w:rsidRPr="00B96E99" w:rsidRDefault="00C142CE" w:rsidP="00C142CE">
      <w:pPr>
        <w:spacing w:line="360" w:lineRule="auto"/>
        <w:rPr>
          <w:rFonts w:ascii="Times New Roman" w:eastAsia="宋体" w:hAnsi="Times New Roman" w:cs="Times New Roman"/>
          <w:b/>
          <w:sz w:val="24"/>
          <w:szCs w:val="24"/>
        </w:rPr>
      </w:pPr>
      <w:r w:rsidRPr="00B96E99">
        <w:rPr>
          <w:rFonts w:ascii="Times New Roman" w:eastAsia="宋体" w:hAnsi="Times New Roman" w:cs="Times New Roman"/>
          <w:sz w:val="24"/>
          <w:szCs w:val="24"/>
        </w:rPr>
        <w:t xml:space="preserve">    </w:t>
      </w:r>
      <w:ins w:id="483" w:author="JieTang" w:date="2016-05-02T21:34:00Z">
        <w:r w:rsidR="00283F4B">
          <w:rPr>
            <w:rFonts w:ascii="Times New Roman" w:eastAsia="宋体" w:hAnsi="Times New Roman" w:cs="Times New Roman" w:hint="eastAsia"/>
            <w:sz w:val="24"/>
            <w:szCs w:val="24"/>
          </w:rPr>
          <w:t>（</w:t>
        </w:r>
        <w:r w:rsidR="00283F4B">
          <w:rPr>
            <w:rFonts w:ascii="Times New Roman" w:eastAsia="宋体" w:hAnsi="Times New Roman" w:cs="Times New Roman" w:hint="eastAsia"/>
            <w:sz w:val="24"/>
            <w:szCs w:val="24"/>
          </w:rPr>
          <w:t>2</w:t>
        </w:r>
        <w:r w:rsidR="00283F4B">
          <w:rPr>
            <w:rFonts w:ascii="Times New Roman" w:eastAsia="宋体" w:hAnsi="Times New Roman" w:cs="Times New Roman" w:hint="eastAsia"/>
            <w:sz w:val="24"/>
            <w:szCs w:val="24"/>
          </w:rPr>
          <w:t>）</w:t>
        </w:r>
      </w:ins>
      <w:r w:rsidRPr="00B96E99">
        <w:rPr>
          <w:rFonts w:ascii="Times New Roman" w:eastAsia="宋体" w:hAnsi="Times New Roman" w:cs="Times New Roman"/>
          <w:b/>
          <w:sz w:val="24"/>
          <w:szCs w:val="24"/>
        </w:rPr>
        <w:t>把</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阶段作为</w:t>
      </w:r>
      <w:r w:rsidRPr="00B96E99">
        <w:rPr>
          <w:rFonts w:ascii="Times New Roman" w:eastAsia="宋体" w:hAnsi="Times New Roman" w:cs="Times New Roman"/>
          <w:b/>
          <w:sz w:val="24"/>
          <w:szCs w:val="24"/>
        </w:rPr>
        <w:t>service</w:t>
      </w:r>
      <w:r w:rsidRPr="00B96E99">
        <w:rPr>
          <w:rFonts w:ascii="Times New Roman" w:eastAsia="宋体" w:hAnsi="Times New Roman" w:cs="Times New Roman"/>
          <w:b/>
          <w:sz w:val="24"/>
          <w:szCs w:val="24"/>
        </w:rPr>
        <w:t>：</w:t>
      </w:r>
    </w:p>
    <w:p w14:paraId="1CDCA5FF" w14:textId="77777777" w:rsidR="00C142CE" w:rsidRPr="00B96E99" w:rsidRDefault="00C142CE"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上通常会运行多个</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，这样会大大的占用资源，使</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的并行度降低，基于上一阶段，我们把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阶段合成一个</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，用来出来同一</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。该结构如图</w:t>
      </w:r>
      <w:r w:rsidRPr="00B96E99">
        <w:rPr>
          <w:rFonts w:ascii="Times New Roman" w:eastAsia="宋体" w:hAnsi="Times New Roman" w:cs="Times New Roman"/>
          <w:sz w:val="24"/>
          <w:szCs w:val="24"/>
        </w:rPr>
        <w:t xml:space="preserve">3.5 </w:t>
      </w:r>
      <w:r w:rsidRPr="00B96E99">
        <w:rPr>
          <w:rFonts w:ascii="Times New Roman" w:eastAsia="宋体" w:hAnsi="Times New Roman" w:cs="Times New Roman"/>
          <w:sz w:val="24"/>
          <w:szCs w:val="24"/>
        </w:rPr>
        <w:t>所示。该</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组件包含了</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的各个子过程，并为该</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提供服务。由于同一个</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共用一个节点，这就意味着从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端拷贝数据到该</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请求可以合并到一个上，减少了请求的数目。</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作为一个轻量级的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，只在</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需求时传输数</w:t>
      </w:r>
      <w:r w:rsidRPr="00B96E99">
        <w:rPr>
          <w:rFonts w:ascii="Times New Roman" w:eastAsia="宋体" w:hAnsi="Times New Roman" w:cs="Times New Roman"/>
          <w:sz w:val="24"/>
          <w:szCs w:val="24"/>
        </w:rPr>
        <w:lastRenderedPageBreak/>
        <w:t>据。此外在</w:t>
      </w:r>
      <w:r w:rsidRPr="00B96E99">
        <w:rPr>
          <w:rFonts w:ascii="Times New Roman" w:eastAsia="宋体" w:hAnsi="Times New Roman" w:cs="Times New Roman"/>
          <w:sz w:val="24"/>
          <w:szCs w:val="24"/>
        </w:rPr>
        <w:t xml:space="preserve">shuffle service </w:t>
      </w:r>
      <w:r w:rsidRPr="00B96E99">
        <w:rPr>
          <w:rFonts w:ascii="Times New Roman" w:eastAsia="宋体" w:hAnsi="Times New Roman" w:cs="Times New Roman"/>
          <w:sz w:val="24"/>
          <w:szCs w:val="24"/>
        </w:rPr>
        <w:t>中组合了有效的读写策略来减少磁盘随机读写。基于上述的优点，</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具有了更加复杂的连接和</w:t>
      </w:r>
      <w:r w:rsidRPr="00B96E99">
        <w:rPr>
          <w:rFonts w:ascii="Times New Roman" w:eastAsia="宋体" w:hAnsi="Times New Roman" w:cs="Times New Roman"/>
          <w:sz w:val="24"/>
          <w:szCs w:val="24"/>
        </w:rPr>
        <w:t>buffer</w:t>
      </w:r>
      <w:r w:rsidRPr="00B96E99">
        <w:rPr>
          <w:rFonts w:ascii="Times New Roman" w:eastAsia="宋体" w:hAnsi="Times New Roman" w:cs="Times New Roman"/>
          <w:sz w:val="24"/>
          <w:szCs w:val="24"/>
        </w:rPr>
        <w:t>管理。该阶段在</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中开启了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服务，但是多个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服务也需要进行通信，因此我们在</w:t>
      </w:r>
      <w:r w:rsidRPr="00B96E99">
        <w:rPr>
          <w:rFonts w:ascii="Times New Roman" w:eastAsia="宋体" w:hAnsi="Times New Roman" w:cs="Times New Roman"/>
          <w:sz w:val="24"/>
          <w:szCs w:val="24"/>
        </w:rPr>
        <w:t>Master</w:t>
      </w:r>
      <w:r w:rsidRPr="00B96E99">
        <w:rPr>
          <w:rFonts w:ascii="Times New Roman" w:eastAsia="宋体" w:hAnsi="Times New Roman" w:cs="Times New Roman"/>
          <w:sz w:val="24"/>
          <w:szCs w:val="24"/>
        </w:rPr>
        <w:t>节点启动一个</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服务，用于</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之间的通信。</w:t>
      </w:r>
    </w:p>
    <w:p w14:paraId="57D8FC3B"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94465D8" wp14:editId="1003D023">
            <wp:extent cx="4309607" cy="3111500"/>
            <wp:effectExtent l="0" t="0" r="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4883" cy="3122529"/>
                    </a:xfrm>
                    <a:prstGeom prst="rect">
                      <a:avLst/>
                    </a:prstGeom>
                  </pic:spPr>
                </pic:pic>
              </a:graphicData>
            </a:graphic>
          </wp:inline>
        </w:drawing>
      </w:r>
    </w:p>
    <w:p w14:paraId="3A51400C"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3.5 Shuffle Service</w:t>
      </w:r>
    </w:p>
    <w:p w14:paraId="5A12D351" w14:textId="77777777" w:rsidR="0055195B" w:rsidRPr="00B96E99" w:rsidRDefault="00283F4B" w:rsidP="00E40FA3">
      <w:pPr>
        <w:spacing w:line="360" w:lineRule="auto"/>
        <w:ind w:firstLineChars="200" w:firstLine="482"/>
        <w:rPr>
          <w:rFonts w:ascii="Times New Roman" w:eastAsia="宋体" w:hAnsi="Times New Roman" w:cs="Times New Roman"/>
          <w:b/>
          <w:sz w:val="24"/>
          <w:szCs w:val="24"/>
        </w:rPr>
      </w:pPr>
      <w:ins w:id="484"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ins>
      <w:r w:rsidR="0055195B" w:rsidRPr="00B96E99">
        <w:rPr>
          <w:rFonts w:ascii="Times New Roman" w:eastAsia="宋体" w:hAnsi="Times New Roman" w:cs="Times New Roman"/>
          <w:b/>
          <w:sz w:val="24"/>
          <w:szCs w:val="24"/>
        </w:rPr>
        <w:t>Shuffle service</w:t>
      </w:r>
      <w:r w:rsidR="0055195B" w:rsidRPr="00B96E99">
        <w:rPr>
          <w:rFonts w:ascii="Times New Roman" w:eastAsia="宋体" w:hAnsi="Times New Roman" w:cs="Times New Roman"/>
          <w:b/>
          <w:sz w:val="24"/>
          <w:szCs w:val="24"/>
        </w:rPr>
        <w:t>结合的</w:t>
      </w:r>
      <w:r w:rsidR="0055195B" w:rsidRPr="00B96E99">
        <w:rPr>
          <w:rFonts w:ascii="Times New Roman" w:eastAsia="宋体" w:hAnsi="Times New Roman" w:cs="Times New Roman"/>
          <w:b/>
          <w:sz w:val="24"/>
          <w:szCs w:val="24"/>
        </w:rPr>
        <w:t>I/O</w:t>
      </w:r>
      <w:r w:rsidR="0055195B" w:rsidRPr="00B96E99">
        <w:rPr>
          <w:rFonts w:ascii="Times New Roman" w:eastAsia="宋体" w:hAnsi="Times New Roman" w:cs="Times New Roman"/>
          <w:b/>
          <w:sz w:val="24"/>
          <w:szCs w:val="24"/>
        </w:rPr>
        <w:t>读写策略：</w:t>
      </w:r>
    </w:p>
    <w:p w14:paraId="1F41A4CB" w14:textId="77777777" w:rsidR="0055195B" w:rsidRPr="00B96E99" w:rsidRDefault="0055195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这阶段我们的策略是当一个节点上的</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请求时，保存该请求，并设定间隔时间，该间隔时间用来等待该节点上其他</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发送</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请求，然后更加</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输出文件的偏移量和</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的序号来排序并组合这些请求，最后</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读取信息并顺序的返回给</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。在该阶段的传输数据我们使用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协议来直接内存拷贝，加快了数据传输速度。我们只需要把涉及</w:t>
      </w:r>
      <w:r w:rsidRPr="00B96E99">
        <w:rPr>
          <w:rFonts w:ascii="Times New Roman" w:eastAsia="宋体" w:hAnsi="Times New Roman" w:cs="Times New Roman"/>
          <w:sz w:val="24"/>
          <w:szCs w:val="24"/>
        </w:rPr>
        <w:t xml:space="preserve">TCP/IP Socket </w:t>
      </w:r>
      <w:r w:rsidRPr="00B96E99">
        <w:rPr>
          <w:rFonts w:ascii="Times New Roman" w:eastAsia="宋体" w:hAnsi="Times New Roman" w:cs="Times New Roman"/>
          <w:sz w:val="24"/>
          <w:szCs w:val="24"/>
        </w:rPr>
        <w:t>传输的代码改成</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传输的代码就行。</w:t>
      </w:r>
    </w:p>
    <w:p w14:paraId="345BB579" w14:textId="77777777" w:rsidR="008537CC" w:rsidRPr="00B96E99" w:rsidRDefault="008537CC" w:rsidP="008537CC">
      <w:pPr>
        <w:pStyle w:val="30"/>
        <w:rPr>
          <w:rFonts w:ascii="Times New Roman" w:eastAsiaTheme="majorEastAsia" w:hAnsi="Times New Roman" w:cs="Times New Roman"/>
          <w:sz w:val="28"/>
          <w:szCs w:val="28"/>
        </w:rPr>
      </w:pPr>
      <w:bookmarkStart w:id="485" w:name="_Toc450413327"/>
      <w:r w:rsidRPr="00B96E99">
        <w:rPr>
          <w:rFonts w:ascii="Times New Roman" w:eastAsiaTheme="majorEastAsia" w:hAnsi="Times New Roman" w:cs="Times New Roman"/>
          <w:sz w:val="28"/>
          <w:szCs w:val="28"/>
        </w:rPr>
        <w:t>3.3.2 Shuffle</w:t>
      </w:r>
      <w:r w:rsidRPr="00B96E99">
        <w:rPr>
          <w:rFonts w:ascii="Times New Roman" w:eastAsiaTheme="majorEastAsia" w:hAnsi="Times New Roman" w:cs="Times New Roman"/>
          <w:sz w:val="28"/>
          <w:szCs w:val="28"/>
        </w:rPr>
        <w:t>实现</w:t>
      </w:r>
      <w:bookmarkEnd w:id="485"/>
    </w:p>
    <w:p w14:paraId="3D4D9F80" w14:textId="77777777" w:rsidR="008537CC" w:rsidRPr="00B96E99" w:rsidRDefault="008537C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w:t>
      </w:r>
      <w:r w:rsidRPr="00B96E99">
        <w:rPr>
          <w:rFonts w:ascii="Times New Roman" w:eastAsia="宋体" w:hAnsi="Times New Roman" w:cs="Times New Roman"/>
          <w:sz w:val="24"/>
          <w:szCs w:val="24"/>
        </w:rPr>
        <w:lastRenderedPageBreak/>
        <w:t>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Pr="00B96E99">
        <w:rPr>
          <w:rFonts w:ascii="Times New Roman" w:eastAsia="宋体" w:hAnsi="Times New Roman" w:cs="Times New Roman"/>
          <w:sz w:val="24"/>
          <w:szCs w:val="24"/>
        </w:rPr>
        <w:t>3.6</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2CAC13A4">
            <wp:extent cx="3785358" cy="2329732"/>
            <wp:effectExtent l="0" t="0" r="5715" b="0"/>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3505" cy="2340901"/>
                    </a:xfrm>
                    <a:prstGeom prst="rect">
                      <a:avLst/>
                    </a:prstGeom>
                  </pic:spPr>
                </pic:pic>
              </a:graphicData>
            </a:graphic>
          </wp:inline>
        </w:drawing>
      </w:r>
    </w:p>
    <w:p w14:paraId="46E8A9CC"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3.6 Shuffle Service I/O</w:t>
      </w:r>
      <w:r w:rsidRPr="00B96E99">
        <w:rPr>
          <w:rFonts w:ascii="Times New Roman" w:eastAsia="宋体" w:hAnsi="Times New Roman" w:cs="Times New Roman"/>
          <w:sz w:val="24"/>
          <w:szCs w:val="24"/>
        </w:rPr>
        <w:t>示意图</w:t>
      </w:r>
    </w:p>
    <w:p w14:paraId="66C6CC4D" w14:textId="77777777" w:rsidR="002B118C" w:rsidRPr="00B96E99" w:rsidRDefault="002B118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Pr="00B96E99">
        <w:rPr>
          <w:rFonts w:ascii="Times New Roman" w:eastAsia="宋体" w:hAnsi="Times New Roman" w:cs="Times New Roman"/>
          <w:sz w:val="24"/>
          <w:szCs w:val="24"/>
        </w:rPr>
        <w:t xml:space="preserve">3.7 </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4CACC515">
            <wp:extent cx="3427012" cy="2583211"/>
            <wp:effectExtent l="0" t="0" r="2540" b="762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7071" cy="2605869"/>
                    </a:xfrm>
                    <a:prstGeom prst="rect">
                      <a:avLst/>
                    </a:prstGeom>
                  </pic:spPr>
                </pic:pic>
              </a:graphicData>
            </a:graphic>
          </wp:inline>
        </w:drawing>
      </w:r>
    </w:p>
    <w:p w14:paraId="3F715D72"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3.7 Shuffle</w:t>
      </w:r>
      <w:r w:rsidRPr="00B96E99">
        <w:rPr>
          <w:rFonts w:ascii="Times New Roman" w:eastAsia="宋体" w:hAnsi="Times New Roman" w:cs="Times New Roman"/>
          <w:sz w:val="24"/>
          <w:szCs w:val="24"/>
        </w:rPr>
        <w:t>改进架构</w:t>
      </w:r>
    </w:p>
    <w:p w14:paraId="7B1ABBD9" w14:textId="77777777" w:rsidR="001C6178" w:rsidRPr="00B96E99" w:rsidRDefault="001C6178" w:rsidP="00E00975">
      <w:pPr>
        <w:pStyle w:val="24"/>
        <w:rPr>
          <w:rFonts w:ascii="Times New Roman" w:hAnsi="Times New Roman" w:cs="Times New Roman"/>
        </w:rPr>
      </w:pPr>
      <w:bookmarkStart w:id="486" w:name="_Toc450413328"/>
      <w:r w:rsidRPr="00B96E99">
        <w:rPr>
          <w:rFonts w:ascii="Times New Roman" w:hAnsi="Times New Roman" w:cs="Times New Roman"/>
        </w:rPr>
        <w:lastRenderedPageBreak/>
        <w:t xml:space="preserve">3.4 </w:t>
      </w:r>
      <w:r w:rsidRPr="00B96E99">
        <w:rPr>
          <w:rFonts w:ascii="Times New Roman" w:hAnsi="Times New Roman" w:cs="Times New Roman"/>
        </w:rPr>
        <w:t>实验结果与分析</w:t>
      </w:r>
      <w:bookmarkEnd w:id="486"/>
    </w:p>
    <w:p w14:paraId="4BA56114" w14:textId="77777777" w:rsidR="001C6178" w:rsidRPr="00B96E99" w:rsidRDefault="001C6178"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该实验依然搭建在第二章介绍的集群上，集群配置如表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B96E99">
        <w:rPr>
          <w:rFonts w:ascii="Times New Roman" w:eastAsia="宋体" w:hAnsi="Times New Roman" w:cs="Times New Roman"/>
          <w:sz w:val="24"/>
          <w:szCs w:val="24"/>
        </w:rPr>
        <w:t xml:space="preserve">40GB </w:t>
      </w:r>
      <w:r w:rsidRPr="00B96E99">
        <w:rPr>
          <w:rFonts w:ascii="Times New Roman" w:eastAsia="宋体" w:hAnsi="Times New Roman" w:cs="Times New Roman"/>
          <w:sz w:val="24"/>
          <w:szCs w:val="24"/>
        </w:rPr>
        <w:t>的速度。同样的，我们通过两种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228A0FD0" w14:textId="77777777" w:rsidR="00283F4B" w:rsidRPr="00283F4B" w:rsidRDefault="00A74507" w:rsidP="00450FB8">
      <w:pPr>
        <w:pStyle w:val="a3"/>
        <w:numPr>
          <w:ilvl w:val="0"/>
          <w:numId w:val="51"/>
        </w:numPr>
        <w:spacing w:line="360" w:lineRule="auto"/>
        <w:ind w:firstLineChars="0"/>
        <w:rPr>
          <w:ins w:id="487" w:author="JieTang" w:date="2016-05-02T21:32:00Z"/>
          <w:rFonts w:ascii="Times New Roman" w:eastAsia="宋体" w:hAnsi="Times New Roman" w:cs="Times New Roman"/>
          <w:sz w:val="24"/>
          <w:szCs w:val="24"/>
          <w:rPrChange w:id="488" w:author="JieTang" w:date="2016-05-02T21:32:00Z">
            <w:rPr>
              <w:ins w:id="489" w:author="JieTang" w:date="2016-05-02T21:32:00Z"/>
              <w:rFonts w:ascii="Times New Roman" w:eastAsia="宋体" w:hAnsi="Times New Roman" w:cs="Times New Roman"/>
              <w:b/>
              <w:sz w:val="24"/>
              <w:szCs w:val="24"/>
            </w:rPr>
          </w:rPrChange>
        </w:rPr>
      </w:pPr>
      <w:r w:rsidRPr="00B96E99">
        <w:rPr>
          <w:rFonts w:ascii="Times New Roman" w:eastAsia="宋体" w:hAnsi="Times New Roman" w:cs="Times New Roman"/>
          <w:b/>
          <w:sz w:val="24"/>
          <w:szCs w:val="24"/>
        </w:rPr>
        <w:t>WordCount</w:t>
      </w:r>
      <w:del w:id="490" w:author="JieTang" w:date="2016-05-02T21:32:00Z">
        <w:r w:rsidRPr="00B96E99" w:rsidDel="00283F4B">
          <w:rPr>
            <w:rFonts w:ascii="Times New Roman" w:eastAsia="宋体" w:hAnsi="Times New Roman" w:cs="Times New Roman"/>
            <w:b/>
            <w:sz w:val="24"/>
            <w:szCs w:val="24"/>
          </w:rPr>
          <w:delText>：</w:delText>
        </w:r>
      </w:del>
    </w:p>
    <w:p w14:paraId="258D6659" w14:textId="77777777" w:rsidR="00A74507" w:rsidRPr="00283F4B" w:rsidRDefault="00A74507">
      <w:pPr>
        <w:spacing w:line="360" w:lineRule="auto"/>
        <w:ind w:firstLineChars="200" w:firstLine="480"/>
        <w:rPr>
          <w:rFonts w:ascii="Times New Roman" w:eastAsia="宋体" w:hAnsi="Times New Roman" w:cs="Times New Roman"/>
          <w:sz w:val="24"/>
          <w:szCs w:val="24"/>
          <w:rPrChange w:id="491" w:author="JieTang" w:date="2016-05-02T21:32:00Z">
            <w:rPr/>
          </w:rPrChange>
        </w:rPr>
        <w:pPrChange w:id="492"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493" w:author="JieTang" w:date="2016-05-02T21:32:00Z">
            <w:rPr>
              <w:rFonts w:hint="eastAsia"/>
            </w:rPr>
          </w:rPrChange>
        </w:rPr>
        <w:t>该实验我们使用</w:t>
      </w:r>
      <w:r w:rsidRPr="00283F4B">
        <w:rPr>
          <w:rFonts w:ascii="Times New Roman" w:eastAsia="宋体" w:hAnsi="Times New Roman" w:cs="Times New Roman"/>
          <w:sz w:val="24"/>
          <w:szCs w:val="24"/>
          <w:rPrChange w:id="494" w:author="JieTang" w:date="2016-05-02T21:32:00Z">
            <w:rPr/>
          </w:rPrChange>
        </w:rPr>
        <w:t>WordCount</w:t>
      </w:r>
      <w:r w:rsidRPr="00283F4B">
        <w:rPr>
          <w:rFonts w:ascii="Times New Roman" w:eastAsia="宋体" w:hAnsi="Times New Roman" w:cs="Times New Roman" w:hint="eastAsia"/>
          <w:sz w:val="24"/>
          <w:szCs w:val="24"/>
          <w:rPrChange w:id="495" w:author="JieTang" w:date="2016-05-02T21:32:00Z">
            <w:rPr>
              <w:rFonts w:hint="eastAsia"/>
            </w:rPr>
          </w:rPrChange>
        </w:rPr>
        <w:t>基准程序来测试，如图</w:t>
      </w:r>
      <w:r w:rsidRPr="00283F4B">
        <w:rPr>
          <w:rFonts w:ascii="Times New Roman" w:eastAsia="宋体" w:hAnsi="Times New Roman" w:cs="Times New Roman"/>
          <w:sz w:val="24"/>
          <w:szCs w:val="24"/>
          <w:rPrChange w:id="496" w:author="JieTang" w:date="2016-05-02T21:32:00Z">
            <w:rPr/>
          </w:rPrChange>
        </w:rPr>
        <w:t>3.1</w:t>
      </w:r>
      <w:r w:rsidRPr="00283F4B">
        <w:rPr>
          <w:rFonts w:ascii="Times New Roman" w:eastAsia="宋体" w:hAnsi="Times New Roman" w:cs="Times New Roman" w:hint="eastAsia"/>
          <w:sz w:val="24"/>
          <w:szCs w:val="24"/>
          <w:rPrChange w:id="497" w:author="JieTang" w:date="2016-05-02T21:32:00Z">
            <w:rPr>
              <w:rFonts w:hint="eastAsia"/>
            </w:rPr>
          </w:rPrChange>
        </w:rPr>
        <w:t>中所示的</w:t>
      </w:r>
      <w:r w:rsidRPr="00283F4B">
        <w:rPr>
          <w:rFonts w:ascii="Times New Roman" w:eastAsia="宋体" w:hAnsi="Times New Roman" w:cs="Times New Roman"/>
          <w:sz w:val="24"/>
          <w:szCs w:val="24"/>
          <w:rPrChange w:id="498" w:author="JieTang" w:date="2016-05-02T21:32:00Z">
            <w:rPr/>
          </w:rPrChange>
        </w:rPr>
        <w:t>WordCount</w:t>
      </w:r>
      <w:r w:rsidRPr="00283F4B">
        <w:rPr>
          <w:rFonts w:ascii="Times New Roman" w:eastAsia="宋体" w:hAnsi="Times New Roman" w:cs="Times New Roman" w:hint="eastAsia"/>
          <w:sz w:val="24"/>
          <w:szCs w:val="24"/>
          <w:rPrChange w:id="499" w:author="JieTang" w:date="2016-05-02T21:32:00Z">
            <w:rPr>
              <w:rFonts w:hint="eastAsia"/>
            </w:rPr>
          </w:rPrChange>
        </w:rPr>
        <w:t>示例，我们知道</w:t>
      </w:r>
      <w:r w:rsidRPr="00283F4B">
        <w:rPr>
          <w:rFonts w:ascii="Times New Roman" w:eastAsia="宋体" w:hAnsi="Times New Roman" w:cs="Times New Roman"/>
          <w:sz w:val="24"/>
          <w:szCs w:val="24"/>
          <w:rPrChange w:id="500" w:author="JieTang" w:date="2016-05-02T21:32:00Z">
            <w:rPr/>
          </w:rPrChange>
        </w:rPr>
        <w:t>WordCount</w:t>
      </w:r>
      <w:r w:rsidRPr="00283F4B">
        <w:rPr>
          <w:rFonts w:ascii="Times New Roman" w:eastAsia="宋体" w:hAnsi="Times New Roman" w:cs="Times New Roman" w:hint="eastAsia"/>
          <w:sz w:val="24"/>
          <w:szCs w:val="24"/>
          <w:rPrChange w:id="501" w:author="JieTang" w:date="2016-05-02T21:32:00Z">
            <w:rPr>
              <w:rFonts w:hint="eastAsia"/>
            </w:rPr>
          </w:rPrChange>
        </w:rPr>
        <w:t>的具体过程。为了产生尽量多的远程拷贝数据，我们配置</w:t>
      </w:r>
      <w:r w:rsidRPr="00283F4B">
        <w:rPr>
          <w:rFonts w:ascii="Times New Roman" w:eastAsia="宋体" w:hAnsi="Times New Roman" w:cs="Times New Roman"/>
          <w:sz w:val="24"/>
          <w:szCs w:val="24"/>
          <w:rPrChange w:id="502" w:author="JieTang" w:date="2016-05-02T21:32:00Z">
            <w:rPr/>
          </w:rPrChange>
        </w:rPr>
        <w:t>Hadoop</w:t>
      </w:r>
      <w:r w:rsidRPr="00283F4B">
        <w:rPr>
          <w:rFonts w:ascii="Times New Roman" w:eastAsia="宋体" w:hAnsi="Times New Roman" w:cs="Times New Roman" w:hint="eastAsia"/>
          <w:sz w:val="24"/>
          <w:szCs w:val="24"/>
          <w:rPrChange w:id="503" w:author="JieTang" w:date="2016-05-02T21:32:00Z">
            <w:rPr>
              <w:rFonts w:hint="eastAsia"/>
            </w:rPr>
          </w:rPrChange>
        </w:rPr>
        <w:t>的副本为</w:t>
      </w:r>
      <w:r w:rsidRPr="00283F4B">
        <w:rPr>
          <w:rFonts w:ascii="Times New Roman" w:eastAsia="宋体" w:hAnsi="Times New Roman" w:cs="Times New Roman"/>
          <w:sz w:val="24"/>
          <w:szCs w:val="24"/>
          <w:rPrChange w:id="504" w:author="JieTang" w:date="2016-05-02T21:32:00Z">
            <w:rPr/>
          </w:rPrChange>
        </w:rPr>
        <w:t>1</w:t>
      </w:r>
      <w:r w:rsidRPr="00283F4B">
        <w:rPr>
          <w:rFonts w:ascii="Times New Roman" w:eastAsia="宋体" w:hAnsi="Times New Roman" w:cs="Times New Roman" w:hint="eastAsia"/>
          <w:sz w:val="24"/>
          <w:szCs w:val="24"/>
          <w:rPrChange w:id="505" w:author="JieTang" w:date="2016-05-02T21:32:00Z">
            <w:rPr>
              <w:rFonts w:hint="eastAsia"/>
            </w:rPr>
          </w:rPrChange>
        </w:rPr>
        <w:t>。</w:t>
      </w:r>
      <w:r w:rsidRPr="00283F4B">
        <w:rPr>
          <w:rFonts w:ascii="Times New Roman" w:eastAsia="宋体" w:hAnsi="Times New Roman" w:cs="Times New Roman"/>
          <w:sz w:val="24"/>
          <w:szCs w:val="24"/>
          <w:rPrChange w:id="506" w:author="JieTang" w:date="2016-05-02T21:32:00Z">
            <w:rPr/>
          </w:rPrChange>
        </w:rPr>
        <w:t>WordCount</w:t>
      </w:r>
      <w:r w:rsidRPr="00283F4B">
        <w:rPr>
          <w:rFonts w:ascii="Times New Roman" w:eastAsia="宋体" w:hAnsi="Times New Roman" w:cs="Times New Roman" w:hint="eastAsia"/>
          <w:sz w:val="24"/>
          <w:szCs w:val="24"/>
          <w:rPrChange w:id="507" w:author="JieTang" w:date="2016-05-02T21:32:00Z">
            <w:rPr>
              <w:rFonts w:hint="eastAsia"/>
            </w:rPr>
          </w:rPrChange>
        </w:rPr>
        <w:t>程序的输入文件由</w:t>
      </w:r>
      <w:r w:rsidRPr="00283F4B">
        <w:rPr>
          <w:rFonts w:ascii="Times New Roman" w:eastAsia="宋体" w:hAnsi="Times New Roman" w:cs="Times New Roman"/>
          <w:sz w:val="24"/>
          <w:szCs w:val="24"/>
          <w:rPrChange w:id="508" w:author="JieTang" w:date="2016-05-02T21:32:00Z">
            <w:rPr/>
          </w:rPrChange>
        </w:rPr>
        <w:t>RandomTextWriter</w:t>
      </w:r>
      <w:r w:rsidRPr="00283F4B">
        <w:rPr>
          <w:rFonts w:ascii="Times New Roman" w:eastAsia="宋体" w:hAnsi="Times New Roman" w:cs="Times New Roman" w:hint="eastAsia"/>
          <w:sz w:val="24"/>
          <w:szCs w:val="24"/>
          <w:rPrChange w:id="509" w:author="JieTang" w:date="2016-05-02T21:32:00Z">
            <w:rPr>
              <w:rFonts w:hint="eastAsia"/>
            </w:rPr>
          </w:rPrChange>
        </w:rPr>
        <w:t>程序自动生成，一共</w:t>
      </w:r>
      <w:r w:rsidRPr="00283F4B">
        <w:rPr>
          <w:rFonts w:ascii="Times New Roman" w:eastAsia="宋体" w:hAnsi="Times New Roman" w:cs="Times New Roman"/>
          <w:sz w:val="24"/>
          <w:szCs w:val="24"/>
          <w:rPrChange w:id="510" w:author="JieTang" w:date="2016-05-02T21:32:00Z">
            <w:rPr/>
          </w:rPrChange>
        </w:rPr>
        <w:t>50G</w:t>
      </w:r>
      <w:r w:rsidRPr="00283F4B">
        <w:rPr>
          <w:rFonts w:ascii="Times New Roman" w:eastAsia="宋体" w:hAnsi="Times New Roman" w:cs="Times New Roman" w:hint="eastAsia"/>
          <w:sz w:val="24"/>
          <w:szCs w:val="24"/>
          <w:rPrChange w:id="511" w:author="JieTang" w:date="2016-05-02T21:32:00Z">
            <w:rPr>
              <w:rFonts w:hint="eastAsia"/>
            </w:rPr>
          </w:rPrChange>
        </w:rPr>
        <w:t>的数据，分为</w:t>
      </w:r>
      <w:r w:rsidRPr="00283F4B">
        <w:rPr>
          <w:rFonts w:ascii="Times New Roman" w:eastAsia="宋体" w:hAnsi="Times New Roman" w:cs="Times New Roman"/>
          <w:sz w:val="24"/>
          <w:szCs w:val="24"/>
          <w:rPrChange w:id="512" w:author="JieTang" w:date="2016-05-02T21:32:00Z">
            <w:rPr/>
          </w:rPrChange>
        </w:rPr>
        <w:t>50</w:t>
      </w:r>
      <w:r w:rsidRPr="00283F4B">
        <w:rPr>
          <w:rFonts w:ascii="Times New Roman" w:eastAsia="宋体" w:hAnsi="Times New Roman" w:cs="Times New Roman" w:hint="eastAsia"/>
          <w:sz w:val="24"/>
          <w:szCs w:val="24"/>
          <w:rPrChange w:id="513" w:author="JieTang" w:date="2016-05-02T21:32:00Z">
            <w:rPr>
              <w:rFonts w:hint="eastAsia"/>
            </w:rPr>
          </w:rPrChange>
        </w:rPr>
        <w:t>个文件，每个文件</w:t>
      </w:r>
      <w:r w:rsidRPr="00283F4B">
        <w:rPr>
          <w:rFonts w:ascii="Times New Roman" w:eastAsia="宋体" w:hAnsi="Times New Roman" w:cs="Times New Roman"/>
          <w:sz w:val="24"/>
          <w:szCs w:val="24"/>
          <w:rPrChange w:id="514" w:author="JieTang" w:date="2016-05-02T21:32:00Z">
            <w:rPr/>
          </w:rPrChange>
        </w:rPr>
        <w:t>1G</w:t>
      </w:r>
      <w:r w:rsidRPr="00283F4B">
        <w:rPr>
          <w:rFonts w:ascii="Times New Roman" w:eastAsia="宋体" w:hAnsi="Times New Roman" w:cs="Times New Roman" w:hint="eastAsia"/>
          <w:sz w:val="24"/>
          <w:szCs w:val="24"/>
          <w:rPrChange w:id="515" w:author="JieTang" w:date="2016-05-02T21:32:00Z">
            <w:rPr>
              <w:rFonts w:hint="eastAsia"/>
            </w:rPr>
          </w:rPrChange>
        </w:rPr>
        <w:t>。我们针对不同的</w:t>
      </w:r>
      <w:r w:rsidRPr="00283F4B">
        <w:rPr>
          <w:rFonts w:ascii="Times New Roman" w:eastAsia="宋体" w:hAnsi="Times New Roman" w:cs="Times New Roman"/>
          <w:sz w:val="24"/>
          <w:szCs w:val="24"/>
          <w:rPrChange w:id="516" w:author="JieTang" w:date="2016-05-02T21:32:00Z">
            <w:rPr/>
          </w:rPrChange>
        </w:rPr>
        <w:t>reduce tasks</w:t>
      </w:r>
      <w:r w:rsidRPr="00283F4B">
        <w:rPr>
          <w:rFonts w:ascii="Times New Roman" w:eastAsia="宋体" w:hAnsi="Times New Roman" w:cs="Times New Roman" w:hint="eastAsia"/>
          <w:sz w:val="24"/>
          <w:szCs w:val="24"/>
          <w:rPrChange w:id="517" w:author="JieTang" w:date="2016-05-02T21:32:00Z">
            <w:rPr>
              <w:rFonts w:hint="eastAsia"/>
            </w:rPr>
          </w:rPrChange>
        </w:rPr>
        <w:t>的数目来测试性能，结果如图</w:t>
      </w:r>
      <w:r w:rsidRPr="00283F4B">
        <w:rPr>
          <w:rFonts w:ascii="Times New Roman" w:eastAsia="宋体" w:hAnsi="Times New Roman" w:cs="Times New Roman"/>
          <w:sz w:val="24"/>
          <w:szCs w:val="24"/>
          <w:rPrChange w:id="518" w:author="JieTang" w:date="2016-05-02T21:32:00Z">
            <w:rPr/>
          </w:rPrChange>
        </w:rPr>
        <w:t>3.8</w:t>
      </w:r>
      <w:r w:rsidRPr="00283F4B">
        <w:rPr>
          <w:rFonts w:ascii="Times New Roman" w:eastAsia="宋体" w:hAnsi="Times New Roman" w:cs="Times New Roman" w:hint="eastAsia"/>
          <w:sz w:val="24"/>
          <w:szCs w:val="24"/>
          <w:rPrChange w:id="519" w:author="JieTang" w:date="2016-05-02T21:32:00Z">
            <w:rPr>
              <w:rFonts w:hint="eastAsia"/>
            </w:rPr>
          </w:rPrChange>
        </w:rPr>
        <w:t>所示。从图中我们看出，经过改进后的</w:t>
      </w:r>
      <w:r w:rsidRPr="00283F4B">
        <w:rPr>
          <w:rFonts w:ascii="Times New Roman" w:eastAsia="宋体" w:hAnsi="Times New Roman" w:cs="Times New Roman"/>
          <w:sz w:val="24"/>
          <w:szCs w:val="24"/>
          <w:rPrChange w:id="520" w:author="JieTang" w:date="2016-05-02T21:32:00Z">
            <w:rPr/>
          </w:rPrChange>
        </w:rPr>
        <w:t>Shuffle</w:t>
      </w:r>
      <w:r w:rsidRPr="00283F4B">
        <w:rPr>
          <w:rFonts w:ascii="Times New Roman" w:eastAsia="宋体" w:hAnsi="Times New Roman" w:cs="Times New Roman" w:hint="eastAsia"/>
          <w:sz w:val="24"/>
          <w:szCs w:val="24"/>
          <w:rPrChange w:id="521" w:author="JieTang" w:date="2016-05-02T21:32:00Z">
            <w:rPr>
              <w:rFonts w:hint="eastAsia"/>
            </w:rPr>
          </w:rPrChange>
        </w:rPr>
        <w:t>运行的</w:t>
      </w:r>
      <w:r w:rsidRPr="00283F4B">
        <w:rPr>
          <w:rFonts w:ascii="Times New Roman" w:eastAsia="宋体" w:hAnsi="Times New Roman" w:cs="Times New Roman"/>
          <w:sz w:val="24"/>
          <w:szCs w:val="24"/>
          <w:rPrChange w:id="522" w:author="JieTang" w:date="2016-05-02T21:32:00Z">
            <w:rPr/>
          </w:rPrChange>
        </w:rPr>
        <w:t>WordCount</w:t>
      </w:r>
      <w:r w:rsidRPr="00283F4B">
        <w:rPr>
          <w:rFonts w:ascii="Times New Roman" w:eastAsia="宋体" w:hAnsi="Times New Roman" w:cs="Times New Roman" w:hint="eastAsia"/>
          <w:sz w:val="24"/>
          <w:szCs w:val="24"/>
          <w:rPrChange w:id="523" w:author="JieTang" w:date="2016-05-02T21:32:00Z">
            <w:rPr>
              <w:rFonts w:hint="eastAsia"/>
            </w:rPr>
          </w:rPrChange>
        </w:rPr>
        <w:t>比没有改进前的提高了性能。</w:t>
      </w:r>
    </w:p>
    <w:p w14:paraId="3C9C1842" w14:textId="77777777" w:rsidR="00A74507" w:rsidRPr="00B96E99" w:rsidRDefault="00A74507" w:rsidP="00A7450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B119078" wp14:editId="0BE01D45">
            <wp:extent cx="3434963" cy="2656658"/>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3956" cy="2671348"/>
                    </a:xfrm>
                    <a:prstGeom prst="rect">
                      <a:avLst/>
                    </a:prstGeom>
                  </pic:spPr>
                </pic:pic>
              </a:graphicData>
            </a:graphic>
          </wp:inline>
        </w:drawing>
      </w:r>
    </w:p>
    <w:p w14:paraId="4B5B7118" w14:textId="77777777" w:rsidR="00436C9B" w:rsidRPr="00B96E99" w:rsidRDefault="00A74507" w:rsidP="00436C9B">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3.8 WordCount</w:t>
      </w:r>
      <w:r w:rsidRPr="00B96E99">
        <w:rPr>
          <w:rFonts w:ascii="Times New Roman" w:eastAsia="宋体" w:hAnsi="Times New Roman" w:cs="Times New Roman"/>
          <w:sz w:val="24"/>
          <w:szCs w:val="24"/>
        </w:rPr>
        <w:t>性能比较</w:t>
      </w:r>
    </w:p>
    <w:p w14:paraId="0E0E8CC0" w14:textId="77777777" w:rsidR="00436C9B" w:rsidRPr="00B96E99" w:rsidRDefault="00436C9B">
      <w:pPr>
        <w:spacing w:line="360" w:lineRule="auto"/>
        <w:ind w:firstLineChars="200" w:firstLine="480"/>
        <w:rPr>
          <w:rFonts w:ascii="Times New Roman" w:eastAsia="宋体" w:hAnsi="Times New Roman" w:cs="Times New Roman"/>
          <w:sz w:val="24"/>
          <w:szCs w:val="24"/>
        </w:rPr>
        <w:pPrChange w:id="524"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所示。图中显示了针对同种</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，我们的资源利用率有了提升。</w:t>
      </w:r>
    </w:p>
    <w:p w14:paraId="5F3A4BDC"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FCF9318" wp14:editId="494ACDF2">
            <wp:extent cx="4964811" cy="3419061"/>
            <wp:effectExtent l="0" t="0" r="762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2520" cy="3424370"/>
                    </a:xfrm>
                    <a:prstGeom prst="rect">
                      <a:avLst/>
                    </a:prstGeom>
                  </pic:spPr>
                </pic:pic>
              </a:graphicData>
            </a:graphic>
          </wp:inline>
        </w:drawing>
      </w:r>
    </w:p>
    <w:p w14:paraId="5A7D13E8"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3.9 WordCount</w:t>
      </w:r>
      <w:r w:rsidRPr="00B96E99">
        <w:rPr>
          <w:rFonts w:ascii="Times New Roman" w:eastAsia="宋体" w:hAnsi="Times New Roman" w:cs="Times New Roman"/>
          <w:sz w:val="24"/>
          <w:szCs w:val="24"/>
        </w:rPr>
        <w:t>集群运行性能</w:t>
      </w:r>
    </w:p>
    <w:p w14:paraId="0B719515" w14:textId="77777777" w:rsidR="00283F4B" w:rsidRDefault="005E265E" w:rsidP="00450FB8">
      <w:pPr>
        <w:pStyle w:val="a3"/>
        <w:numPr>
          <w:ilvl w:val="0"/>
          <w:numId w:val="51"/>
        </w:numPr>
        <w:spacing w:line="360" w:lineRule="auto"/>
        <w:ind w:firstLineChars="0"/>
        <w:rPr>
          <w:ins w:id="525" w:author="JieTang" w:date="2016-05-02T21:32:00Z"/>
          <w:rFonts w:ascii="Times New Roman" w:eastAsia="宋体" w:hAnsi="Times New Roman" w:cs="Times New Roman"/>
          <w:sz w:val="24"/>
          <w:szCs w:val="24"/>
        </w:rPr>
      </w:pPr>
      <w:r w:rsidRPr="00B96E99">
        <w:rPr>
          <w:rFonts w:ascii="Times New Roman" w:eastAsia="宋体" w:hAnsi="Times New Roman" w:cs="Times New Roman"/>
          <w:b/>
          <w:sz w:val="24"/>
          <w:szCs w:val="24"/>
        </w:rPr>
        <w:t>TeraSort</w:t>
      </w:r>
      <w:r w:rsidRPr="00B96E99">
        <w:rPr>
          <w:rFonts w:ascii="Times New Roman" w:eastAsia="宋体" w:hAnsi="Times New Roman" w:cs="Times New Roman"/>
          <w:sz w:val="24"/>
          <w:szCs w:val="24"/>
        </w:rPr>
        <w:t>：</w:t>
      </w:r>
    </w:p>
    <w:p w14:paraId="1F710C64" w14:textId="77777777" w:rsidR="00A74507" w:rsidRPr="00283F4B" w:rsidRDefault="005E265E">
      <w:pPr>
        <w:spacing w:line="360" w:lineRule="auto"/>
        <w:ind w:firstLineChars="200" w:firstLine="480"/>
        <w:rPr>
          <w:rFonts w:ascii="Times New Roman" w:eastAsia="宋体" w:hAnsi="Times New Roman" w:cs="Times New Roman"/>
          <w:sz w:val="24"/>
          <w:szCs w:val="24"/>
          <w:rPrChange w:id="526" w:author="JieTang" w:date="2016-05-02T21:32:00Z">
            <w:rPr/>
          </w:rPrChange>
        </w:rPr>
        <w:pPrChange w:id="527"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528" w:author="JieTang" w:date="2016-05-02T21:32:00Z">
            <w:rPr>
              <w:rFonts w:hint="eastAsia"/>
            </w:rPr>
          </w:rPrChange>
        </w:rPr>
        <w:t>该实验我们使用</w:t>
      </w:r>
      <w:r w:rsidRPr="00283F4B">
        <w:rPr>
          <w:rFonts w:ascii="Times New Roman" w:eastAsia="宋体" w:hAnsi="Times New Roman" w:cs="Times New Roman"/>
          <w:sz w:val="24"/>
          <w:szCs w:val="24"/>
          <w:rPrChange w:id="529" w:author="JieTang" w:date="2016-05-02T21:32:00Z">
            <w:rPr/>
          </w:rPrChange>
        </w:rPr>
        <w:t>TeraSort</w:t>
      </w:r>
      <w:r w:rsidRPr="00283F4B">
        <w:rPr>
          <w:rFonts w:ascii="Times New Roman" w:eastAsia="宋体" w:hAnsi="Times New Roman" w:cs="Times New Roman" w:hint="eastAsia"/>
          <w:sz w:val="24"/>
          <w:szCs w:val="24"/>
          <w:rPrChange w:id="530" w:author="JieTang" w:date="2016-05-02T21:32:00Z">
            <w:rPr>
              <w:rFonts w:hint="eastAsia"/>
            </w:rPr>
          </w:rPrChange>
        </w:rPr>
        <w:t>来测试</w:t>
      </w:r>
      <w:r w:rsidRPr="00283F4B">
        <w:rPr>
          <w:rFonts w:ascii="Times New Roman" w:eastAsia="宋体" w:hAnsi="Times New Roman" w:cs="Times New Roman"/>
          <w:sz w:val="24"/>
          <w:szCs w:val="24"/>
          <w:rPrChange w:id="531" w:author="JieTang" w:date="2016-05-02T21:32:00Z">
            <w:rPr/>
          </w:rPrChange>
        </w:rPr>
        <w:t xml:space="preserve">Shuffle </w:t>
      </w:r>
      <w:r w:rsidRPr="00283F4B">
        <w:rPr>
          <w:rFonts w:ascii="Times New Roman" w:eastAsia="宋体" w:hAnsi="Times New Roman" w:cs="Times New Roman" w:hint="eastAsia"/>
          <w:sz w:val="24"/>
          <w:szCs w:val="24"/>
          <w:rPrChange w:id="532" w:author="JieTang" w:date="2016-05-02T21:32:00Z">
            <w:rPr>
              <w:rFonts w:hint="eastAsia"/>
            </w:rPr>
          </w:rPrChange>
        </w:rPr>
        <w:t>性能。</w:t>
      </w:r>
      <w:r w:rsidRPr="00283F4B">
        <w:rPr>
          <w:rFonts w:ascii="Times New Roman" w:eastAsia="宋体" w:hAnsi="Times New Roman" w:cs="Times New Roman"/>
          <w:sz w:val="24"/>
          <w:szCs w:val="24"/>
          <w:rPrChange w:id="533" w:author="JieTang" w:date="2016-05-02T21:32:00Z">
            <w:rPr/>
          </w:rPrChange>
        </w:rPr>
        <w:t xml:space="preserve">TeraSort </w:t>
      </w:r>
      <w:r w:rsidRPr="00283F4B">
        <w:rPr>
          <w:rFonts w:ascii="Times New Roman" w:eastAsia="宋体" w:hAnsi="Times New Roman" w:cs="Times New Roman" w:hint="eastAsia"/>
          <w:sz w:val="24"/>
          <w:szCs w:val="24"/>
          <w:rPrChange w:id="534" w:author="JieTang" w:date="2016-05-02T21:32:00Z">
            <w:rPr>
              <w:rFonts w:hint="eastAsia"/>
            </w:rPr>
          </w:rPrChange>
        </w:rPr>
        <w:t>的数据来源于</w:t>
      </w:r>
      <w:r w:rsidRPr="00283F4B">
        <w:rPr>
          <w:rFonts w:ascii="Times New Roman" w:eastAsia="宋体" w:hAnsi="Times New Roman" w:cs="Times New Roman"/>
          <w:sz w:val="24"/>
          <w:szCs w:val="24"/>
          <w:rPrChange w:id="535" w:author="JieTang" w:date="2016-05-02T21:32:00Z">
            <w:rPr/>
          </w:rPrChange>
        </w:rPr>
        <w:t>TeraGen</w:t>
      </w:r>
      <w:r w:rsidRPr="00283F4B">
        <w:rPr>
          <w:rFonts w:ascii="Times New Roman" w:eastAsia="宋体" w:hAnsi="Times New Roman" w:cs="Times New Roman" w:hint="eastAsia"/>
          <w:sz w:val="24"/>
          <w:szCs w:val="24"/>
          <w:rPrChange w:id="536" w:author="JieTang" w:date="2016-05-02T21:32:00Z">
            <w:rPr>
              <w:rFonts w:hint="eastAsia"/>
            </w:rPr>
          </w:rPrChange>
        </w:rPr>
        <w:t>程序。该程序专门用来生成适应于</w:t>
      </w:r>
      <w:r w:rsidRPr="00283F4B">
        <w:rPr>
          <w:rFonts w:ascii="Times New Roman" w:eastAsia="宋体" w:hAnsi="Times New Roman" w:cs="Times New Roman"/>
          <w:sz w:val="24"/>
          <w:szCs w:val="24"/>
          <w:rPrChange w:id="537" w:author="JieTang" w:date="2016-05-02T21:32:00Z">
            <w:rPr/>
          </w:rPrChange>
        </w:rPr>
        <w:t xml:space="preserve">TeraSort </w:t>
      </w:r>
      <w:r w:rsidRPr="00283F4B">
        <w:rPr>
          <w:rFonts w:ascii="Times New Roman" w:eastAsia="宋体" w:hAnsi="Times New Roman" w:cs="Times New Roman" w:hint="eastAsia"/>
          <w:sz w:val="24"/>
          <w:szCs w:val="24"/>
          <w:rPrChange w:id="538" w:author="JieTang" w:date="2016-05-02T21:32:00Z">
            <w:rPr>
              <w:rFonts w:hint="eastAsia"/>
            </w:rPr>
          </w:rPrChange>
        </w:rPr>
        <w:t>程序的数据，一共</w:t>
      </w:r>
      <w:r w:rsidRPr="00283F4B">
        <w:rPr>
          <w:rFonts w:ascii="Times New Roman" w:eastAsia="宋体" w:hAnsi="Times New Roman" w:cs="Times New Roman"/>
          <w:sz w:val="24"/>
          <w:szCs w:val="24"/>
          <w:rPrChange w:id="539" w:author="JieTang" w:date="2016-05-02T21:32:00Z">
            <w:rPr/>
          </w:rPrChange>
        </w:rPr>
        <w:t>20G</w:t>
      </w:r>
      <w:r w:rsidRPr="00283F4B">
        <w:rPr>
          <w:rFonts w:ascii="Times New Roman" w:eastAsia="宋体" w:hAnsi="Times New Roman" w:cs="Times New Roman" w:hint="eastAsia"/>
          <w:sz w:val="24"/>
          <w:szCs w:val="24"/>
          <w:rPrChange w:id="540" w:author="JieTang" w:date="2016-05-02T21:32:00Z">
            <w:rPr>
              <w:rFonts w:hint="eastAsia"/>
            </w:rPr>
          </w:rPrChange>
        </w:rPr>
        <w:t>（因为</w:t>
      </w:r>
      <w:r w:rsidRPr="00283F4B">
        <w:rPr>
          <w:rFonts w:ascii="Times New Roman" w:eastAsia="宋体" w:hAnsi="Times New Roman" w:cs="Times New Roman"/>
          <w:sz w:val="24"/>
          <w:szCs w:val="24"/>
          <w:rPrChange w:id="541" w:author="JieTang" w:date="2016-05-02T21:32:00Z">
            <w:rPr/>
          </w:rPrChange>
        </w:rPr>
        <w:t>TeraSort</w:t>
      </w:r>
      <w:r w:rsidRPr="00283F4B">
        <w:rPr>
          <w:rFonts w:ascii="Times New Roman" w:eastAsia="宋体" w:hAnsi="Times New Roman" w:cs="Times New Roman" w:hint="eastAsia"/>
          <w:sz w:val="24"/>
          <w:szCs w:val="24"/>
          <w:rPrChange w:id="542" w:author="JieTang" w:date="2016-05-02T21:32:00Z">
            <w:rPr>
              <w:rFonts w:hint="eastAsia"/>
            </w:rPr>
          </w:rPrChange>
        </w:rPr>
        <w:t>运行较慢，所以数据量小点）。因为我们只关注</w:t>
      </w:r>
      <w:r w:rsidRPr="00283F4B">
        <w:rPr>
          <w:rFonts w:ascii="Times New Roman" w:eastAsia="宋体" w:hAnsi="Times New Roman" w:cs="Times New Roman"/>
          <w:sz w:val="24"/>
          <w:szCs w:val="24"/>
          <w:rPrChange w:id="543" w:author="JieTang" w:date="2016-05-02T21:32:00Z">
            <w:rPr/>
          </w:rPrChange>
        </w:rPr>
        <w:t xml:space="preserve">Shuffle </w:t>
      </w:r>
      <w:r w:rsidRPr="00283F4B">
        <w:rPr>
          <w:rFonts w:ascii="Times New Roman" w:eastAsia="宋体" w:hAnsi="Times New Roman" w:cs="Times New Roman" w:hint="eastAsia"/>
          <w:sz w:val="24"/>
          <w:szCs w:val="24"/>
          <w:rPrChange w:id="544" w:author="JieTang" w:date="2016-05-02T21:32:00Z">
            <w:rPr>
              <w:rFonts w:hint="eastAsia"/>
            </w:rPr>
          </w:rPrChange>
        </w:rPr>
        <w:t>的过程，所以我们同样针对不同的</w:t>
      </w:r>
      <w:r w:rsidRPr="00283F4B">
        <w:rPr>
          <w:rFonts w:ascii="Times New Roman" w:eastAsia="宋体" w:hAnsi="Times New Roman" w:cs="Times New Roman"/>
          <w:sz w:val="24"/>
          <w:szCs w:val="24"/>
          <w:rPrChange w:id="545" w:author="JieTang" w:date="2016-05-02T21:32:00Z">
            <w:rPr/>
          </w:rPrChange>
        </w:rPr>
        <w:t>reduce tasks</w:t>
      </w:r>
      <w:r w:rsidRPr="00283F4B">
        <w:rPr>
          <w:rFonts w:ascii="Times New Roman" w:eastAsia="宋体" w:hAnsi="Times New Roman" w:cs="Times New Roman" w:hint="eastAsia"/>
          <w:sz w:val="24"/>
          <w:szCs w:val="24"/>
          <w:rPrChange w:id="546" w:author="JieTang" w:date="2016-05-02T21:32:00Z">
            <w:rPr>
              <w:rFonts w:hint="eastAsia"/>
            </w:rPr>
          </w:rPrChange>
        </w:rPr>
        <w:t>的数目改变来测试性能，结果如图</w:t>
      </w:r>
      <w:r w:rsidRPr="00283F4B">
        <w:rPr>
          <w:rFonts w:ascii="Times New Roman" w:eastAsia="宋体" w:hAnsi="Times New Roman" w:cs="Times New Roman"/>
          <w:sz w:val="24"/>
          <w:szCs w:val="24"/>
          <w:rPrChange w:id="547" w:author="JieTang" w:date="2016-05-02T21:32:00Z">
            <w:rPr/>
          </w:rPrChange>
        </w:rPr>
        <w:t xml:space="preserve">3.10 </w:t>
      </w:r>
      <w:r w:rsidRPr="00283F4B">
        <w:rPr>
          <w:rFonts w:ascii="Times New Roman" w:eastAsia="宋体" w:hAnsi="Times New Roman" w:cs="Times New Roman" w:hint="eastAsia"/>
          <w:sz w:val="24"/>
          <w:szCs w:val="24"/>
          <w:rPrChange w:id="548" w:author="JieTang" w:date="2016-05-02T21:32:00Z">
            <w:rPr>
              <w:rFonts w:hint="eastAsia"/>
            </w:rPr>
          </w:rPrChange>
        </w:rPr>
        <w:t>所示。图中可以看出我们的</w:t>
      </w:r>
      <w:r w:rsidRPr="00283F4B">
        <w:rPr>
          <w:rFonts w:ascii="Times New Roman" w:eastAsia="宋体" w:hAnsi="Times New Roman" w:cs="Times New Roman"/>
          <w:sz w:val="24"/>
          <w:szCs w:val="24"/>
          <w:rPrChange w:id="549" w:author="JieTang" w:date="2016-05-02T21:32:00Z">
            <w:rPr/>
          </w:rPrChange>
        </w:rPr>
        <w:t>Shuffle</w:t>
      </w:r>
      <w:r w:rsidRPr="00283F4B">
        <w:rPr>
          <w:rFonts w:ascii="Times New Roman" w:eastAsia="宋体" w:hAnsi="Times New Roman" w:cs="Times New Roman" w:hint="eastAsia"/>
          <w:sz w:val="24"/>
          <w:szCs w:val="24"/>
          <w:rPrChange w:id="550" w:author="JieTang" w:date="2016-05-02T21:32:00Z">
            <w:rPr>
              <w:rFonts w:hint="eastAsia"/>
            </w:rPr>
          </w:rPrChange>
        </w:rPr>
        <w:t>过程对</w:t>
      </w:r>
      <w:r w:rsidRPr="00283F4B">
        <w:rPr>
          <w:rFonts w:ascii="Times New Roman" w:eastAsia="宋体" w:hAnsi="Times New Roman" w:cs="Times New Roman"/>
          <w:sz w:val="24"/>
          <w:szCs w:val="24"/>
          <w:rPrChange w:id="551" w:author="JieTang" w:date="2016-05-02T21:32:00Z">
            <w:rPr/>
          </w:rPrChange>
        </w:rPr>
        <w:t>TeraSort</w:t>
      </w:r>
      <w:r w:rsidRPr="00283F4B">
        <w:rPr>
          <w:rFonts w:ascii="Times New Roman" w:eastAsia="宋体" w:hAnsi="Times New Roman" w:cs="Times New Roman" w:hint="eastAsia"/>
          <w:sz w:val="24"/>
          <w:szCs w:val="24"/>
          <w:rPrChange w:id="552" w:author="JieTang" w:date="2016-05-02T21:32:00Z">
            <w:rPr>
              <w:rFonts w:hint="eastAsia"/>
            </w:rPr>
          </w:rPrChange>
        </w:rPr>
        <w:t>程序运行时间有很大的改进。</w:t>
      </w:r>
    </w:p>
    <w:p w14:paraId="4EF50FED"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5CB88AA" wp14:editId="7C46D418">
            <wp:extent cx="3593990" cy="2756286"/>
            <wp:effectExtent l="0" t="0" r="6985" b="635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0751" cy="2769141"/>
                    </a:xfrm>
                    <a:prstGeom prst="rect">
                      <a:avLst/>
                    </a:prstGeom>
                  </pic:spPr>
                </pic:pic>
              </a:graphicData>
            </a:graphic>
          </wp:inline>
        </w:drawing>
      </w:r>
    </w:p>
    <w:p w14:paraId="2A70C866"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3.10 TeraSort</w:t>
      </w:r>
      <w:r w:rsidRPr="00B96E99">
        <w:rPr>
          <w:rFonts w:ascii="Times New Roman" w:eastAsia="宋体" w:hAnsi="Times New Roman" w:cs="Times New Roman"/>
          <w:sz w:val="24"/>
          <w:szCs w:val="24"/>
        </w:rPr>
        <w:t>性能比较</w:t>
      </w:r>
    </w:p>
    <w:p w14:paraId="43C4A79A" w14:textId="77777777" w:rsidR="002651D3" w:rsidRPr="00B96E99" w:rsidRDefault="00186A66">
      <w:pPr>
        <w:spacing w:line="360" w:lineRule="auto"/>
        <w:ind w:firstLineChars="200" w:firstLine="480"/>
        <w:rPr>
          <w:rFonts w:ascii="Times New Roman" w:eastAsia="宋体" w:hAnsi="Times New Roman" w:cs="Times New Roman"/>
          <w:sz w:val="24"/>
          <w:szCs w:val="24"/>
        </w:rPr>
        <w:pPrChange w:id="553" w:author="JieTang" w:date="2016-05-02T21:32:00Z">
          <w:pPr>
            <w:spacing w:line="360" w:lineRule="auto"/>
            <w:ind w:left="1260" w:firstLineChars="200" w:firstLine="480"/>
          </w:pPr>
        </w:pPrChange>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利用率也相应有所提高。</w:t>
      </w:r>
    </w:p>
    <w:p w14:paraId="6A5EA1C6" w14:textId="77777777" w:rsidR="002651D3" w:rsidRPr="00B96E99" w:rsidRDefault="002651D3" w:rsidP="002651D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3A3F7" wp14:editId="71F60F52">
            <wp:extent cx="5274310" cy="3692525"/>
            <wp:effectExtent l="0" t="0" r="2540" b="317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692525"/>
                    </a:xfrm>
                    <a:prstGeom prst="rect">
                      <a:avLst/>
                    </a:prstGeom>
                  </pic:spPr>
                </pic:pic>
              </a:graphicData>
            </a:graphic>
          </wp:inline>
        </w:drawing>
      </w:r>
    </w:p>
    <w:p w14:paraId="4B71192C" w14:textId="77777777" w:rsidR="005E265E" w:rsidRPr="00B96E99" w:rsidRDefault="002651D3" w:rsidP="008C39BF">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4CDF8A92" w14:textId="77777777" w:rsidR="00B25472" w:rsidRPr="00B96E99" w:rsidRDefault="00E00975" w:rsidP="00E00975">
      <w:pPr>
        <w:pStyle w:val="24"/>
        <w:rPr>
          <w:rFonts w:ascii="Times New Roman" w:hAnsi="Times New Roman" w:cs="Times New Roman"/>
        </w:rPr>
      </w:pPr>
      <w:bookmarkStart w:id="554" w:name="_Toc450413329"/>
      <w:r w:rsidRPr="00B96E99">
        <w:rPr>
          <w:rFonts w:ascii="Times New Roman" w:hAnsi="Times New Roman" w:cs="Times New Roman"/>
        </w:rPr>
        <w:t xml:space="preserve">3.5 </w:t>
      </w:r>
      <w:r w:rsidR="00B25472" w:rsidRPr="00B96E99">
        <w:rPr>
          <w:rFonts w:ascii="Times New Roman" w:hAnsi="Times New Roman" w:cs="Times New Roman"/>
        </w:rPr>
        <w:t>本章小结</w:t>
      </w:r>
      <w:bookmarkEnd w:id="554"/>
    </w:p>
    <w:p w14:paraId="36D3D7DC" w14:textId="77777777" w:rsidR="00C92AC8" w:rsidRPr="00B96E99" w:rsidRDefault="008B34ED" w:rsidP="00B75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技术，然后我们通过对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做一些更改，以及应用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技术来提高数据传输速率，</w:t>
      </w:r>
      <w:r w:rsidR="00A83204" w:rsidRPr="00B96E99">
        <w:rPr>
          <w:rFonts w:ascii="Times New Roman" w:eastAsia="宋体" w:hAnsi="Times New Roman" w:cs="Times New Roman"/>
          <w:sz w:val="24"/>
          <w:szCs w:val="24"/>
        </w:rPr>
        <w:t>我们主要从把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监控软件来检测集群性能。</w:t>
      </w:r>
    </w:p>
    <w:p w14:paraId="780CDE12" w14:textId="77777777" w:rsidR="009F26EF" w:rsidRPr="00B96E99" w:rsidRDefault="009F26EF" w:rsidP="00A57ED8">
      <w:pPr>
        <w:widowControl/>
        <w:jc w:val="left"/>
        <w:rPr>
          <w:rFonts w:ascii="Times New Roman" w:eastAsia="宋体" w:hAnsi="Times New Roman" w:cs="Times New Roman"/>
          <w:sz w:val="24"/>
          <w:szCs w:val="24"/>
        </w:rPr>
      </w:pPr>
    </w:p>
    <w:p w14:paraId="20B05FDD" w14:textId="77777777" w:rsidR="009F26EF" w:rsidRPr="00B96E99" w:rsidRDefault="009F26EF" w:rsidP="00A57ED8">
      <w:pPr>
        <w:widowControl/>
        <w:jc w:val="left"/>
        <w:rPr>
          <w:rFonts w:ascii="Times New Roman" w:eastAsia="宋体" w:hAnsi="Times New Roman" w:cs="Times New Roman"/>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555" w:name="_Toc450413330"/>
      <w:ins w:id="556" w:author="JieTang" w:date="2016-05-02T20:32:00Z">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ins>
      <w:r w:rsidR="00AA484E" w:rsidRPr="00B96E99">
        <w:rPr>
          <w:rFonts w:ascii="Times New Roman" w:eastAsia="宋体" w:hAnsi="Times New Roman" w:cs="Times New Roman"/>
        </w:rPr>
        <w:t>PKTM</w:t>
      </w:r>
      <w:ins w:id="557" w:author="JieTang" w:date="2016-05-02T20:57:00Z">
        <w:r w:rsidR="00794173">
          <w:rPr>
            <w:rFonts w:ascii="Times New Roman" w:eastAsia="宋体" w:hAnsi="Times New Roman" w:cs="Times New Roman" w:hint="eastAsia"/>
          </w:rPr>
          <w:t>系统</w:t>
        </w:r>
      </w:ins>
      <w:bookmarkEnd w:id="555"/>
      <w:del w:id="558" w:author="JieTang" w:date="2016-05-02T20:57:00Z">
        <w:r w:rsidR="00AA484E" w:rsidRPr="00B96E99" w:rsidDel="00794173">
          <w:rPr>
            <w:rFonts w:ascii="Times New Roman" w:eastAsia="宋体" w:hAnsi="Times New Roman" w:cs="Times New Roman"/>
          </w:rPr>
          <w:delText>算法实现</w:delText>
        </w:r>
      </w:del>
    </w:p>
    <w:p w14:paraId="09B78B69" w14:textId="77777777" w:rsidR="00E13C48" w:rsidRPr="00B96E99" w:rsidRDefault="00352AAF" w:rsidP="00450FB8">
      <w:pPr>
        <w:pStyle w:val="24"/>
        <w:numPr>
          <w:ilvl w:val="1"/>
          <w:numId w:val="12"/>
        </w:numPr>
        <w:rPr>
          <w:rFonts w:ascii="Times New Roman" w:eastAsia="宋体" w:hAnsi="Times New Roman" w:cs="Times New Roman"/>
        </w:rPr>
      </w:pPr>
      <w:r w:rsidRPr="00B96E99">
        <w:rPr>
          <w:rFonts w:ascii="Times New Roman" w:eastAsia="宋体" w:hAnsi="Times New Roman" w:cs="Times New Roman"/>
        </w:rPr>
        <w:t xml:space="preserve"> </w:t>
      </w:r>
      <w:bookmarkStart w:id="559" w:name="_Toc450413331"/>
      <w:r w:rsidR="00A11376" w:rsidRPr="00B96E99">
        <w:rPr>
          <w:rFonts w:ascii="Times New Roman" w:eastAsia="宋体" w:hAnsi="Times New Roman" w:cs="Times New Roman"/>
        </w:rPr>
        <w:t>PKTM</w:t>
      </w:r>
      <w:r w:rsidR="00A11376" w:rsidRPr="00B96E99">
        <w:rPr>
          <w:rFonts w:ascii="Times New Roman" w:eastAsia="宋体" w:hAnsi="Times New Roman" w:cs="Times New Roman"/>
        </w:rPr>
        <w:t>介绍</w:t>
      </w:r>
      <w:bookmarkEnd w:id="559"/>
    </w:p>
    <w:p w14:paraId="616BFE5A" w14:textId="77777777" w:rsidR="00EB2E15" w:rsidRPr="00B96E99" w:rsidRDefault="007B7224" w:rsidP="007B722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77777777" w:rsidR="002B03F8" w:rsidRPr="00B96E99"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67C6F410">
            <wp:extent cx="4635610" cy="3725342"/>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893" cy="3738428"/>
                    </a:xfrm>
                    <a:prstGeom prst="rect">
                      <a:avLst/>
                    </a:prstGeom>
                  </pic:spPr>
                </pic:pic>
              </a:graphicData>
            </a:graphic>
          </wp:inline>
        </w:drawing>
      </w:r>
    </w:p>
    <w:p w14:paraId="11C4C300" w14:textId="77777777" w:rsidR="00B17259" w:rsidRPr="00B96E99" w:rsidRDefault="00B17259" w:rsidP="00395C1B">
      <w:pPr>
        <w:pStyle w:val="24"/>
        <w:rPr>
          <w:rFonts w:ascii="Times New Roman" w:hAnsi="Times New Roman" w:cs="Times New Roman"/>
        </w:rPr>
      </w:pPr>
      <w:bookmarkStart w:id="560" w:name="_Toc450413332"/>
      <w:r w:rsidRPr="00B96E99">
        <w:rPr>
          <w:rFonts w:ascii="Times New Roman" w:hAnsi="Times New Roman" w:cs="Times New Roman"/>
        </w:rPr>
        <w:t>4.2 PKTM</w:t>
      </w:r>
      <w:r w:rsidRPr="00B96E99">
        <w:rPr>
          <w:rFonts w:ascii="Times New Roman" w:hAnsi="Times New Roman" w:cs="Times New Roman"/>
        </w:rPr>
        <w:t>分布式算法改写</w:t>
      </w:r>
      <w:bookmarkEnd w:id="560"/>
    </w:p>
    <w:p w14:paraId="4479848E" w14:textId="77777777" w:rsidR="00B17259" w:rsidRPr="00B96E99" w:rsidRDefault="005C5710"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两个平台上都进行了改进，集群中</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两个框架都是搭建在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平台上的。下面我们分别介绍两个框架的更改。</w:t>
      </w:r>
    </w:p>
    <w:p w14:paraId="04DF2636" w14:textId="77777777" w:rsidR="00675394" w:rsidRPr="00B96E99" w:rsidRDefault="00675394" w:rsidP="00675394">
      <w:pPr>
        <w:pStyle w:val="30"/>
        <w:rPr>
          <w:rFonts w:ascii="Times New Roman" w:eastAsiaTheme="majorEastAsia" w:hAnsi="Times New Roman" w:cs="Times New Roman"/>
          <w:sz w:val="28"/>
          <w:szCs w:val="28"/>
        </w:rPr>
      </w:pPr>
      <w:bookmarkStart w:id="561" w:name="_Toc450413333"/>
      <w:r w:rsidRPr="00B96E99">
        <w:rPr>
          <w:rFonts w:ascii="Times New Roman" w:eastAsiaTheme="majorEastAsia" w:hAnsi="Times New Roman" w:cs="Times New Roman"/>
          <w:sz w:val="28"/>
          <w:szCs w:val="28"/>
        </w:rPr>
        <w:t>4.2.1 Hadoop</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61"/>
    </w:p>
    <w:p w14:paraId="7FC9AB4C" w14:textId="77777777" w:rsidR="00675394" w:rsidRPr="00B96E99" w:rsidRDefault="00675394"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76BD7FF6" w14:textId="77777777" w:rsidR="004669F0" w:rsidRPr="00B96E99" w:rsidRDefault="004669F0"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分析系统环境：根据</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的官方介绍</w:t>
      </w:r>
      <w:r w:rsidR="00726431"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，一个节点上的</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数目在</w:t>
      </w:r>
      <w:r w:rsidRPr="00B96E99">
        <w:rPr>
          <w:rFonts w:ascii="Times New Roman" w:eastAsia="宋体" w:hAnsi="Times New Roman" w:cs="Times New Roman"/>
          <w:sz w:val="24"/>
          <w:szCs w:val="24"/>
        </w:rPr>
        <w:t>10~100</w:t>
      </w:r>
      <w:r w:rsidRPr="00B96E99">
        <w:rPr>
          <w:rFonts w:ascii="Times New Roman" w:eastAsia="宋体" w:hAnsi="Times New Roman" w:cs="Times New Roman"/>
          <w:sz w:val="24"/>
          <w:szCs w:val="24"/>
        </w:rPr>
        <w:t>之间的效果最好，我们可以获得集群的环境配置，如：集群节点个数，每个节点的内存，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总数，每个</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的核数，每个核的线程数。</w:t>
      </w:r>
    </w:p>
    <w:p w14:paraId="5EE2FC39" w14:textId="77777777" w:rsidR="00E034B0" w:rsidRPr="00B96E99" w:rsidRDefault="00AE7811" w:rsidP="00E034B0">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自定义输入阶段：在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中，每个输入文件块对应一个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提供了一个默认的分块机制，</w:t>
      </w:r>
      <w:r w:rsidRPr="00B96E99">
        <w:rPr>
          <w:rFonts w:ascii="Times New Roman" w:eastAsia="宋体" w:hAnsi="Times New Roman" w:cs="Times New Roman"/>
          <w:sz w:val="24"/>
          <w:szCs w:val="24"/>
        </w:rPr>
        <w:t xml:space="preserve">128M </w:t>
      </w:r>
      <w:r w:rsidRPr="00B96E99">
        <w:rPr>
          <w:rFonts w:ascii="Times New Roman" w:eastAsia="宋体" w:hAnsi="Times New Roman" w:cs="Times New Roman"/>
          <w:sz w:val="24"/>
          <w:szCs w:val="24"/>
        </w:rPr>
        <w:t>分为一个块。我们通过中心点文件对输入道进行划分，由于中心点文件大小比较小，所以我们要自定义</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数量。</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提供了重写</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类来进行逻辑划分输入文件为</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。因此我们只要设置了每个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的大小就可以确定</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的数量。首先在</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中获</w:t>
      </w:r>
      <w:r w:rsidRPr="00B96E99">
        <w:rPr>
          <w:rFonts w:ascii="Times New Roman" w:eastAsia="宋体" w:hAnsi="Times New Roman" w:cs="Times New Roman"/>
          <w:sz w:val="24"/>
          <w:szCs w:val="24"/>
        </w:rPr>
        <w:lastRenderedPageBreak/>
        <w:t>取所有</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任务没有结束时，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就会被启动，因此，</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占用资源会影响</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的数量，基于这些考虑设置</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大小：</w:t>
      </w:r>
    </w:p>
    <w:p w14:paraId="44F2FA49" w14:textId="77777777" w:rsidR="00E034B0" w:rsidRPr="00B96E99" w:rsidRDefault="00A423BC" w:rsidP="00546F53">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m:oMathPara>
    </w:p>
    <w:p w14:paraId="3878ABB8" w14:textId="77777777" w:rsidR="00AE7811" w:rsidRPr="00B96E99" w:rsidRDefault="00D11120" w:rsidP="00E034B0">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AE7811" w:rsidRPr="00B96E99">
        <w:rPr>
          <w:rFonts w:ascii="Times New Roman" w:eastAsia="宋体" w:hAnsi="Times New Roman" w:cs="Times New Roman"/>
          <w:sz w:val="24"/>
          <w:szCs w:val="24"/>
        </w:rPr>
        <w:t>是一个可控参数，保证</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的数量是集群资源容纳</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数量的倍数，这样每次</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都可以并行执行，不会剩余很少的</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最后运行。最后我们通过设置</w:t>
      </w:r>
      <w:r w:rsidR="00AE7811" w:rsidRPr="00B96E99">
        <w:rPr>
          <w:rFonts w:ascii="Times New Roman" w:eastAsia="宋体" w:hAnsi="Times New Roman" w:cs="Times New Roman"/>
          <w:sz w:val="24"/>
          <w:szCs w:val="24"/>
        </w:rPr>
        <w:t>mapreduce.input.</w:t>
      </w:r>
      <w:r w:rsidRPr="00B96E99">
        <w:rPr>
          <w:rFonts w:ascii="Times New Roman" w:eastAsia="宋体" w:hAnsi="Times New Roman" w:cs="Times New Roman"/>
          <w:sz w:val="24"/>
          <w:szCs w:val="24"/>
        </w:rPr>
        <w:t>fileinputformat.split.maxsize</w:t>
      </w:r>
      <w:r w:rsidR="00AE7811" w:rsidRPr="00B96E99">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AE7811" w:rsidRPr="00B96E99">
        <w:rPr>
          <w:rFonts w:ascii="Times New Roman" w:eastAsia="宋体" w:hAnsi="Times New Roman" w:cs="Times New Roman"/>
          <w:sz w:val="24"/>
          <w:szCs w:val="24"/>
        </w:rPr>
        <w:t>来划分输入文件。另一个限制是，保证</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的大小为一道数据大小的倍数，防止切分一道数据。通过输入</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，我们读取输入道数据，形成</w:t>
      </w:r>
      <w:r w:rsidR="00DE2927" w:rsidRPr="00B96E99">
        <w:rPr>
          <w:rFonts w:ascii="Times New Roman" w:eastAsia="宋体" w:hAnsi="Times New Roman" w:cs="Times New Roman"/>
          <w:sz w:val="24"/>
          <w:szCs w:val="24"/>
        </w:rPr>
        <w:t>&lt;key,value&gt;</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键值对，并发送到每个</w:t>
      </w:r>
      <w:r w:rsidR="00AE7811" w:rsidRPr="00B96E99">
        <w:rPr>
          <w:rFonts w:ascii="Times New Roman" w:eastAsia="宋体" w:hAnsi="Times New Roman" w:cs="Times New Roman"/>
          <w:sz w:val="24"/>
          <w:szCs w:val="24"/>
        </w:rPr>
        <w:t xml:space="preserve">mapper </w:t>
      </w:r>
      <w:r w:rsidR="00AE7811" w:rsidRPr="00B96E99">
        <w:rPr>
          <w:rFonts w:ascii="Times New Roman" w:eastAsia="宋体" w:hAnsi="Times New Roman" w:cs="Times New Roman"/>
          <w:sz w:val="24"/>
          <w:szCs w:val="24"/>
        </w:rPr>
        <w:t>中进行处理。</w:t>
      </w:r>
      <w:r w:rsidR="00DE2927" w:rsidRPr="00B96E99">
        <w:rPr>
          <w:rFonts w:ascii="Times New Roman" w:eastAsia="宋体" w:hAnsi="Times New Roman" w:cs="Times New Roman"/>
          <w:sz w:val="24"/>
          <w:szCs w:val="24"/>
        </w:rPr>
        <w:t>key</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代表输入道在文件中的道号，</w:t>
      </w:r>
      <w:r w:rsidR="00DE2927" w:rsidRPr="00B96E99">
        <w:rPr>
          <w:rFonts w:ascii="Times New Roman" w:eastAsia="宋体" w:hAnsi="Times New Roman" w:cs="Times New Roman"/>
          <w:sz w:val="24"/>
          <w:szCs w:val="24"/>
        </w:rPr>
        <w:t>value</w:t>
      </w:r>
      <w:r w:rsidR="00AE7811" w:rsidRPr="00B96E99">
        <w:rPr>
          <w:rFonts w:ascii="Times New Roman" w:eastAsia="宋体" w:hAnsi="Times New Roman" w:cs="Times New Roman"/>
          <w:sz w:val="24"/>
          <w:szCs w:val="24"/>
        </w:rPr>
        <w:t>代表每个输入道对应的中心点坐标。</w:t>
      </w:r>
    </w:p>
    <w:p w14:paraId="08608C96" w14:textId="77777777" w:rsidR="00AE7811" w:rsidRPr="00B96E99" w:rsidRDefault="00AE7811"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传过来的输入道数据进行处理，读取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上的速度数据，炮点坐标数据和检波器坐标数据，每个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都是并行的进行处理，这加快了运算的速度。由于每个输入道都会产生一定量的输出道，每个不同的输入道产生的输出道有很多重合，因此，我们再</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中我们用多线程来处理输入道数据，我们设置每个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数据的线程数为</w:t>
      </w:r>
      <w:r w:rsidR="00817DB5"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中的线程数为</w:t>
      </w:r>
      <w:r w:rsidR="00817DB5"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。最后一个策略是将输出道的数据写入本地文件，减少数据的发送量，减轻网络带宽。将一个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中的输出道写入二进制文件，保存输出道的道号和文件名、偏移量，格式如：</w:t>
      </w:r>
      <w:r w:rsidR="007A7243"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p>
    <w:p w14:paraId="7AFE08B1"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阶段，对同一节点上的</w:t>
      </w:r>
      <w:r w:rsidRPr="00B96E99">
        <w:rPr>
          <w:rFonts w:ascii="Times New Roman" w:eastAsia="宋体" w:hAnsi="Times New Roman" w:cs="Times New Roman"/>
          <w:sz w:val="24"/>
          <w:szCs w:val="24"/>
        </w:rPr>
        <w:t xml:space="preserve">mappers </w:t>
      </w:r>
      <w:r w:rsidRPr="00B96E99">
        <w:rPr>
          <w:rFonts w:ascii="Times New Roman" w:eastAsia="宋体" w:hAnsi="Times New Roman" w:cs="Times New Roman"/>
          <w:sz w:val="24"/>
          <w:szCs w:val="24"/>
        </w:rPr>
        <w:t>产生的数据进行聚合，同一个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值进行聚合，这将会大大减少一个节点上的网络传输量，从而提高程序性能。</w:t>
      </w:r>
    </w:p>
    <w:p w14:paraId="7EA062F6" w14:textId="77777777" w:rsidR="002867FD"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阶段：由于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产生的输出道的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值为输出道道号，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会自动按文本来排序，而不是按照数字大小排序，所以，在</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发送到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端时，进行一个映射，把道号按照</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任务的大小进行划分，</w:t>
      </w:r>
      <w:r w:rsidRPr="00B96E99">
        <w:rPr>
          <w:rFonts w:ascii="Times New Roman" w:eastAsia="宋体" w:hAnsi="Times New Roman" w:cs="Times New Roman"/>
          <w:sz w:val="24"/>
          <w:szCs w:val="24"/>
        </w:rPr>
        <w:t>reduce id</w:t>
      </w:r>
      <w:r w:rsidRPr="00B96E99">
        <w:rPr>
          <w:rFonts w:ascii="Times New Roman" w:eastAsia="宋体" w:hAnsi="Times New Roman" w:cs="Times New Roman"/>
          <w:sz w:val="24"/>
          <w:szCs w:val="24"/>
        </w:rPr>
        <w:t>小的对应道号小的输出道。映射公式为：</w:t>
      </w:r>
    </w:p>
    <w:p w14:paraId="6A017086" w14:textId="77777777" w:rsidR="002867FD" w:rsidRPr="00B96E99" w:rsidRDefault="00A423BC" w:rsidP="002867FD">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m:oMathPara>
    </w:p>
    <w:p w14:paraId="5446B9F1" w14:textId="77777777" w:rsidR="00895002" w:rsidRPr="00B96E99" w:rsidRDefault="00895002" w:rsidP="002867FD">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中进行排序，这同时也进行了并行的排序。</w:t>
      </w:r>
    </w:p>
    <w:p w14:paraId="385836A8"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中传来的输出道</w:t>
      </w:r>
      <w:r w:rsidR="002867FD"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键值对，我们根据键值对读取</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生成的文件，进行聚合相同的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值相同的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进行叠加。</w:t>
      </w:r>
    </w:p>
    <w:p w14:paraId="2B35984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Output</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00DE1798"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p>
    <w:p w14:paraId="421FE66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成像步骤：根据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阶段生成输出文件，我们根据文件名中的最小</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值进行排序，然后依次把所以的二进制文件聚合到一个</w:t>
      </w:r>
      <w:r w:rsidRPr="00B96E99">
        <w:rPr>
          <w:rFonts w:ascii="Times New Roman" w:eastAsia="宋体" w:hAnsi="Times New Roman" w:cs="Times New Roman"/>
          <w:sz w:val="24"/>
          <w:szCs w:val="24"/>
        </w:rPr>
        <w:t>image</w:t>
      </w:r>
      <w:r w:rsidRPr="00B96E99">
        <w:rPr>
          <w:rFonts w:ascii="Times New Roman" w:eastAsia="宋体" w:hAnsi="Times New Roman" w:cs="Times New Roman"/>
          <w:sz w:val="24"/>
          <w:szCs w:val="24"/>
        </w:rPr>
        <w:t>二进制文件中。最后删除所有的中间文件以节省空间。</w:t>
      </w:r>
    </w:p>
    <w:p w14:paraId="5CD72555" w14:textId="77777777" w:rsidR="005C3A4C" w:rsidRPr="00B96E99" w:rsidRDefault="00760673" w:rsidP="009256E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1DBF1FB2">
            <wp:extent cx="5192202" cy="4177016"/>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4395" cy="4219004"/>
                    </a:xfrm>
                    <a:prstGeom prst="rect">
                      <a:avLst/>
                    </a:prstGeom>
                  </pic:spPr>
                </pic:pic>
              </a:graphicData>
            </a:graphic>
          </wp:inline>
        </w:drawing>
      </w:r>
    </w:p>
    <w:p w14:paraId="16484BC5" w14:textId="77777777"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9256E3" w:rsidRPr="00B96E99">
        <w:rPr>
          <w:rFonts w:ascii="Times New Roman" w:eastAsia="宋体" w:hAnsi="Times New Roman" w:cs="Times New Roman"/>
          <w:sz w:val="24"/>
          <w:szCs w:val="24"/>
        </w:rPr>
        <w:t>Kirchhoff</w:t>
      </w:r>
      <w:r w:rsidR="009256E3" w:rsidRPr="00B96E99">
        <w:rPr>
          <w:rFonts w:ascii="Times New Roman" w:eastAsia="宋体" w:hAnsi="Times New Roman" w:cs="Times New Roman"/>
          <w:sz w:val="24"/>
          <w:szCs w:val="24"/>
        </w:rPr>
        <w:t>算法的结构图</w:t>
      </w:r>
    </w:p>
    <w:p w14:paraId="6E8F732B" w14:textId="77777777" w:rsidR="00A7160D" w:rsidRPr="00B96E99" w:rsidRDefault="00A7160D" w:rsidP="00A7160D">
      <w:pPr>
        <w:pStyle w:val="30"/>
        <w:rPr>
          <w:rFonts w:ascii="Times New Roman" w:eastAsiaTheme="majorEastAsia" w:hAnsi="Times New Roman" w:cs="Times New Roman"/>
          <w:sz w:val="28"/>
          <w:szCs w:val="28"/>
        </w:rPr>
      </w:pPr>
      <w:bookmarkStart w:id="562" w:name="_Toc450413334"/>
      <w:r w:rsidRPr="00B96E99">
        <w:rPr>
          <w:rFonts w:ascii="Times New Roman" w:eastAsiaTheme="majorEastAsia" w:hAnsi="Times New Roman" w:cs="Times New Roman"/>
          <w:sz w:val="28"/>
          <w:szCs w:val="28"/>
        </w:rPr>
        <w:lastRenderedPageBreak/>
        <w:t>4.2.2 Spark</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62"/>
    </w:p>
    <w:p w14:paraId="10423814" w14:textId="77777777" w:rsidR="00A7160D" w:rsidRPr="00B96E99" w:rsidRDefault="00A7160D"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576E09B1" w14:textId="77777777" w:rsidR="00F47E6E" w:rsidRPr="00B96E99" w:rsidRDefault="00D355DB"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获取集群环境阶段：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代表的是输入道道号，</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代表的是输入道对应的中心点坐标。一个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376AE82" w14:textId="77777777" w:rsidR="00F47E6E" w:rsidRPr="00B96E99" w:rsidRDefault="00A423BC" w:rsidP="00F47E6E">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r>
            <w:rPr>
              <w:rFonts w:ascii="Cambria Math" w:eastAsia="宋体" w:hAnsi="Cambria Math" w:cs="Times New Roman"/>
              <w:sz w:val="24"/>
              <w:szCs w:val="24"/>
            </w:rPr>
            <m:t>)</m:t>
          </m:r>
        </m:oMath>
      </m:oMathPara>
    </w:p>
    <w:p w14:paraId="6B117795" w14:textId="77777777" w:rsidR="00A7160D" w:rsidRPr="00B96E99" w:rsidRDefault="00F47E6E" w:rsidP="00F47E6E">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D355DB" w:rsidRPr="00B96E99">
        <w:rPr>
          <w:rFonts w:ascii="Times New Roman" w:eastAsia="宋体" w:hAnsi="Times New Roman" w:cs="Times New Roman"/>
          <w:sz w:val="24"/>
          <w:szCs w:val="24"/>
        </w:rPr>
        <w:t>是一个可变参数，为一个整数，表示分区数为</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数的倍数，这样就保证了每次都并行处理分区，不会遗留剩余的分区被</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单独处理。</w:t>
      </w:r>
      <w:r w:rsidR="00D355DB" w:rsidRPr="00B96E99">
        <w:rPr>
          <w:rFonts w:ascii="Times New Roman" w:eastAsia="宋体" w:hAnsi="Times New Roman" w:cs="Times New Roman"/>
          <w:sz w:val="24"/>
          <w:szCs w:val="24"/>
        </w:rPr>
        <w:t>N</w:t>
      </w:r>
      <w:r w:rsidR="00D355DB" w:rsidRPr="00B96E99">
        <w:rPr>
          <w:rFonts w:ascii="Times New Roman" w:eastAsia="宋体" w:hAnsi="Times New Roman" w:cs="Times New Roman"/>
          <w:sz w:val="24"/>
          <w:szCs w:val="24"/>
        </w:rPr>
        <w:t>代表这个集群上的</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个数，一般</w:t>
      </w:r>
      <w:r w:rsidR="003B6720" w:rsidRPr="00B96E99">
        <w:rPr>
          <w:rFonts w:ascii="Times New Roman" w:eastAsia="宋体" w:hAnsi="Times New Roman" w:cs="Times New Roman"/>
          <w:sz w:val="24"/>
          <w:szCs w:val="24"/>
        </w:rPr>
        <w:t xml:space="preserve">1~2 </w:t>
      </w:r>
      <w:r w:rsidR="00D355DB" w:rsidRPr="00B96E99">
        <w:rPr>
          <w:rFonts w:ascii="Times New Roman" w:eastAsia="宋体" w:hAnsi="Times New Roman" w:cs="Times New Roman"/>
          <w:sz w:val="24"/>
          <w:szCs w:val="24"/>
        </w:rPr>
        <w:t xml:space="preserve">CPU </w:t>
      </w:r>
      <w:r w:rsidR="00D355DB" w:rsidRPr="00B96E99">
        <w:rPr>
          <w:rFonts w:ascii="Times New Roman" w:eastAsia="宋体" w:hAnsi="Times New Roman" w:cs="Times New Roman"/>
          <w:sz w:val="24"/>
          <w:szCs w:val="24"/>
        </w:rPr>
        <w:t>核一个</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，如果内存特别小，则会影响</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数量，因此选择</w:t>
      </w:r>
      <w:r w:rsidR="00D355DB" w:rsidRPr="00B96E99">
        <w:rPr>
          <w:rFonts w:ascii="Times New Roman" w:eastAsia="宋体" w:hAnsi="Times New Roman" w:cs="Times New Roman"/>
          <w:sz w:val="24"/>
          <w:szCs w:val="24"/>
        </w:rPr>
        <w:t>CPU</w:t>
      </w:r>
      <w:r w:rsidR="00D355DB" w:rsidRPr="00B96E99">
        <w:rPr>
          <w:rFonts w:ascii="Times New Roman" w:eastAsia="宋体" w:hAnsi="Times New Roman" w:cs="Times New Roman"/>
          <w:sz w:val="24"/>
          <w:szCs w:val="24"/>
        </w:rPr>
        <w:t>核心数和内存划分数最小的一个作为</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的数量。</w:t>
      </w:r>
    </w:p>
    <w:p w14:paraId="18257E7A" w14:textId="77777777" w:rsidR="00D355DB" w:rsidRPr="00B96E99" w:rsidRDefault="00547B2F"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输入阶段：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提供的</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方法可以读取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文件，并且能通过自定义的输入格式来读取文件，我们定义一个输入文件类，把输入道文件读取成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键值对，并且保证每道数据都是一个整体，不能切分一道数据，方便计算。</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代表输入道道号，</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代表输入道道号对应的中心点坐标。通过读取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的每条记录包含一系列输入道，因为</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支持手动分区，根据上面的公式，我们把</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分区以在</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上并行执行。另外，</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还支持</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操作，可以把中间数据缓存在内存中，</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提供了多级缓存机制，可以把数据完全缓存在内存中，也可以缓存在硬盘上，或者两种都使用。不仅如此，</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操作还支持缓存双份在内存或硬盘中，加速了并行读写速度。</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在第一次计算后就缓存了数据，等下次计算时直接读取缓存，加快了执行速度。因此，我们把从</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中读取的输入道数据缓存在内存和硬盘中（防止过大，内存不足），当再次读取数据时加快速度，并且能在后续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失败时，能快速重建该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7171BECC" w14:textId="77777777" w:rsidR="00547B2F" w:rsidRPr="00B96E99" w:rsidRDefault="002364D4"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FlatMap</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的每个分区都会进行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阶段，获取</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键值对中的输入道道号和中心点坐标，对每个输入道读取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任务运行到一个合适的百分比时，系统会启动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任务来收集</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任务产生的中间结果，</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任务会一直占用资源，这会影响后期</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进行重新分区来适应</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33B185F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任务，这样就避免了最后成像数据的排序时间，只需要在每个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3C6CC692" w14:textId="77777777" w:rsidR="0024521A" w:rsidRPr="00B96E99" w:rsidRDefault="00A423BC" w:rsidP="0024521A">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m:oMathPara>
    </w:p>
    <w:p w14:paraId="340A9C37"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阶段：该阶段接收来自映射的</w:t>
      </w:r>
      <w:r w:rsidRPr="00B96E99">
        <w:rPr>
          <w:rFonts w:ascii="Times New Roman" w:eastAsia="宋体" w:hAnsi="Times New Roman" w:cs="Times New Roman"/>
          <w:sz w:val="24"/>
          <w:szCs w:val="24"/>
        </w:rPr>
        <w:t xml:space="preserve">FlatMap </w:t>
      </w:r>
      <w:r w:rsidRPr="00B96E99">
        <w:rPr>
          <w:rFonts w:ascii="Times New Roman" w:eastAsia="宋体" w:hAnsi="Times New Roman" w:cs="Times New Roman"/>
          <w:sz w:val="24"/>
          <w:szCs w:val="24"/>
        </w:rPr>
        <w:t>的</w:t>
      </w:r>
      <w:r w:rsidR="0024521A"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键值对，对每个相同的</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值的</w:t>
      </w:r>
      <w:r w:rsidR="0024521A"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进行叠加，生成图像数据。</w:t>
      </w:r>
      <w:r w:rsidR="009335A2" w:rsidRPr="00B96E99">
        <w:rPr>
          <w:rFonts w:ascii="Times New Roman" w:eastAsia="宋体" w:hAnsi="Times New Roman" w:cs="Times New Roman"/>
          <w:sz w:val="24"/>
          <w:szCs w:val="24"/>
        </w:rPr>
        <w:t xml:space="preserve"> </w:t>
      </w:r>
      <w:r w:rsidR="00D67F8F"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方法的另一个优化就是：它会先把同一个节点的相同输出道道号</w:t>
      </w:r>
      <w:r w:rsidRPr="00B96E99">
        <w:rPr>
          <w:rFonts w:ascii="Times New Roman" w:eastAsia="宋体" w:hAnsi="Times New Roman" w:cs="Times New Roman"/>
          <w:sz w:val="24"/>
          <w:szCs w:val="24"/>
        </w:rPr>
        <w:t>\emph{key}</w:t>
      </w:r>
      <w:r w:rsidRPr="00B96E99">
        <w:rPr>
          <w:rFonts w:ascii="Times New Roman" w:eastAsia="宋体" w:hAnsi="Times New Roman" w:cs="Times New Roman"/>
          <w:sz w:val="24"/>
          <w:szCs w:val="24"/>
        </w:rPr>
        <w:t>进行聚合，然后再传递到</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任务中，这减少了节点间的</w:t>
      </w:r>
      <w:r w:rsidRPr="00B96E99">
        <w:rPr>
          <w:rFonts w:ascii="Times New Roman" w:eastAsia="宋体" w:hAnsi="Times New Roman" w:cs="Times New Roman"/>
          <w:sz w:val="24"/>
          <w:szCs w:val="24"/>
        </w:rPr>
        <w:lastRenderedPageBreak/>
        <w:t>通信量。</w:t>
      </w: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方法将返回一个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，保存了输出道道号和成像数据组成的键值对。每个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任务会并行的运行在不同的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上，一个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任务完成后就会执行下一个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任务，只要保证</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分区是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任务的倍数，这样才能保证所有的</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任务并行执行，不会浪费资源。</w:t>
      </w:r>
    </w:p>
    <w:p w14:paraId="1617C74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29445B03" w14:textId="77777777" w:rsidR="00E9327D" w:rsidRPr="00B96E99" w:rsidRDefault="00914831"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成像阶段：根据排序好的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进行写文件到</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saveAsNewAPIHadoopFile</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分区分别写入文件，产生的文件名由该分区中最小的输出道道号的值来命名，最后根据文件名来合并所有的成像文件，生成一个二进制成像文件，并删除中间文件。</w:t>
      </w:r>
    </w:p>
    <w:p w14:paraId="3E645DBA" w14:textId="77777777" w:rsidR="00901601" w:rsidRPr="00B96E99" w:rsidRDefault="00901601"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66840E65">
            <wp:extent cx="5274310" cy="42722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72280"/>
                    </a:xfrm>
                    <a:prstGeom prst="rect">
                      <a:avLst/>
                    </a:prstGeom>
                  </pic:spPr>
                </pic:pic>
              </a:graphicData>
            </a:graphic>
          </wp:inline>
        </w:drawing>
      </w:r>
    </w:p>
    <w:p w14:paraId="7DAB5E1D" w14:textId="77777777"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536C6A" w:rsidRPr="00B96E99">
        <w:rPr>
          <w:rFonts w:ascii="Times New Roman" w:eastAsia="宋体" w:hAnsi="Times New Roman" w:cs="Times New Roman"/>
          <w:sz w:val="24"/>
          <w:szCs w:val="24"/>
        </w:rPr>
        <w:t>Kirchhoff</w:t>
      </w:r>
      <w:r w:rsidR="00536C6A" w:rsidRPr="00B96E99">
        <w:rPr>
          <w:rFonts w:ascii="Times New Roman" w:eastAsia="宋体" w:hAnsi="Times New Roman" w:cs="Times New Roman"/>
          <w:sz w:val="24"/>
          <w:szCs w:val="24"/>
        </w:rPr>
        <w:t>算法实现</w:t>
      </w:r>
    </w:p>
    <w:p w14:paraId="32467C1E" w14:textId="77777777" w:rsidR="008C0383" w:rsidRPr="00B96E99" w:rsidRDefault="008C0383" w:rsidP="00395C1B">
      <w:pPr>
        <w:pStyle w:val="24"/>
        <w:rPr>
          <w:rFonts w:ascii="Times New Roman" w:hAnsi="Times New Roman" w:cs="Times New Roman"/>
        </w:rPr>
      </w:pPr>
      <w:bookmarkStart w:id="563" w:name="_Toc450413335"/>
      <w:r w:rsidRPr="00B96E99">
        <w:rPr>
          <w:rFonts w:ascii="Times New Roman" w:hAnsi="Times New Roman" w:cs="Times New Roman"/>
        </w:rPr>
        <w:lastRenderedPageBreak/>
        <w:t xml:space="preserve">4.3 </w:t>
      </w:r>
      <w:del w:id="564" w:author="JieTang" w:date="2016-05-02T21:00:00Z">
        <w:r w:rsidRPr="00B96E99" w:rsidDel="00794173">
          <w:rPr>
            <w:rFonts w:ascii="Times New Roman" w:hAnsi="Times New Roman" w:cs="Times New Roman" w:hint="eastAsia"/>
          </w:rPr>
          <w:delText>Spark</w:delText>
        </w:r>
        <w:r w:rsidRPr="00B96E99" w:rsidDel="00794173">
          <w:rPr>
            <w:rFonts w:ascii="Times New Roman" w:hAnsi="Times New Roman" w:cs="Times New Roman" w:hint="eastAsia"/>
          </w:rPr>
          <w:delText>上的</w:delText>
        </w:r>
        <w:r w:rsidRPr="00B96E99" w:rsidDel="00794173">
          <w:rPr>
            <w:rFonts w:ascii="Times New Roman" w:hAnsi="Times New Roman" w:cs="Times New Roman" w:hint="eastAsia"/>
          </w:rPr>
          <w:delText>Kirchhoff</w:delText>
        </w:r>
        <w:r w:rsidRPr="00B96E99" w:rsidDel="00794173">
          <w:rPr>
            <w:rFonts w:ascii="Times New Roman" w:hAnsi="Times New Roman" w:cs="Times New Roman" w:hint="eastAsia"/>
          </w:rPr>
          <w:delText>算法实现</w:delText>
        </w:r>
      </w:del>
      <w:ins w:id="565" w:author="JieTang" w:date="2016-05-02T21:00:00Z">
        <w:r w:rsidR="00794173">
          <w:rPr>
            <w:rFonts w:ascii="Times New Roman" w:hAnsi="Times New Roman" w:cs="Times New Roman" w:hint="eastAsia"/>
          </w:rPr>
          <w:t>实验结果</w:t>
        </w:r>
      </w:ins>
      <w:bookmarkEnd w:id="563"/>
    </w:p>
    <w:p w14:paraId="55144EDC" w14:textId="77777777" w:rsidR="008C0383" w:rsidRPr="00B96E99" w:rsidRDefault="008C0383"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在该实验中，我们使用了上述的集群，集群配置如表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是地质方向的一个成像算法，所需的数据量庞大，下面我们首先介绍</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的数据文件。</w:t>
      </w:r>
    </w:p>
    <w:p w14:paraId="07221E19" w14:textId="77777777" w:rsidR="00005E8B" w:rsidRPr="00B96E99" w:rsidRDefault="00005E8B" w:rsidP="00C95EE9">
      <w:pPr>
        <w:pStyle w:val="30"/>
        <w:rPr>
          <w:rFonts w:ascii="Times New Roman" w:eastAsiaTheme="majorEastAsia" w:hAnsi="Times New Roman" w:cs="Times New Roman"/>
          <w:sz w:val="28"/>
          <w:szCs w:val="28"/>
        </w:rPr>
      </w:pPr>
      <w:bookmarkStart w:id="566" w:name="_Toc450413336"/>
      <w:r w:rsidRPr="00B96E99">
        <w:rPr>
          <w:rFonts w:ascii="Times New Roman" w:eastAsiaTheme="majorEastAsia" w:hAnsi="Times New Roman" w:cs="Times New Roman"/>
          <w:sz w:val="28"/>
          <w:szCs w:val="28"/>
        </w:rPr>
        <w:t xml:space="preserve">4.3.1 </w:t>
      </w:r>
      <w:r w:rsidRPr="00B96E99">
        <w:rPr>
          <w:rFonts w:ascii="Times New Roman" w:eastAsiaTheme="majorEastAsia" w:hAnsi="Times New Roman" w:cs="Times New Roman"/>
          <w:sz w:val="28"/>
          <w:szCs w:val="28"/>
        </w:rPr>
        <w:t>数据准备</w:t>
      </w:r>
      <w:bookmarkEnd w:id="566"/>
    </w:p>
    <w:p w14:paraId="42E96632" w14:textId="77777777" w:rsidR="00C95EE9" w:rsidRPr="00B96E99" w:rsidRDefault="00C95EE9"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77777777" w:rsidR="00C10A7D" w:rsidRPr="00B96E99" w:rsidRDefault="00C10A7D" w:rsidP="00C10A7D">
      <w:pPr>
        <w:pStyle w:val="30"/>
        <w:rPr>
          <w:rFonts w:ascii="Times New Roman" w:eastAsiaTheme="majorEastAsia" w:hAnsi="Times New Roman" w:cs="Times New Roman"/>
          <w:sz w:val="28"/>
          <w:szCs w:val="28"/>
        </w:rPr>
      </w:pPr>
      <w:bookmarkStart w:id="567" w:name="_Toc450413337"/>
      <w:r w:rsidRPr="00B96E99">
        <w:rPr>
          <w:rFonts w:ascii="Times New Roman" w:eastAsiaTheme="majorEastAsia" w:hAnsi="Times New Roman" w:cs="Times New Roman"/>
          <w:sz w:val="28"/>
          <w:szCs w:val="28"/>
        </w:rPr>
        <w:t xml:space="preserve">4.3.2 </w:t>
      </w:r>
      <w:r w:rsidRPr="00B96E99">
        <w:rPr>
          <w:rFonts w:ascii="Times New Roman" w:eastAsiaTheme="majorEastAsia" w:hAnsi="Times New Roman" w:cs="Times New Roman"/>
          <w:sz w:val="28"/>
          <w:szCs w:val="28"/>
        </w:rPr>
        <w:t>实验结果</w:t>
      </w:r>
      <w:bookmarkEnd w:id="567"/>
    </w:p>
    <w:p w14:paraId="692CF040" w14:textId="77777777" w:rsidR="00C10A7D" w:rsidRPr="00B96E99" w:rsidRDefault="00C10A7D"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算法的效率，我们实验了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两个版本（为了方便第二方面实验）；第二个方面，我们的资源调度器和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算法的性能提高，该实验验证了我们对</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的改进对不同框架（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）的性能。下面分别介绍这两个方面的实验。</w:t>
      </w:r>
    </w:p>
    <w:p w14:paraId="7C09B34B" w14:textId="77777777" w:rsidR="000C4C47" w:rsidRPr="00B96E99" w:rsidRDefault="000C4C47"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1.PKTM</w:t>
      </w:r>
      <w:r w:rsidRPr="00B96E99">
        <w:rPr>
          <w:rFonts w:ascii="Times New Roman" w:eastAsia="宋体" w:hAnsi="Times New Roman" w:cs="Times New Roman"/>
          <w:b/>
          <w:sz w:val="24"/>
          <w:szCs w:val="24"/>
        </w:rPr>
        <w:t>算法在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和</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两种框架上的改进：</w:t>
      </w:r>
    </w:p>
    <w:p w14:paraId="1B30419B" w14:textId="77777777" w:rsidR="000C4C47" w:rsidRPr="00B96E99" w:rsidRDefault="000C4C47" w:rsidP="000C4C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因为我们实现了两种框架的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算法，因此我们分别测试</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的性能。通过我们的测试发现分布式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算法比</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版本算法效率提高了</w:t>
      </w:r>
      <w:r w:rsidRPr="00B96E99">
        <w:rPr>
          <w:rFonts w:ascii="Times New Roman" w:eastAsia="宋体" w:hAnsi="Times New Roman" w:cs="Times New Roman"/>
          <w:sz w:val="24"/>
          <w:szCs w:val="24"/>
        </w:rPr>
        <w:t>20</w:t>
      </w:r>
      <w:r w:rsidRPr="00B96E99">
        <w:rPr>
          <w:rFonts w:ascii="Times New Roman" w:eastAsia="宋体" w:hAnsi="Times New Roman" w:cs="Times New Roman"/>
          <w:sz w:val="24"/>
          <w:szCs w:val="24"/>
        </w:rPr>
        <w:t>倍。因此我们只测试一些参数对算法的影响，在实验中我们使用小数据集进行测试。</w:t>
      </w:r>
    </w:p>
    <w:p w14:paraId="25518671" w14:textId="77777777" w:rsidR="00073EF8" w:rsidRPr="00B96E99" w:rsidRDefault="00073EF8"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353EC08"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lastRenderedPageBreak/>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5592CDC4" w14:textId="77777777" w:rsidR="00131A93" w:rsidRPr="00B96E99" w:rsidRDefault="00403488" w:rsidP="00403488">
      <w:pP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926AF" wp14:editId="0CBDFA4B">
            <wp:extent cx="5247861" cy="2474190"/>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2440" cy="2481064"/>
                    </a:xfrm>
                    <a:prstGeom prst="rect">
                      <a:avLst/>
                    </a:prstGeom>
                  </pic:spPr>
                </pic:pic>
              </a:graphicData>
            </a:graphic>
          </wp:inline>
        </w:drawing>
      </w:r>
    </w:p>
    <w:p w14:paraId="7BECB064" w14:textId="77777777" w:rsidR="00403488" w:rsidRPr="00B96E99" w:rsidRDefault="00403488" w:rsidP="00403488">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4237E483" w14:textId="77777777" w:rsidR="00F20EBE" w:rsidRPr="00B96E99" w:rsidRDefault="00F20EBE" w:rsidP="00F20EBE">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7777777" w:rsidR="00F20EBE" w:rsidRPr="00B96E99" w:rsidRDefault="00F20EBE"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Pr="00B96E99">
        <w:rPr>
          <w:rFonts w:ascii="Times New Roman" w:eastAsia="宋体" w:hAnsi="Times New Roman" w:cs="Times New Roman"/>
          <w:sz w:val="24"/>
          <w:szCs w:val="24"/>
        </w:rPr>
        <w:t xml:space="preserve">Spark on YARN </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，因此可以看成是</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7FF2DCFC" w14:textId="77777777" w:rsidR="000C0CB7" w:rsidRPr="00B96E99" w:rsidRDefault="000C0CB7" w:rsidP="00EA27D9">
      <w:pPr>
        <w:jc w:val="center"/>
        <w:rPr>
          <w:rFonts w:ascii="Times New Roman" w:hAnsi="Times New Roman" w:cs="Times New Roman"/>
          <w:noProof/>
        </w:rPr>
      </w:pPr>
      <w:r w:rsidRPr="00B96E99">
        <w:rPr>
          <w:rFonts w:ascii="Times New Roman" w:hAnsi="Times New Roman" w:cs="Times New Roman"/>
          <w:noProof/>
        </w:rPr>
        <w:drawing>
          <wp:inline distT="0" distB="0" distL="0" distR="0" wp14:anchorId="6F37C651" wp14:editId="49BFFEAC">
            <wp:extent cx="5274310" cy="24936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93645"/>
                    </a:xfrm>
                    <a:prstGeom prst="rect">
                      <a:avLst/>
                    </a:prstGeom>
                  </pic:spPr>
                </pic:pic>
              </a:graphicData>
            </a:graphic>
          </wp:inline>
        </w:drawing>
      </w:r>
    </w:p>
    <w:p w14:paraId="2314ABB5" w14:textId="77777777" w:rsidR="000C0CB7" w:rsidRPr="00B96E99" w:rsidRDefault="00EA27D9" w:rsidP="004506E7">
      <w:pPr>
        <w:jc w:val="center"/>
        <w:rPr>
          <w:rFonts w:ascii="Times New Roman" w:hAnsi="Times New Roman" w:cs="Times New Roman"/>
          <w:noProof/>
        </w:rPr>
      </w:pPr>
      <w:r w:rsidRPr="00B96E99">
        <w:rPr>
          <w:rFonts w:ascii="Times New Roman" w:hAnsi="Times New Roman" w:cs="Times New Roman"/>
          <w:noProof/>
        </w:rPr>
        <w:t>图</w:t>
      </w:r>
      <w:r w:rsidRPr="00B96E99">
        <w:rPr>
          <w:rFonts w:ascii="Times New Roman" w:hAnsi="Times New Roman" w:cs="Times New Roman"/>
          <w:noProof/>
        </w:rPr>
        <w:t>4.5 Spark</w:t>
      </w:r>
      <w:r w:rsidRPr="00B96E99">
        <w:rPr>
          <w:rFonts w:ascii="Times New Roman" w:hAnsi="Times New Roman" w:cs="Times New Roman"/>
          <w:noProof/>
        </w:rPr>
        <w:t>上的测试</w:t>
      </w:r>
    </w:p>
    <w:p w14:paraId="6B0BF17A" w14:textId="77777777" w:rsidR="00EE6671" w:rsidRPr="00B96E99" w:rsidRDefault="00EE6671" w:rsidP="00017AD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2.</w:t>
      </w:r>
      <w:r w:rsidRPr="00B96E99">
        <w:rPr>
          <w:rFonts w:ascii="Times New Roman" w:eastAsia="宋体" w:hAnsi="Times New Roman" w:cs="Times New Roman"/>
          <w:b/>
          <w:sz w:val="24"/>
          <w:szCs w:val="24"/>
        </w:rPr>
        <w:t>调度器和</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改进后对</w:t>
      </w:r>
      <w:r w:rsidRPr="00B96E99">
        <w:rPr>
          <w:rFonts w:ascii="Times New Roman" w:eastAsia="宋体" w:hAnsi="Times New Roman" w:cs="Times New Roman"/>
          <w:b/>
          <w:sz w:val="24"/>
          <w:szCs w:val="24"/>
        </w:rPr>
        <w:t>PKTM</w:t>
      </w:r>
      <w:r w:rsidRPr="00B96E99">
        <w:rPr>
          <w:rFonts w:ascii="Times New Roman" w:eastAsia="宋体" w:hAnsi="Times New Roman" w:cs="Times New Roman"/>
          <w:b/>
          <w:sz w:val="24"/>
          <w:szCs w:val="24"/>
        </w:rPr>
        <w:t>的性能：</w:t>
      </w:r>
    </w:p>
    <w:p w14:paraId="443BD466" w14:textId="77777777" w:rsidR="00EE6671" w:rsidRPr="00B96E99" w:rsidRDefault="00EE667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该阶段我们主要比较改进后的集群和原先集群性能的差别，主要从</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数目来测试，我们首先规定</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内存不变，然后测试不同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数目的性能比较，然后再改变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内存的大小，如下图</w:t>
      </w:r>
      <w:r w:rsidRPr="00B96E99">
        <w:rPr>
          <w:rFonts w:ascii="Times New Roman" w:eastAsia="宋体" w:hAnsi="Times New Roman" w:cs="Times New Roman"/>
          <w:sz w:val="24"/>
          <w:szCs w:val="24"/>
        </w:rPr>
        <w:t>4.6</w:t>
      </w:r>
      <w:r w:rsidRPr="00B96E99">
        <w:rPr>
          <w:rFonts w:ascii="Times New Roman" w:eastAsia="宋体" w:hAnsi="Times New Roman" w:cs="Times New Roman"/>
          <w:sz w:val="24"/>
          <w:szCs w:val="24"/>
        </w:rPr>
        <w:t>所示。从图中看，在第一幅图中，我们设置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的内存为</w:t>
      </w:r>
      <w:r w:rsidRPr="00B96E99">
        <w:rPr>
          <w:rFonts w:ascii="Times New Roman" w:eastAsia="宋体" w:hAnsi="Times New Roman" w:cs="Times New Roman"/>
          <w:sz w:val="24"/>
          <w:szCs w:val="24"/>
        </w:rPr>
        <w:t>0.5G</w:t>
      </w:r>
      <w:r w:rsidRPr="00B96E99">
        <w:rPr>
          <w:rFonts w:ascii="Times New Roman" w:eastAsia="宋体" w:hAnsi="Times New Roman" w:cs="Times New Roman"/>
          <w:sz w:val="24"/>
          <w:szCs w:val="24"/>
        </w:rPr>
        <w:t>，在不同的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程序运行的时间对比。依次类推，第二幅图中，设置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内存为</w:t>
      </w:r>
      <w:r w:rsidRPr="00B96E99">
        <w:rPr>
          <w:rFonts w:ascii="Times New Roman" w:eastAsia="宋体" w:hAnsi="Times New Roman" w:cs="Times New Roman"/>
          <w:sz w:val="24"/>
          <w:szCs w:val="24"/>
        </w:rPr>
        <w:t>1G</w:t>
      </w:r>
      <w:r w:rsidRPr="00B96E99">
        <w:rPr>
          <w:rFonts w:ascii="Times New Roman" w:eastAsia="宋体" w:hAnsi="Times New Roman" w:cs="Times New Roman"/>
          <w:sz w:val="24"/>
          <w:szCs w:val="24"/>
        </w:rPr>
        <w:t>，第三、四幅图则为</w:t>
      </w:r>
      <w:r w:rsidRPr="00B96E99">
        <w:rPr>
          <w:rFonts w:ascii="Times New Roman" w:eastAsia="宋体" w:hAnsi="Times New Roman" w:cs="Times New Roman"/>
          <w:sz w:val="24"/>
          <w:szCs w:val="24"/>
        </w:rPr>
        <w:t>1.5G</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2G</w:t>
      </w:r>
      <w:r w:rsidRPr="00B96E99">
        <w:rPr>
          <w:rFonts w:ascii="Times New Roman" w:eastAsia="宋体" w:hAnsi="Times New Roman" w:cs="Times New Roman"/>
          <w:sz w:val="24"/>
          <w:szCs w:val="24"/>
        </w:rPr>
        <w:t>。</w:t>
      </w:r>
    </w:p>
    <w:p w14:paraId="4650294B"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599E007" wp14:editId="5B345AB0">
            <wp:extent cx="5274310" cy="46913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691380"/>
                    </a:xfrm>
                    <a:prstGeom prst="rect">
                      <a:avLst/>
                    </a:prstGeom>
                  </pic:spPr>
                </pic:pic>
              </a:graphicData>
            </a:graphic>
          </wp:inline>
        </w:drawing>
      </w:r>
    </w:p>
    <w:p w14:paraId="0C4CECBA"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4.6 Kirchhoff</w:t>
      </w:r>
      <w:r w:rsidRPr="00B96E99">
        <w:rPr>
          <w:rFonts w:ascii="Times New Roman" w:eastAsia="宋体" w:hAnsi="Times New Roman" w:cs="Times New Roman"/>
          <w:sz w:val="24"/>
          <w:szCs w:val="24"/>
        </w:rPr>
        <w:t>程序在不同平台的性能对比</w:t>
      </w:r>
    </w:p>
    <w:p w14:paraId="7E22642C" w14:textId="77777777" w:rsidR="007E6201" w:rsidRPr="00B96E99" w:rsidRDefault="007E620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程序比原始框架下的程序运行时间大大的减少了。</w:t>
      </w:r>
    </w:p>
    <w:p w14:paraId="0869EC91" w14:textId="77777777" w:rsidR="007E6201"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87EC3B" wp14:editId="337E4231">
            <wp:extent cx="4919075" cy="531942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891" cy="5324631"/>
                    </a:xfrm>
                    <a:prstGeom prst="rect">
                      <a:avLst/>
                    </a:prstGeom>
                  </pic:spPr>
                </pic:pic>
              </a:graphicData>
            </a:graphic>
          </wp:inline>
        </w:drawing>
      </w:r>
    </w:p>
    <w:p w14:paraId="62A51E76"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DBE1278" wp14:editId="4FD746B5">
            <wp:extent cx="5274310" cy="4621530"/>
            <wp:effectExtent l="0" t="0" r="254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21530"/>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3CD1E98D" w14:textId="77777777" w:rsidR="009E3C76" w:rsidRPr="00B96E99" w:rsidRDefault="006C103C"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Pr="00B96E99">
        <w:rPr>
          <w:rFonts w:ascii="Times New Roman" w:eastAsia="宋体" w:hAnsi="Times New Roman" w:cs="Times New Roman"/>
          <w:sz w:val="24"/>
          <w:szCs w:val="24"/>
        </w:rPr>
        <w:t>4.8</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等方面都有不错的性能。</w:t>
      </w:r>
    </w:p>
    <w:p w14:paraId="5BF9A6CE"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0C061AD" wp14:editId="3F6FEE1C">
            <wp:extent cx="5274310" cy="4428876"/>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9197" cy="4432979"/>
                    </a:xfrm>
                    <a:prstGeom prst="rect">
                      <a:avLst/>
                    </a:prstGeom>
                  </pic:spPr>
                </pic:pic>
              </a:graphicData>
            </a:graphic>
          </wp:inline>
        </w:drawing>
      </w:r>
    </w:p>
    <w:p w14:paraId="13810BD9"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4.8 Kirchhoff</w:t>
      </w:r>
      <w:r w:rsidRPr="00B96E99">
        <w:rPr>
          <w:rFonts w:ascii="Times New Roman" w:eastAsia="宋体" w:hAnsi="Times New Roman" w:cs="Times New Roman"/>
          <w:sz w:val="24"/>
          <w:szCs w:val="24"/>
        </w:rPr>
        <w:t>程序运行情况</w:t>
      </w:r>
    </w:p>
    <w:p w14:paraId="58B04398" w14:textId="77777777" w:rsidR="0032205C" w:rsidRPr="00B96E99" w:rsidRDefault="00016A29" w:rsidP="00016A29">
      <w:pPr>
        <w:pStyle w:val="24"/>
        <w:rPr>
          <w:rFonts w:ascii="Times New Roman" w:hAnsi="Times New Roman" w:cs="Times New Roman"/>
        </w:rPr>
      </w:pPr>
      <w:bookmarkStart w:id="568" w:name="_Toc450413338"/>
      <w:r w:rsidRPr="00B96E99">
        <w:rPr>
          <w:rFonts w:ascii="Times New Roman" w:hAnsi="Times New Roman" w:cs="Times New Roman"/>
        </w:rPr>
        <w:t>4.4</w:t>
      </w:r>
      <w:r w:rsidR="001634AA" w:rsidRPr="00B96E99">
        <w:rPr>
          <w:rFonts w:ascii="Times New Roman" w:hAnsi="Times New Roman" w:cs="Times New Roman"/>
        </w:rPr>
        <w:t>本章小结</w:t>
      </w:r>
      <w:bookmarkEnd w:id="568"/>
    </w:p>
    <w:p w14:paraId="7D1E0E29" w14:textId="77777777"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数目来验证性能，从实验中我们可以看出我们的改进有一定的性能提高。</w:t>
      </w:r>
    </w:p>
    <w:p w14:paraId="051222F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3D4697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6DF1795"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579873B0"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E9B087F"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6CA1B6A4"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12E8AEDC"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388FC60" w14:textId="77777777" w:rsidR="00986C08" w:rsidRPr="00B96E99" w:rsidRDefault="000E493A" w:rsidP="00450FB8">
      <w:pPr>
        <w:pStyle w:val="1a"/>
        <w:numPr>
          <w:ilvl w:val="0"/>
          <w:numId w:val="28"/>
        </w:numPr>
        <w:rPr>
          <w:rFonts w:ascii="Times New Roman" w:eastAsia="宋体" w:hAnsi="Times New Roman" w:cs="Times New Roman"/>
        </w:rPr>
      </w:pPr>
      <w:bookmarkStart w:id="569" w:name="_Toc450413339"/>
      <w:r w:rsidRPr="00B96E99">
        <w:rPr>
          <w:rFonts w:ascii="Times New Roman" w:eastAsia="宋体" w:hAnsi="Times New Roman" w:cs="Times New Roman"/>
        </w:rPr>
        <w:lastRenderedPageBreak/>
        <w:t>总结与展望</w:t>
      </w:r>
      <w:bookmarkEnd w:id="569"/>
    </w:p>
    <w:p w14:paraId="3946A92C" w14:textId="77777777" w:rsidR="00F47B2C" w:rsidRPr="00B96E99" w:rsidRDefault="00F47B2C" w:rsidP="00450FB8">
      <w:pPr>
        <w:pStyle w:val="24"/>
        <w:numPr>
          <w:ilvl w:val="1"/>
          <w:numId w:val="24"/>
        </w:numPr>
        <w:rPr>
          <w:rFonts w:ascii="Times New Roman" w:eastAsia="宋体" w:hAnsi="Times New Roman" w:cs="Times New Roman"/>
        </w:rPr>
      </w:pPr>
      <w:bookmarkStart w:id="570" w:name="_Toc450413340"/>
      <w:r w:rsidRPr="00B96E99">
        <w:rPr>
          <w:rFonts w:ascii="Times New Roman" w:eastAsia="宋体" w:hAnsi="Times New Roman" w:cs="Times New Roman"/>
        </w:rPr>
        <w:t>总结</w:t>
      </w:r>
      <w:bookmarkEnd w:id="570"/>
    </w:p>
    <w:p w14:paraId="66D4BC99" w14:textId="77777777" w:rsidR="005F6EE8" w:rsidRPr="00B96E99" w:rsidRDefault="005F6EE8" w:rsidP="008A0E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本论文中，我们主要对大数据平台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框架做了更改以提高集群性能并用实际应用来测试更改后集群的性能。本文主要做了一下几个工作：</w:t>
      </w:r>
    </w:p>
    <w:p w14:paraId="0A541B98"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框架的资源调度器，构建了一个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多背包问题来解决</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资源调度的问题，然后在调度器中用人工鱼群算法来分配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，提高了集群的资源利用率和减少了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的运行时间。</w:t>
      </w:r>
    </w:p>
    <w:p w14:paraId="57B339CF"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分裂出来，做成服务，并用顺序读的策略，减少磁盘随机读写，并且用上</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的技术加速网络数据的传输，减少了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过程的时间。</w:t>
      </w:r>
    </w:p>
    <w:p w14:paraId="11BD9EC2"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算法由</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版改为分布式版本，在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上都进行了实践，然后将该算法运行在改进的</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使用的也是</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模式，从不同的框架（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）上来测试</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的改进性能。</w:t>
      </w:r>
    </w:p>
    <w:p w14:paraId="328022D0" w14:textId="77777777" w:rsidR="007142C9" w:rsidRPr="00B96E99" w:rsidRDefault="007828DA" w:rsidP="00450FB8">
      <w:pPr>
        <w:pStyle w:val="24"/>
        <w:numPr>
          <w:ilvl w:val="1"/>
          <w:numId w:val="24"/>
        </w:numPr>
        <w:rPr>
          <w:rFonts w:ascii="Times New Roman" w:eastAsia="宋体" w:hAnsi="Times New Roman" w:cs="Times New Roman"/>
        </w:rPr>
      </w:pPr>
      <w:bookmarkStart w:id="571" w:name="_Toc450413341"/>
      <w:r w:rsidRPr="00B96E99">
        <w:rPr>
          <w:rFonts w:ascii="Times New Roman" w:eastAsia="宋体" w:hAnsi="Times New Roman" w:cs="Times New Roman"/>
        </w:rPr>
        <w:t>展望</w:t>
      </w:r>
      <w:bookmarkEnd w:id="571"/>
    </w:p>
    <w:p w14:paraId="78C45116" w14:textId="77777777" w:rsidR="00166983" w:rsidRPr="00B96E99" w:rsidRDefault="002E0DA9" w:rsidP="00BE55B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论文中通过一些改进提升了集群的性能，但是还有很大的改进空间，如下所示：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F3A506E" w14:textId="77777777" w:rsidR="00EC3941" w:rsidRPr="00B96E99" w:rsidRDefault="00EC3941" w:rsidP="006D77B3">
      <w:pPr>
        <w:pStyle w:val="a3"/>
        <w:spacing w:line="400" w:lineRule="exact"/>
        <w:ind w:left="1200" w:firstLineChars="0" w:firstLine="0"/>
        <w:rPr>
          <w:rFonts w:ascii="Times New Roman" w:eastAsia="宋体" w:hAnsi="Times New Roman" w:cs="Times New Roman"/>
          <w:sz w:val="24"/>
          <w:szCs w:val="24"/>
        </w:rPr>
      </w:pP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572" w:name="_Toc450413342"/>
      <w:r w:rsidRPr="00B96E99">
        <w:rPr>
          <w:rFonts w:ascii="Times New Roman" w:eastAsia="宋体" w:hAnsi="Times New Roman" w:cs="Times New Roman"/>
        </w:rPr>
        <w:lastRenderedPageBreak/>
        <w:t>参考文献</w:t>
      </w:r>
      <w:bookmarkEnd w:id="572"/>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6"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573"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7"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8"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573"/>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C9175B">
      <w:pPr>
        <w:pStyle w:val="a3"/>
        <w:numPr>
          <w:ilvl w:val="0"/>
          <w:numId w:val="31"/>
        </w:numPr>
        <w:spacing w:line="400" w:lineRule="exact"/>
        <w:ind w:firstLineChars="0"/>
        <w:rPr>
          <w:rFonts w:ascii="Times New Roman" w:eastAsia="宋体" w:hAnsi="Times New Roman" w:cs="Times New Roman"/>
          <w:sz w:val="24"/>
          <w:szCs w:val="24"/>
        </w:rPr>
      </w:pPr>
      <w:r w:rsidRPr="00C9175B">
        <w:rPr>
          <w:rFonts w:ascii="Times New Roman" w:eastAsia="宋体" w:hAnsi="Times New Roman" w:cs="Times New Roman"/>
          <w:sz w:val="24"/>
          <w:szCs w:val="24"/>
        </w:rPr>
        <w:lastRenderedPageBreak/>
        <w:t>Dean J, Ghemawat S. MapReduce: simplified data processing on large clusters[J]. Communications of the ACM, 2008, 51(1): 107-113.</w:t>
      </w:r>
    </w:p>
    <w:p w14:paraId="171ADA75" w14:textId="55458BE0" w:rsidR="006628F1" w:rsidRDefault="004219EF" w:rsidP="006628F1">
      <w:pPr>
        <w:pStyle w:val="a3"/>
        <w:numPr>
          <w:ilvl w:val="0"/>
          <w:numId w:val="31"/>
        </w:numPr>
        <w:spacing w:line="400" w:lineRule="exact"/>
        <w:ind w:firstLineChars="0"/>
        <w:rPr>
          <w:rFonts w:ascii="Times New Roman" w:eastAsia="宋体" w:hAnsi="Times New Roman" w:cs="Times New Roman"/>
          <w:sz w:val="24"/>
          <w:szCs w:val="24"/>
        </w:rPr>
      </w:pPr>
      <w:r w:rsidRPr="004219EF">
        <w:rPr>
          <w:rFonts w:ascii="Times New Roman" w:eastAsia="宋体" w:hAnsi="Times New Roman" w:cs="Times New Roman"/>
          <w:sz w:val="24"/>
          <w:szCs w:val="24"/>
        </w:rPr>
        <w:t>Cafarella M, Cutting D. Building nutch: Open source search[J]. Queue, 2004, 2(2): 54.</w:t>
      </w:r>
    </w:p>
    <w:p w14:paraId="6813F228" w14:textId="26D04A60" w:rsidR="009F6E23" w:rsidRDefault="009F6E23" w:rsidP="009F6E23">
      <w:pPr>
        <w:pStyle w:val="a3"/>
        <w:numPr>
          <w:ilvl w:val="0"/>
          <w:numId w:val="31"/>
        </w:numPr>
        <w:spacing w:line="400" w:lineRule="exact"/>
        <w:ind w:firstLineChars="0"/>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DB0FC4">
      <w:pPr>
        <w:pStyle w:val="a3"/>
        <w:numPr>
          <w:ilvl w:val="0"/>
          <w:numId w:val="31"/>
        </w:numPr>
        <w:spacing w:line="400" w:lineRule="exact"/>
        <w:ind w:firstLineChars="0"/>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1F4595">
      <w:pPr>
        <w:pStyle w:val="a3"/>
        <w:numPr>
          <w:ilvl w:val="0"/>
          <w:numId w:val="31"/>
        </w:numPr>
        <w:spacing w:line="400" w:lineRule="exact"/>
        <w:ind w:firstLineChars="0"/>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D06BB8">
      <w:pPr>
        <w:pStyle w:val="a3"/>
        <w:numPr>
          <w:ilvl w:val="0"/>
          <w:numId w:val="31"/>
        </w:numPr>
        <w:spacing w:line="400" w:lineRule="exact"/>
        <w:ind w:firstLineChars="0"/>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14ADC6EC" w:rsidR="00307A64" w:rsidRDefault="00307A64" w:rsidP="00307A64">
      <w:pPr>
        <w:pStyle w:val="a3"/>
        <w:numPr>
          <w:ilvl w:val="0"/>
          <w:numId w:val="31"/>
        </w:numPr>
        <w:spacing w:line="400" w:lineRule="exact"/>
        <w:ind w:firstLineChars="0"/>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122BD4B6" w14:textId="5C690C7E" w:rsidR="006628F1" w:rsidRPr="006628F1" w:rsidRDefault="006628F1" w:rsidP="006628F1">
      <w:pPr>
        <w:widowControl/>
        <w:jc w:val="left"/>
        <w:rPr>
          <w:rFonts w:ascii="Times New Roman" w:eastAsia="宋体" w:hAnsi="Times New Roman" w:cs="Times New Roman" w:hint="eastAsia"/>
          <w:sz w:val="24"/>
          <w:szCs w:val="24"/>
        </w:rPr>
      </w:pPr>
      <w:r>
        <w:rPr>
          <w:rFonts w:ascii="Times New Roman" w:eastAsia="宋体" w:hAnsi="Times New Roman" w:cs="Times New Roman"/>
          <w:sz w:val="24"/>
          <w:szCs w:val="24"/>
        </w:rPr>
        <w:br w:type="page"/>
      </w: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574" w:name="_Toc450413343"/>
      <w:r w:rsidRPr="00B96E99">
        <w:rPr>
          <w:rFonts w:ascii="Times New Roman" w:eastAsia="宋体" w:hAnsi="Times New Roman" w:cs="Times New Roman"/>
        </w:rPr>
        <w:lastRenderedPageBreak/>
        <w:t>科研成果</w:t>
      </w:r>
      <w:bookmarkEnd w:id="574"/>
    </w:p>
    <w:p w14:paraId="3C5F5B68" w14:textId="77777777" w:rsidR="00E26AB0" w:rsidRPr="00B96E99" w:rsidRDefault="00E26AB0" w:rsidP="00E26AB0">
      <w:pPr>
        <w:pStyle w:val="24"/>
        <w:rPr>
          <w:rFonts w:ascii="Times New Roman" w:hAnsi="Times New Roman" w:cs="Times New Roman"/>
        </w:rPr>
      </w:pPr>
      <w:bookmarkStart w:id="575" w:name="_Toc450413344"/>
      <w:r w:rsidRPr="00B96E99">
        <w:rPr>
          <w:rFonts w:ascii="Times New Roman" w:hAnsi="Times New Roman" w:cs="Times New Roman"/>
        </w:rPr>
        <w:t>在校参加的研究工作</w:t>
      </w:r>
      <w:bookmarkEnd w:id="575"/>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576" w:name="_Toc450413345"/>
      <w:r w:rsidRPr="00B96E99">
        <w:rPr>
          <w:rFonts w:ascii="Times New Roman" w:hAnsi="Times New Roman" w:cs="Times New Roman"/>
        </w:rPr>
        <w:t>在校发表</w:t>
      </w:r>
      <w:r w:rsidR="00C42693" w:rsidRPr="00B96E99">
        <w:rPr>
          <w:rFonts w:ascii="Times New Roman" w:hAnsi="Times New Roman" w:cs="Times New Roman"/>
        </w:rPr>
        <w:t>论文</w:t>
      </w:r>
      <w:bookmarkEnd w:id="576"/>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577" w:name="_Toc450413346"/>
      <w:r w:rsidRPr="00B96E99">
        <w:rPr>
          <w:rFonts w:ascii="Times New Roman" w:eastAsia="宋体" w:hAnsi="Times New Roman" w:cs="Times New Roman"/>
        </w:rPr>
        <w:lastRenderedPageBreak/>
        <w:t>致谢</w:t>
      </w:r>
      <w:bookmarkEnd w:id="577"/>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JieTang" w:date="2016-05-02T19:42:00Z" w:initials="J">
    <w:p w14:paraId="72D31C65" w14:textId="77777777" w:rsidR="00A423BC" w:rsidRDefault="00A423BC" w:rsidP="00526714">
      <w:pPr>
        <w:pStyle w:val="af4"/>
      </w:pPr>
      <w:r>
        <w:rPr>
          <w:rStyle w:val="af3"/>
        </w:rPr>
        <w:annotationRef/>
      </w:r>
      <w:r>
        <w:rPr>
          <w:rFonts w:hint="eastAsia"/>
        </w:rPr>
        <w:t>研究意义没有说到位</w:t>
      </w:r>
    </w:p>
  </w:comment>
  <w:comment w:id="99" w:author="JieTang" w:date="2016-05-02T19:42:00Z" w:initials="J">
    <w:p w14:paraId="28544EC7" w14:textId="77777777" w:rsidR="00A423BC" w:rsidRDefault="00A423BC">
      <w:pPr>
        <w:pStyle w:val="af4"/>
      </w:pPr>
      <w:r>
        <w:rPr>
          <w:rStyle w:val="af3"/>
        </w:rPr>
        <w:annotationRef/>
      </w:r>
      <w:r>
        <w:rPr>
          <w:rFonts w:hint="eastAsia"/>
        </w:rPr>
        <w:t>作用是什么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28544EC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20F315" w14:textId="77777777" w:rsidR="00CA5DD7" w:rsidRDefault="00CA5DD7" w:rsidP="0084375E">
      <w:r>
        <w:separator/>
      </w:r>
    </w:p>
  </w:endnote>
  <w:endnote w:type="continuationSeparator" w:id="0">
    <w:p w14:paraId="3661407F" w14:textId="77777777" w:rsidR="00CA5DD7" w:rsidRDefault="00CA5DD7"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A423BC" w:rsidRDefault="00A423BC">
    <w:pPr>
      <w:pStyle w:val="a8"/>
      <w:jc w:val="center"/>
    </w:pPr>
  </w:p>
  <w:p w14:paraId="6727C234" w14:textId="77777777" w:rsidR="00A423BC" w:rsidRDefault="00A423B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A423BC" w:rsidRDefault="00A423BC">
    <w:pPr>
      <w:pStyle w:val="a8"/>
      <w:jc w:val="center"/>
    </w:pPr>
  </w:p>
  <w:p w14:paraId="17400D05" w14:textId="77777777" w:rsidR="00A423BC" w:rsidRDefault="00A423B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31D8635C" w:rsidR="00A423BC" w:rsidRDefault="00A423BC">
        <w:pPr>
          <w:pStyle w:val="a8"/>
          <w:jc w:val="center"/>
        </w:pPr>
        <w:r>
          <w:fldChar w:fldCharType="begin"/>
        </w:r>
        <w:r>
          <w:instrText>PAGE   \* MERGEFORMAT</w:instrText>
        </w:r>
        <w:r>
          <w:fldChar w:fldCharType="separate"/>
        </w:r>
        <w:r w:rsidR="00136F02" w:rsidRPr="00136F02">
          <w:rPr>
            <w:noProof/>
            <w:lang w:val="zh-CN"/>
          </w:rPr>
          <w:t>7</w:t>
        </w:r>
        <w:r>
          <w:fldChar w:fldCharType="end"/>
        </w:r>
      </w:p>
    </w:sdtContent>
  </w:sdt>
  <w:p w14:paraId="413E166D" w14:textId="77777777" w:rsidR="00A423BC" w:rsidRDefault="00A423B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1B02EB" w14:textId="77777777" w:rsidR="00CA5DD7" w:rsidRDefault="00CA5DD7" w:rsidP="0084375E">
      <w:r>
        <w:separator/>
      </w:r>
    </w:p>
  </w:footnote>
  <w:footnote w:type="continuationSeparator" w:id="0">
    <w:p w14:paraId="077D343F" w14:textId="77777777" w:rsidR="00CA5DD7" w:rsidRDefault="00CA5DD7"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A423BC" w:rsidRDefault="00A423BC">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623B48"/>
    <w:multiLevelType w:val="hybridMultilevel"/>
    <w:tmpl w:val="BA142818"/>
    <w:lvl w:ilvl="0" w:tplc="C388DB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A740CBA"/>
    <w:multiLevelType w:val="hybridMultilevel"/>
    <w:tmpl w:val="70F2567A"/>
    <w:lvl w:ilvl="0" w:tplc="6A62C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B6704F7"/>
    <w:multiLevelType w:val="multilevel"/>
    <w:tmpl w:val="04090025"/>
    <w:numStyleLink w:val="20"/>
  </w:abstractNum>
  <w:abstractNum w:abstractNumId="15"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096353A"/>
    <w:multiLevelType w:val="multilevel"/>
    <w:tmpl w:val="20408A76"/>
    <w:numStyleLink w:val="4"/>
  </w:abstractNum>
  <w:abstractNum w:abstractNumId="25"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1"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2"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3"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5"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6BF26752"/>
    <w:multiLevelType w:val="multilevel"/>
    <w:tmpl w:val="36249248"/>
    <w:numStyleLink w:val="12"/>
  </w:abstractNum>
  <w:abstractNum w:abstractNumId="49" w15:restartNumberingAfterBreak="0">
    <w:nsid w:val="6C7A5131"/>
    <w:multiLevelType w:val="hybridMultilevel"/>
    <w:tmpl w:val="3D8C71CE"/>
    <w:lvl w:ilvl="0" w:tplc="268639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705C4BE3"/>
    <w:multiLevelType w:val="multilevel"/>
    <w:tmpl w:val="1EFE73E6"/>
    <w:numStyleLink w:val="10"/>
  </w:abstractNum>
  <w:abstractNum w:abstractNumId="52"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3"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32"/>
  </w:num>
  <w:num w:numId="3">
    <w:abstractNumId w:val="30"/>
  </w:num>
  <w:num w:numId="4">
    <w:abstractNumId w:val="52"/>
  </w:num>
  <w:num w:numId="5">
    <w:abstractNumId w:val="41"/>
  </w:num>
  <w:num w:numId="6">
    <w:abstractNumId w:val="39"/>
  </w:num>
  <w:num w:numId="7">
    <w:abstractNumId w:val="24"/>
  </w:num>
  <w:num w:numId="8">
    <w:abstractNumId w:val="56"/>
  </w:num>
  <w:num w:numId="9">
    <w:abstractNumId w:val="3"/>
  </w:num>
  <w:num w:numId="10">
    <w:abstractNumId w:val="29"/>
  </w:num>
  <w:num w:numId="11">
    <w:abstractNumId w:val="16"/>
  </w:num>
  <w:num w:numId="12">
    <w:abstractNumId w:val="51"/>
  </w:num>
  <w:num w:numId="13">
    <w:abstractNumId w:val="57"/>
  </w:num>
  <w:num w:numId="14">
    <w:abstractNumId w:val="22"/>
  </w:num>
  <w:num w:numId="15">
    <w:abstractNumId w:val="21"/>
  </w:num>
  <w:num w:numId="16">
    <w:abstractNumId w:val="34"/>
  </w:num>
  <w:num w:numId="17">
    <w:abstractNumId w:val="42"/>
  </w:num>
  <w:num w:numId="18">
    <w:abstractNumId w:val="10"/>
  </w:num>
  <w:num w:numId="19">
    <w:abstractNumId w:val="6"/>
  </w:num>
  <w:num w:numId="20">
    <w:abstractNumId w:val="15"/>
  </w:num>
  <w:num w:numId="21">
    <w:abstractNumId w:val="26"/>
  </w:num>
  <w:num w:numId="22">
    <w:abstractNumId w:val="47"/>
  </w:num>
  <w:num w:numId="23">
    <w:abstractNumId w:val="17"/>
  </w:num>
  <w:num w:numId="24">
    <w:abstractNumId w:val="14"/>
  </w:num>
  <w:num w:numId="25">
    <w:abstractNumId w:val="1"/>
  </w:num>
  <w:num w:numId="26">
    <w:abstractNumId w:val="8"/>
  </w:num>
  <w:num w:numId="27">
    <w:abstractNumId w:val="55"/>
  </w:num>
  <w:num w:numId="28">
    <w:abstractNumId w:val="5"/>
  </w:num>
  <w:num w:numId="29">
    <w:abstractNumId w:val="48"/>
  </w:num>
  <w:num w:numId="30">
    <w:abstractNumId w:val="37"/>
  </w:num>
  <w:num w:numId="31">
    <w:abstractNumId w:val="38"/>
  </w:num>
  <w:num w:numId="32">
    <w:abstractNumId w:val="19"/>
  </w:num>
  <w:num w:numId="33">
    <w:abstractNumId w:val="58"/>
  </w:num>
  <w:num w:numId="34">
    <w:abstractNumId w:val="18"/>
  </w:num>
  <w:num w:numId="35">
    <w:abstractNumId w:val="20"/>
  </w:num>
  <w:num w:numId="36">
    <w:abstractNumId w:val="28"/>
  </w:num>
  <w:num w:numId="37">
    <w:abstractNumId w:val="35"/>
  </w:num>
  <w:num w:numId="38">
    <w:abstractNumId w:val="46"/>
  </w:num>
  <w:num w:numId="39">
    <w:abstractNumId w:val="53"/>
  </w:num>
  <w:num w:numId="40">
    <w:abstractNumId w:val="7"/>
  </w:num>
  <w:num w:numId="41">
    <w:abstractNumId w:val="44"/>
  </w:num>
  <w:num w:numId="42">
    <w:abstractNumId w:val="54"/>
  </w:num>
  <w:num w:numId="43">
    <w:abstractNumId w:val="27"/>
  </w:num>
  <w:num w:numId="44">
    <w:abstractNumId w:val="50"/>
  </w:num>
  <w:num w:numId="45">
    <w:abstractNumId w:val="23"/>
  </w:num>
  <w:num w:numId="46">
    <w:abstractNumId w:val="40"/>
  </w:num>
  <w:num w:numId="47">
    <w:abstractNumId w:val="25"/>
  </w:num>
  <w:num w:numId="48">
    <w:abstractNumId w:val="45"/>
  </w:num>
  <w:num w:numId="49">
    <w:abstractNumId w:val="36"/>
  </w:num>
  <w:num w:numId="50">
    <w:abstractNumId w:val="33"/>
  </w:num>
  <w:num w:numId="51">
    <w:abstractNumId w:val="4"/>
  </w:num>
  <w:num w:numId="52">
    <w:abstractNumId w:val="59"/>
  </w:num>
  <w:num w:numId="53">
    <w:abstractNumId w:val="13"/>
  </w:num>
  <w:num w:numId="54">
    <w:abstractNumId w:val="49"/>
  </w:num>
  <w:num w:numId="55">
    <w:abstractNumId w:val="12"/>
  </w:num>
  <w:num w:numId="56">
    <w:abstractNumId w:val="11"/>
  </w:num>
  <w:num w:numId="57">
    <w:abstractNumId w:val="43"/>
  </w:num>
  <w:num w:numId="58">
    <w:abstractNumId w:val="2"/>
  </w:num>
  <w:num w:numId="59">
    <w:abstractNumId w:val="0"/>
  </w:num>
  <w:num w:numId="60">
    <w:abstractNumId w:val="31"/>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5227"/>
    <w:rsid w:val="00015FCB"/>
    <w:rsid w:val="000166E7"/>
    <w:rsid w:val="000169D4"/>
    <w:rsid w:val="00016A29"/>
    <w:rsid w:val="00016F1E"/>
    <w:rsid w:val="00017ADA"/>
    <w:rsid w:val="00017F6D"/>
    <w:rsid w:val="000205F5"/>
    <w:rsid w:val="000208C8"/>
    <w:rsid w:val="00020DF4"/>
    <w:rsid w:val="00021630"/>
    <w:rsid w:val="00021F2A"/>
    <w:rsid w:val="000228CB"/>
    <w:rsid w:val="00023286"/>
    <w:rsid w:val="00023629"/>
    <w:rsid w:val="00025019"/>
    <w:rsid w:val="00025AAA"/>
    <w:rsid w:val="00025AFE"/>
    <w:rsid w:val="00026EC6"/>
    <w:rsid w:val="0002756F"/>
    <w:rsid w:val="000279AE"/>
    <w:rsid w:val="00027AC9"/>
    <w:rsid w:val="000310F1"/>
    <w:rsid w:val="00033AA0"/>
    <w:rsid w:val="00033AD8"/>
    <w:rsid w:val="00033F3C"/>
    <w:rsid w:val="00034C72"/>
    <w:rsid w:val="0003596D"/>
    <w:rsid w:val="00036651"/>
    <w:rsid w:val="00040627"/>
    <w:rsid w:val="00040E05"/>
    <w:rsid w:val="00041C76"/>
    <w:rsid w:val="00042D66"/>
    <w:rsid w:val="00042FA2"/>
    <w:rsid w:val="00044E72"/>
    <w:rsid w:val="00045CDA"/>
    <w:rsid w:val="00045F1F"/>
    <w:rsid w:val="000502A6"/>
    <w:rsid w:val="0005085B"/>
    <w:rsid w:val="00052479"/>
    <w:rsid w:val="00055117"/>
    <w:rsid w:val="000566E7"/>
    <w:rsid w:val="000571F8"/>
    <w:rsid w:val="00060589"/>
    <w:rsid w:val="000606A3"/>
    <w:rsid w:val="00060BF7"/>
    <w:rsid w:val="00061761"/>
    <w:rsid w:val="00061D5F"/>
    <w:rsid w:val="00062AF0"/>
    <w:rsid w:val="00063DF7"/>
    <w:rsid w:val="000643BD"/>
    <w:rsid w:val="000645AB"/>
    <w:rsid w:val="0006460A"/>
    <w:rsid w:val="000649C0"/>
    <w:rsid w:val="00065174"/>
    <w:rsid w:val="00066156"/>
    <w:rsid w:val="0007072A"/>
    <w:rsid w:val="00070AFC"/>
    <w:rsid w:val="000711B5"/>
    <w:rsid w:val="000717F6"/>
    <w:rsid w:val="00071AE4"/>
    <w:rsid w:val="00071DF9"/>
    <w:rsid w:val="00073CD9"/>
    <w:rsid w:val="00073EF8"/>
    <w:rsid w:val="00075158"/>
    <w:rsid w:val="00076532"/>
    <w:rsid w:val="00080671"/>
    <w:rsid w:val="00080EAF"/>
    <w:rsid w:val="000814E4"/>
    <w:rsid w:val="000816FE"/>
    <w:rsid w:val="00083267"/>
    <w:rsid w:val="00084406"/>
    <w:rsid w:val="00084D5D"/>
    <w:rsid w:val="00085327"/>
    <w:rsid w:val="0008737A"/>
    <w:rsid w:val="000878B1"/>
    <w:rsid w:val="00087F92"/>
    <w:rsid w:val="000931DF"/>
    <w:rsid w:val="00094034"/>
    <w:rsid w:val="00094628"/>
    <w:rsid w:val="0009796E"/>
    <w:rsid w:val="00097B7A"/>
    <w:rsid w:val="000A042C"/>
    <w:rsid w:val="000A0861"/>
    <w:rsid w:val="000A0DDA"/>
    <w:rsid w:val="000A1B9A"/>
    <w:rsid w:val="000A43C5"/>
    <w:rsid w:val="000A5A9F"/>
    <w:rsid w:val="000A5CF8"/>
    <w:rsid w:val="000A6442"/>
    <w:rsid w:val="000B0B14"/>
    <w:rsid w:val="000B0CF4"/>
    <w:rsid w:val="000B1974"/>
    <w:rsid w:val="000B2C72"/>
    <w:rsid w:val="000B2E32"/>
    <w:rsid w:val="000B364C"/>
    <w:rsid w:val="000B452F"/>
    <w:rsid w:val="000B4802"/>
    <w:rsid w:val="000C0A72"/>
    <w:rsid w:val="000C0CB7"/>
    <w:rsid w:val="000C23B1"/>
    <w:rsid w:val="000C3B13"/>
    <w:rsid w:val="000C423B"/>
    <w:rsid w:val="000C4C47"/>
    <w:rsid w:val="000C67DD"/>
    <w:rsid w:val="000C6997"/>
    <w:rsid w:val="000D0010"/>
    <w:rsid w:val="000D075B"/>
    <w:rsid w:val="000D0ECC"/>
    <w:rsid w:val="000D1990"/>
    <w:rsid w:val="000D27E3"/>
    <w:rsid w:val="000D31A7"/>
    <w:rsid w:val="000D4777"/>
    <w:rsid w:val="000D47B5"/>
    <w:rsid w:val="000D4CCA"/>
    <w:rsid w:val="000D5FB5"/>
    <w:rsid w:val="000D60C2"/>
    <w:rsid w:val="000D7743"/>
    <w:rsid w:val="000E1371"/>
    <w:rsid w:val="000E206F"/>
    <w:rsid w:val="000E3C0B"/>
    <w:rsid w:val="000E493A"/>
    <w:rsid w:val="000E5D82"/>
    <w:rsid w:val="000E77FC"/>
    <w:rsid w:val="000E7EB3"/>
    <w:rsid w:val="000F08D1"/>
    <w:rsid w:val="000F0DCC"/>
    <w:rsid w:val="000F38B4"/>
    <w:rsid w:val="000F3F9E"/>
    <w:rsid w:val="000F52FE"/>
    <w:rsid w:val="000F578F"/>
    <w:rsid w:val="000F59E3"/>
    <w:rsid w:val="000F6C32"/>
    <w:rsid w:val="000F7370"/>
    <w:rsid w:val="00100A97"/>
    <w:rsid w:val="001026FA"/>
    <w:rsid w:val="00102E98"/>
    <w:rsid w:val="00103054"/>
    <w:rsid w:val="0010374C"/>
    <w:rsid w:val="001063B2"/>
    <w:rsid w:val="001074DB"/>
    <w:rsid w:val="00107805"/>
    <w:rsid w:val="00107E50"/>
    <w:rsid w:val="00107FE8"/>
    <w:rsid w:val="001100C2"/>
    <w:rsid w:val="001109C6"/>
    <w:rsid w:val="00111584"/>
    <w:rsid w:val="00111A10"/>
    <w:rsid w:val="001133EF"/>
    <w:rsid w:val="00114178"/>
    <w:rsid w:val="00117283"/>
    <w:rsid w:val="00117950"/>
    <w:rsid w:val="0012059B"/>
    <w:rsid w:val="00121EB7"/>
    <w:rsid w:val="00121FC7"/>
    <w:rsid w:val="001221AC"/>
    <w:rsid w:val="00122878"/>
    <w:rsid w:val="001235CF"/>
    <w:rsid w:val="00125957"/>
    <w:rsid w:val="0012607C"/>
    <w:rsid w:val="00126EC5"/>
    <w:rsid w:val="00126F7F"/>
    <w:rsid w:val="001270AD"/>
    <w:rsid w:val="00130859"/>
    <w:rsid w:val="001310D8"/>
    <w:rsid w:val="001314A0"/>
    <w:rsid w:val="001317BE"/>
    <w:rsid w:val="00131A93"/>
    <w:rsid w:val="0013201F"/>
    <w:rsid w:val="0013326D"/>
    <w:rsid w:val="00133400"/>
    <w:rsid w:val="00134126"/>
    <w:rsid w:val="00134149"/>
    <w:rsid w:val="0013569C"/>
    <w:rsid w:val="001356C1"/>
    <w:rsid w:val="0013696E"/>
    <w:rsid w:val="00136F02"/>
    <w:rsid w:val="0013735C"/>
    <w:rsid w:val="0013788C"/>
    <w:rsid w:val="001416E9"/>
    <w:rsid w:val="00141739"/>
    <w:rsid w:val="001436C4"/>
    <w:rsid w:val="0014470D"/>
    <w:rsid w:val="00153491"/>
    <w:rsid w:val="00154605"/>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2CF"/>
    <w:rsid w:val="00176419"/>
    <w:rsid w:val="00176BDB"/>
    <w:rsid w:val="00176E7E"/>
    <w:rsid w:val="001773B8"/>
    <w:rsid w:val="00177B59"/>
    <w:rsid w:val="00180616"/>
    <w:rsid w:val="001806FB"/>
    <w:rsid w:val="00180BC8"/>
    <w:rsid w:val="00182F88"/>
    <w:rsid w:val="00185E4D"/>
    <w:rsid w:val="001861D5"/>
    <w:rsid w:val="00186A66"/>
    <w:rsid w:val="00186B2E"/>
    <w:rsid w:val="0018756C"/>
    <w:rsid w:val="00187A98"/>
    <w:rsid w:val="00191675"/>
    <w:rsid w:val="001929BA"/>
    <w:rsid w:val="00193D58"/>
    <w:rsid w:val="0019461C"/>
    <w:rsid w:val="0019543B"/>
    <w:rsid w:val="001956C7"/>
    <w:rsid w:val="00195866"/>
    <w:rsid w:val="001975BF"/>
    <w:rsid w:val="00197645"/>
    <w:rsid w:val="0019776E"/>
    <w:rsid w:val="00197930"/>
    <w:rsid w:val="00197AD6"/>
    <w:rsid w:val="001A0AFA"/>
    <w:rsid w:val="001A126E"/>
    <w:rsid w:val="001A29E9"/>
    <w:rsid w:val="001A3CA0"/>
    <w:rsid w:val="001A521B"/>
    <w:rsid w:val="001A6287"/>
    <w:rsid w:val="001A634C"/>
    <w:rsid w:val="001A6957"/>
    <w:rsid w:val="001A7B22"/>
    <w:rsid w:val="001B03FF"/>
    <w:rsid w:val="001B202D"/>
    <w:rsid w:val="001B2E5C"/>
    <w:rsid w:val="001B4C29"/>
    <w:rsid w:val="001B4D78"/>
    <w:rsid w:val="001B5183"/>
    <w:rsid w:val="001B783D"/>
    <w:rsid w:val="001C0016"/>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D0031"/>
    <w:rsid w:val="001D02D2"/>
    <w:rsid w:val="001D126E"/>
    <w:rsid w:val="001D355F"/>
    <w:rsid w:val="001D375A"/>
    <w:rsid w:val="001D3B31"/>
    <w:rsid w:val="001D3C36"/>
    <w:rsid w:val="001D62AA"/>
    <w:rsid w:val="001D7310"/>
    <w:rsid w:val="001E03C1"/>
    <w:rsid w:val="001E099E"/>
    <w:rsid w:val="001E1143"/>
    <w:rsid w:val="001E2456"/>
    <w:rsid w:val="001E2AE8"/>
    <w:rsid w:val="001E2B27"/>
    <w:rsid w:val="001E2FC7"/>
    <w:rsid w:val="001E3126"/>
    <w:rsid w:val="001E3E75"/>
    <w:rsid w:val="001E44E7"/>
    <w:rsid w:val="001E46C7"/>
    <w:rsid w:val="001E7A6C"/>
    <w:rsid w:val="001F13C8"/>
    <w:rsid w:val="001F1626"/>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133B"/>
    <w:rsid w:val="002015C4"/>
    <w:rsid w:val="00201AB7"/>
    <w:rsid w:val="00202A75"/>
    <w:rsid w:val="00202AE9"/>
    <w:rsid w:val="00203224"/>
    <w:rsid w:val="00204AE1"/>
    <w:rsid w:val="00205489"/>
    <w:rsid w:val="002074FA"/>
    <w:rsid w:val="00207B92"/>
    <w:rsid w:val="00207F54"/>
    <w:rsid w:val="0021060F"/>
    <w:rsid w:val="002119B3"/>
    <w:rsid w:val="002137D7"/>
    <w:rsid w:val="00213A92"/>
    <w:rsid w:val="00215304"/>
    <w:rsid w:val="00216308"/>
    <w:rsid w:val="00216928"/>
    <w:rsid w:val="00220BAB"/>
    <w:rsid w:val="0022140F"/>
    <w:rsid w:val="0022211D"/>
    <w:rsid w:val="00222ECB"/>
    <w:rsid w:val="002256E1"/>
    <w:rsid w:val="00225D05"/>
    <w:rsid w:val="00225F72"/>
    <w:rsid w:val="00225FFE"/>
    <w:rsid w:val="00226A17"/>
    <w:rsid w:val="00227169"/>
    <w:rsid w:val="002308C0"/>
    <w:rsid w:val="00231370"/>
    <w:rsid w:val="00231557"/>
    <w:rsid w:val="002315B2"/>
    <w:rsid w:val="00234089"/>
    <w:rsid w:val="00234123"/>
    <w:rsid w:val="00234DA1"/>
    <w:rsid w:val="00234F2B"/>
    <w:rsid w:val="002361E2"/>
    <w:rsid w:val="002364D4"/>
    <w:rsid w:val="00242DE6"/>
    <w:rsid w:val="0024350D"/>
    <w:rsid w:val="00243D34"/>
    <w:rsid w:val="00243E24"/>
    <w:rsid w:val="002442C1"/>
    <w:rsid w:val="0024521A"/>
    <w:rsid w:val="00247153"/>
    <w:rsid w:val="00251926"/>
    <w:rsid w:val="00251C5D"/>
    <w:rsid w:val="00251F4D"/>
    <w:rsid w:val="002526C5"/>
    <w:rsid w:val="00252AB1"/>
    <w:rsid w:val="002530D4"/>
    <w:rsid w:val="0025345D"/>
    <w:rsid w:val="00253744"/>
    <w:rsid w:val="00256105"/>
    <w:rsid w:val="00256945"/>
    <w:rsid w:val="00257835"/>
    <w:rsid w:val="002618E2"/>
    <w:rsid w:val="00261EF3"/>
    <w:rsid w:val="0026224A"/>
    <w:rsid w:val="00262660"/>
    <w:rsid w:val="002637BC"/>
    <w:rsid w:val="002642D8"/>
    <w:rsid w:val="0026503B"/>
    <w:rsid w:val="002651D3"/>
    <w:rsid w:val="002674C2"/>
    <w:rsid w:val="00267884"/>
    <w:rsid w:val="00270246"/>
    <w:rsid w:val="00271412"/>
    <w:rsid w:val="002722EA"/>
    <w:rsid w:val="00272F7A"/>
    <w:rsid w:val="00273EDE"/>
    <w:rsid w:val="00273F58"/>
    <w:rsid w:val="00274499"/>
    <w:rsid w:val="00274E43"/>
    <w:rsid w:val="002755A2"/>
    <w:rsid w:val="002757CD"/>
    <w:rsid w:val="00277823"/>
    <w:rsid w:val="00281027"/>
    <w:rsid w:val="0028274B"/>
    <w:rsid w:val="00283947"/>
    <w:rsid w:val="00283F4B"/>
    <w:rsid w:val="00284DE7"/>
    <w:rsid w:val="00284E35"/>
    <w:rsid w:val="00285867"/>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163D"/>
    <w:rsid w:val="002A2A2F"/>
    <w:rsid w:val="002A34DB"/>
    <w:rsid w:val="002A3618"/>
    <w:rsid w:val="002A40E7"/>
    <w:rsid w:val="002A5579"/>
    <w:rsid w:val="002A6B65"/>
    <w:rsid w:val="002A73D5"/>
    <w:rsid w:val="002A744D"/>
    <w:rsid w:val="002B03F8"/>
    <w:rsid w:val="002B0489"/>
    <w:rsid w:val="002B0AE5"/>
    <w:rsid w:val="002B1134"/>
    <w:rsid w:val="002B118C"/>
    <w:rsid w:val="002B4491"/>
    <w:rsid w:val="002B4A64"/>
    <w:rsid w:val="002B689C"/>
    <w:rsid w:val="002B7031"/>
    <w:rsid w:val="002B75A0"/>
    <w:rsid w:val="002B7E8F"/>
    <w:rsid w:val="002C0153"/>
    <w:rsid w:val="002C05AF"/>
    <w:rsid w:val="002C081B"/>
    <w:rsid w:val="002C115B"/>
    <w:rsid w:val="002C1E10"/>
    <w:rsid w:val="002C2993"/>
    <w:rsid w:val="002C2F15"/>
    <w:rsid w:val="002C47BB"/>
    <w:rsid w:val="002C5FD4"/>
    <w:rsid w:val="002C6099"/>
    <w:rsid w:val="002C650F"/>
    <w:rsid w:val="002D25E8"/>
    <w:rsid w:val="002D2640"/>
    <w:rsid w:val="002D3A7C"/>
    <w:rsid w:val="002D7830"/>
    <w:rsid w:val="002D7CF4"/>
    <w:rsid w:val="002D7E48"/>
    <w:rsid w:val="002E0AFA"/>
    <w:rsid w:val="002E0DA9"/>
    <w:rsid w:val="002E2CE0"/>
    <w:rsid w:val="002E2D78"/>
    <w:rsid w:val="002E3CA4"/>
    <w:rsid w:val="002E3DEB"/>
    <w:rsid w:val="002E4D8E"/>
    <w:rsid w:val="002E5F5D"/>
    <w:rsid w:val="002E712B"/>
    <w:rsid w:val="002E7B3B"/>
    <w:rsid w:val="002F17EF"/>
    <w:rsid w:val="002F19CC"/>
    <w:rsid w:val="002F2C4C"/>
    <w:rsid w:val="002F3D74"/>
    <w:rsid w:val="002F5D78"/>
    <w:rsid w:val="002F60A1"/>
    <w:rsid w:val="002F776A"/>
    <w:rsid w:val="002F792D"/>
    <w:rsid w:val="002F7D9A"/>
    <w:rsid w:val="00300030"/>
    <w:rsid w:val="00300834"/>
    <w:rsid w:val="0030156E"/>
    <w:rsid w:val="003018F4"/>
    <w:rsid w:val="00302356"/>
    <w:rsid w:val="0030380A"/>
    <w:rsid w:val="00303B96"/>
    <w:rsid w:val="00304E0F"/>
    <w:rsid w:val="00305E63"/>
    <w:rsid w:val="00306688"/>
    <w:rsid w:val="00307215"/>
    <w:rsid w:val="00307A64"/>
    <w:rsid w:val="00312F6B"/>
    <w:rsid w:val="00313E4B"/>
    <w:rsid w:val="003150D3"/>
    <w:rsid w:val="00315D06"/>
    <w:rsid w:val="00316055"/>
    <w:rsid w:val="00321554"/>
    <w:rsid w:val="00321A3E"/>
    <w:rsid w:val="00321B4B"/>
    <w:rsid w:val="0032205C"/>
    <w:rsid w:val="003228D4"/>
    <w:rsid w:val="003232A5"/>
    <w:rsid w:val="00324032"/>
    <w:rsid w:val="00324633"/>
    <w:rsid w:val="00324AF5"/>
    <w:rsid w:val="003269CE"/>
    <w:rsid w:val="003314FC"/>
    <w:rsid w:val="00331967"/>
    <w:rsid w:val="00332FCE"/>
    <w:rsid w:val="00335401"/>
    <w:rsid w:val="00337572"/>
    <w:rsid w:val="003378C1"/>
    <w:rsid w:val="003446F9"/>
    <w:rsid w:val="00345034"/>
    <w:rsid w:val="00345362"/>
    <w:rsid w:val="00345715"/>
    <w:rsid w:val="00345BE4"/>
    <w:rsid w:val="00347167"/>
    <w:rsid w:val="003473C9"/>
    <w:rsid w:val="00347662"/>
    <w:rsid w:val="00350431"/>
    <w:rsid w:val="00350D22"/>
    <w:rsid w:val="00351728"/>
    <w:rsid w:val="003526B4"/>
    <w:rsid w:val="003527DC"/>
    <w:rsid w:val="00352AAF"/>
    <w:rsid w:val="003563E0"/>
    <w:rsid w:val="00357793"/>
    <w:rsid w:val="00360576"/>
    <w:rsid w:val="003606A9"/>
    <w:rsid w:val="00362A23"/>
    <w:rsid w:val="00363DB8"/>
    <w:rsid w:val="00365AA2"/>
    <w:rsid w:val="0036606E"/>
    <w:rsid w:val="00367330"/>
    <w:rsid w:val="00370860"/>
    <w:rsid w:val="00371523"/>
    <w:rsid w:val="0037724C"/>
    <w:rsid w:val="003775AF"/>
    <w:rsid w:val="00380C1E"/>
    <w:rsid w:val="00380D01"/>
    <w:rsid w:val="003811CE"/>
    <w:rsid w:val="003814AA"/>
    <w:rsid w:val="003826F1"/>
    <w:rsid w:val="0038302A"/>
    <w:rsid w:val="0038357C"/>
    <w:rsid w:val="003861AA"/>
    <w:rsid w:val="00387E81"/>
    <w:rsid w:val="003909AA"/>
    <w:rsid w:val="00391E84"/>
    <w:rsid w:val="003947EC"/>
    <w:rsid w:val="00395C1B"/>
    <w:rsid w:val="003A192D"/>
    <w:rsid w:val="003A2DD3"/>
    <w:rsid w:val="003A3B05"/>
    <w:rsid w:val="003A3C8F"/>
    <w:rsid w:val="003A4BC1"/>
    <w:rsid w:val="003A6EC7"/>
    <w:rsid w:val="003A71B6"/>
    <w:rsid w:val="003A7300"/>
    <w:rsid w:val="003A7417"/>
    <w:rsid w:val="003B030D"/>
    <w:rsid w:val="003B0746"/>
    <w:rsid w:val="003B1B3E"/>
    <w:rsid w:val="003B3288"/>
    <w:rsid w:val="003B4514"/>
    <w:rsid w:val="003B6720"/>
    <w:rsid w:val="003C0428"/>
    <w:rsid w:val="003C28A3"/>
    <w:rsid w:val="003C3295"/>
    <w:rsid w:val="003C35C1"/>
    <w:rsid w:val="003C3924"/>
    <w:rsid w:val="003C3E59"/>
    <w:rsid w:val="003C3E7F"/>
    <w:rsid w:val="003C6746"/>
    <w:rsid w:val="003C6CF7"/>
    <w:rsid w:val="003C6F05"/>
    <w:rsid w:val="003D1574"/>
    <w:rsid w:val="003D1FB7"/>
    <w:rsid w:val="003D2353"/>
    <w:rsid w:val="003D271C"/>
    <w:rsid w:val="003D37E9"/>
    <w:rsid w:val="003D5C13"/>
    <w:rsid w:val="003D5FAE"/>
    <w:rsid w:val="003D6062"/>
    <w:rsid w:val="003D66E0"/>
    <w:rsid w:val="003D7C83"/>
    <w:rsid w:val="003E155E"/>
    <w:rsid w:val="003E19FF"/>
    <w:rsid w:val="003E2134"/>
    <w:rsid w:val="003E3121"/>
    <w:rsid w:val="003E3BB8"/>
    <w:rsid w:val="003E5DE8"/>
    <w:rsid w:val="003E7736"/>
    <w:rsid w:val="003F013D"/>
    <w:rsid w:val="003F45FB"/>
    <w:rsid w:val="003F4638"/>
    <w:rsid w:val="003F538B"/>
    <w:rsid w:val="003F5C95"/>
    <w:rsid w:val="003F7138"/>
    <w:rsid w:val="00400999"/>
    <w:rsid w:val="004014F1"/>
    <w:rsid w:val="00401504"/>
    <w:rsid w:val="00401A3A"/>
    <w:rsid w:val="004029B0"/>
    <w:rsid w:val="00403488"/>
    <w:rsid w:val="004035BC"/>
    <w:rsid w:val="0040462A"/>
    <w:rsid w:val="0040659A"/>
    <w:rsid w:val="004074E2"/>
    <w:rsid w:val="00411074"/>
    <w:rsid w:val="004132A4"/>
    <w:rsid w:val="004146AB"/>
    <w:rsid w:val="00415231"/>
    <w:rsid w:val="00415DEC"/>
    <w:rsid w:val="004204C1"/>
    <w:rsid w:val="00421675"/>
    <w:rsid w:val="004219EF"/>
    <w:rsid w:val="00423109"/>
    <w:rsid w:val="0042422C"/>
    <w:rsid w:val="004259B3"/>
    <w:rsid w:val="00425FC5"/>
    <w:rsid w:val="004272E3"/>
    <w:rsid w:val="004277E5"/>
    <w:rsid w:val="0043129E"/>
    <w:rsid w:val="004312C2"/>
    <w:rsid w:val="00431B6A"/>
    <w:rsid w:val="00432698"/>
    <w:rsid w:val="0043365A"/>
    <w:rsid w:val="00435E6F"/>
    <w:rsid w:val="00436AC9"/>
    <w:rsid w:val="00436C9B"/>
    <w:rsid w:val="00440563"/>
    <w:rsid w:val="00440A74"/>
    <w:rsid w:val="0044176B"/>
    <w:rsid w:val="00443222"/>
    <w:rsid w:val="004433F7"/>
    <w:rsid w:val="004437D9"/>
    <w:rsid w:val="00444810"/>
    <w:rsid w:val="00444FD3"/>
    <w:rsid w:val="0044629F"/>
    <w:rsid w:val="004468BC"/>
    <w:rsid w:val="00447643"/>
    <w:rsid w:val="00447927"/>
    <w:rsid w:val="004506E7"/>
    <w:rsid w:val="00450FB8"/>
    <w:rsid w:val="00451E88"/>
    <w:rsid w:val="004520E8"/>
    <w:rsid w:val="0045285E"/>
    <w:rsid w:val="00452A69"/>
    <w:rsid w:val="00453E92"/>
    <w:rsid w:val="00454090"/>
    <w:rsid w:val="00456C5D"/>
    <w:rsid w:val="00460CF3"/>
    <w:rsid w:val="00461AF8"/>
    <w:rsid w:val="004622F7"/>
    <w:rsid w:val="004624B4"/>
    <w:rsid w:val="0046394C"/>
    <w:rsid w:val="0046411E"/>
    <w:rsid w:val="00464F50"/>
    <w:rsid w:val="004666CC"/>
    <w:rsid w:val="004669F0"/>
    <w:rsid w:val="00466A4C"/>
    <w:rsid w:val="00471B21"/>
    <w:rsid w:val="004741BB"/>
    <w:rsid w:val="0047452A"/>
    <w:rsid w:val="00476BD1"/>
    <w:rsid w:val="0047779A"/>
    <w:rsid w:val="004811C8"/>
    <w:rsid w:val="00482525"/>
    <w:rsid w:val="004834D0"/>
    <w:rsid w:val="00484638"/>
    <w:rsid w:val="00484783"/>
    <w:rsid w:val="00484AAC"/>
    <w:rsid w:val="0048764A"/>
    <w:rsid w:val="00490F31"/>
    <w:rsid w:val="00493464"/>
    <w:rsid w:val="00493A43"/>
    <w:rsid w:val="00495BB1"/>
    <w:rsid w:val="0049600C"/>
    <w:rsid w:val="004970D3"/>
    <w:rsid w:val="004A079E"/>
    <w:rsid w:val="004A0FE8"/>
    <w:rsid w:val="004A4E21"/>
    <w:rsid w:val="004A51B6"/>
    <w:rsid w:val="004A523A"/>
    <w:rsid w:val="004A6C6D"/>
    <w:rsid w:val="004B16E6"/>
    <w:rsid w:val="004B3FD1"/>
    <w:rsid w:val="004B478C"/>
    <w:rsid w:val="004B5934"/>
    <w:rsid w:val="004B7742"/>
    <w:rsid w:val="004B7B83"/>
    <w:rsid w:val="004C1942"/>
    <w:rsid w:val="004C316C"/>
    <w:rsid w:val="004C45BA"/>
    <w:rsid w:val="004C4690"/>
    <w:rsid w:val="004C508E"/>
    <w:rsid w:val="004C51E9"/>
    <w:rsid w:val="004C74C1"/>
    <w:rsid w:val="004D02FD"/>
    <w:rsid w:val="004D0409"/>
    <w:rsid w:val="004D08E9"/>
    <w:rsid w:val="004D1E81"/>
    <w:rsid w:val="004D3E19"/>
    <w:rsid w:val="004D461D"/>
    <w:rsid w:val="004D467F"/>
    <w:rsid w:val="004D628D"/>
    <w:rsid w:val="004D6FC7"/>
    <w:rsid w:val="004E0304"/>
    <w:rsid w:val="004E1A2A"/>
    <w:rsid w:val="004E209D"/>
    <w:rsid w:val="004E23FA"/>
    <w:rsid w:val="004E306E"/>
    <w:rsid w:val="004E4E60"/>
    <w:rsid w:val="004E4F1C"/>
    <w:rsid w:val="004E5D84"/>
    <w:rsid w:val="004E6C34"/>
    <w:rsid w:val="004E6F93"/>
    <w:rsid w:val="004F10F8"/>
    <w:rsid w:val="004F18A7"/>
    <w:rsid w:val="004F1EFD"/>
    <w:rsid w:val="004F2502"/>
    <w:rsid w:val="004F254E"/>
    <w:rsid w:val="004F2B70"/>
    <w:rsid w:val="004F518B"/>
    <w:rsid w:val="004F58AE"/>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5469"/>
    <w:rsid w:val="00521466"/>
    <w:rsid w:val="00521BB7"/>
    <w:rsid w:val="00521EAC"/>
    <w:rsid w:val="00523EE4"/>
    <w:rsid w:val="00525B47"/>
    <w:rsid w:val="00526714"/>
    <w:rsid w:val="00526964"/>
    <w:rsid w:val="00526D70"/>
    <w:rsid w:val="0052737E"/>
    <w:rsid w:val="00532125"/>
    <w:rsid w:val="00532B25"/>
    <w:rsid w:val="00533A46"/>
    <w:rsid w:val="00533BF6"/>
    <w:rsid w:val="00533FD8"/>
    <w:rsid w:val="00534576"/>
    <w:rsid w:val="005362A2"/>
    <w:rsid w:val="00536C6A"/>
    <w:rsid w:val="00536F36"/>
    <w:rsid w:val="005376BE"/>
    <w:rsid w:val="005377C0"/>
    <w:rsid w:val="00537FF4"/>
    <w:rsid w:val="005406C5"/>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629"/>
    <w:rsid w:val="005573BB"/>
    <w:rsid w:val="00557ABF"/>
    <w:rsid w:val="00560602"/>
    <w:rsid w:val="00561559"/>
    <w:rsid w:val="005625C4"/>
    <w:rsid w:val="00562D7E"/>
    <w:rsid w:val="00563960"/>
    <w:rsid w:val="0056463F"/>
    <w:rsid w:val="00565918"/>
    <w:rsid w:val="00565FAD"/>
    <w:rsid w:val="005668BF"/>
    <w:rsid w:val="005672E6"/>
    <w:rsid w:val="005700F7"/>
    <w:rsid w:val="0057043F"/>
    <w:rsid w:val="00570CF4"/>
    <w:rsid w:val="00571312"/>
    <w:rsid w:val="00571338"/>
    <w:rsid w:val="00572B34"/>
    <w:rsid w:val="005734C0"/>
    <w:rsid w:val="005734DF"/>
    <w:rsid w:val="00575061"/>
    <w:rsid w:val="0057705E"/>
    <w:rsid w:val="00577899"/>
    <w:rsid w:val="005779E6"/>
    <w:rsid w:val="00580128"/>
    <w:rsid w:val="005803FB"/>
    <w:rsid w:val="0058046E"/>
    <w:rsid w:val="00581215"/>
    <w:rsid w:val="0058278E"/>
    <w:rsid w:val="00582922"/>
    <w:rsid w:val="00582F7F"/>
    <w:rsid w:val="00583487"/>
    <w:rsid w:val="0058427C"/>
    <w:rsid w:val="005845A9"/>
    <w:rsid w:val="0059114D"/>
    <w:rsid w:val="00592372"/>
    <w:rsid w:val="00592FC9"/>
    <w:rsid w:val="00593C69"/>
    <w:rsid w:val="005949D3"/>
    <w:rsid w:val="00595A34"/>
    <w:rsid w:val="005972D6"/>
    <w:rsid w:val="005A030C"/>
    <w:rsid w:val="005A0815"/>
    <w:rsid w:val="005A08D9"/>
    <w:rsid w:val="005A1210"/>
    <w:rsid w:val="005A27CF"/>
    <w:rsid w:val="005A3576"/>
    <w:rsid w:val="005A39EE"/>
    <w:rsid w:val="005A66EC"/>
    <w:rsid w:val="005A733F"/>
    <w:rsid w:val="005A772B"/>
    <w:rsid w:val="005A7BF0"/>
    <w:rsid w:val="005A7CDB"/>
    <w:rsid w:val="005B0FC8"/>
    <w:rsid w:val="005B2DE3"/>
    <w:rsid w:val="005B3F47"/>
    <w:rsid w:val="005B459F"/>
    <w:rsid w:val="005B5272"/>
    <w:rsid w:val="005B5DF4"/>
    <w:rsid w:val="005B69A8"/>
    <w:rsid w:val="005B69AE"/>
    <w:rsid w:val="005B7469"/>
    <w:rsid w:val="005B7757"/>
    <w:rsid w:val="005C0499"/>
    <w:rsid w:val="005C0ABC"/>
    <w:rsid w:val="005C213F"/>
    <w:rsid w:val="005C2CCF"/>
    <w:rsid w:val="005C3A4C"/>
    <w:rsid w:val="005C3E2A"/>
    <w:rsid w:val="005C5601"/>
    <w:rsid w:val="005C5710"/>
    <w:rsid w:val="005C6181"/>
    <w:rsid w:val="005C7078"/>
    <w:rsid w:val="005C70F2"/>
    <w:rsid w:val="005D01C6"/>
    <w:rsid w:val="005D0D55"/>
    <w:rsid w:val="005D516D"/>
    <w:rsid w:val="005D52E0"/>
    <w:rsid w:val="005D56FA"/>
    <w:rsid w:val="005D583A"/>
    <w:rsid w:val="005D59EA"/>
    <w:rsid w:val="005D6F2B"/>
    <w:rsid w:val="005D72CB"/>
    <w:rsid w:val="005D7EE8"/>
    <w:rsid w:val="005E0582"/>
    <w:rsid w:val="005E265E"/>
    <w:rsid w:val="005E342B"/>
    <w:rsid w:val="005E37F9"/>
    <w:rsid w:val="005E50ED"/>
    <w:rsid w:val="005E6779"/>
    <w:rsid w:val="005F0455"/>
    <w:rsid w:val="005F13B2"/>
    <w:rsid w:val="005F16D3"/>
    <w:rsid w:val="005F1D3F"/>
    <w:rsid w:val="005F45F9"/>
    <w:rsid w:val="005F6EE8"/>
    <w:rsid w:val="005F7E3D"/>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20121"/>
    <w:rsid w:val="00620380"/>
    <w:rsid w:val="0062254D"/>
    <w:rsid w:val="00624F02"/>
    <w:rsid w:val="006252C4"/>
    <w:rsid w:val="0062592C"/>
    <w:rsid w:val="00627442"/>
    <w:rsid w:val="006308B4"/>
    <w:rsid w:val="006309EA"/>
    <w:rsid w:val="00631726"/>
    <w:rsid w:val="00631785"/>
    <w:rsid w:val="00632298"/>
    <w:rsid w:val="006342BD"/>
    <w:rsid w:val="00636949"/>
    <w:rsid w:val="00636DA8"/>
    <w:rsid w:val="00637808"/>
    <w:rsid w:val="006404AD"/>
    <w:rsid w:val="006410BF"/>
    <w:rsid w:val="006416DF"/>
    <w:rsid w:val="006425FF"/>
    <w:rsid w:val="00643EA8"/>
    <w:rsid w:val="00645143"/>
    <w:rsid w:val="00647AFE"/>
    <w:rsid w:val="006511D4"/>
    <w:rsid w:val="00651670"/>
    <w:rsid w:val="00651E1D"/>
    <w:rsid w:val="00651E90"/>
    <w:rsid w:val="006527A3"/>
    <w:rsid w:val="006528B0"/>
    <w:rsid w:val="0065360C"/>
    <w:rsid w:val="006550B1"/>
    <w:rsid w:val="00655561"/>
    <w:rsid w:val="00656325"/>
    <w:rsid w:val="00656804"/>
    <w:rsid w:val="00656EC5"/>
    <w:rsid w:val="00657520"/>
    <w:rsid w:val="0066127A"/>
    <w:rsid w:val="006613A3"/>
    <w:rsid w:val="006627DF"/>
    <w:rsid w:val="006628F1"/>
    <w:rsid w:val="006631E4"/>
    <w:rsid w:val="006646FC"/>
    <w:rsid w:val="0066653D"/>
    <w:rsid w:val="0066701B"/>
    <w:rsid w:val="006676B9"/>
    <w:rsid w:val="0067037B"/>
    <w:rsid w:val="00670615"/>
    <w:rsid w:val="00671955"/>
    <w:rsid w:val="00671ABF"/>
    <w:rsid w:val="00672048"/>
    <w:rsid w:val="00675394"/>
    <w:rsid w:val="0067559E"/>
    <w:rsid w:val="006763DC"/>
    <w:rsid w:val="006771A6"/>
    <w:rsid w:val="006772E9"/>
    <w:rsid w:val="00677C9A"/>
    <w:rsid w:val="00682C18"/>
    <w:rsid w:val="00683819"/>
    <w:rsid w:val="00683A3D"/>
    <w:rsid w:val="006855BB"/>
    <w:rsid w:val="00686CE4"/>
    <w:rsid w:val="00687073"/>
    <w:rsid w:val="00687BC8"/>
    <w:rsid w:val="00690A96"/>
    <w:rsid w:val="00691179"/>
    <w:rsid w:val="0069138A"/>
    <w:rsid w:val="006913B1"/>
    <w:rsid w:val="006917E0"/>
    <w:rsid w:val="00692D69"/>
    <w:rsid w:val="0069505B"/>
    <w:rsid w:val="0069543D"/>
    <w:rsid w:val="00695799"/>
    <w:rsid w:val="0069713E"/>
    <w:rsid w:val="006979EB"/>
    <w:rsid w:val="006A00BF"/>
    <w:rsid w:val="006A0156"/>
    <w:rsid w:val="006A106B"/>
    <w:rsid w:val="006A199E"/>
    <w:rsid w:val="006A1B33"/>
    <w:rsid w:val="006A1C31"/>
    <w:rsid w:val="006A313D"/>
    <w:rsid w:val="006A36CA"/>
    <w:rsid w:val="006A38BC"/>
    <w:rsid w:val="006A392D"/>
    <w:rsid w:val="006A4033"/>
    <w:rsid w:val="006A4330"/>
    <w:rsid w:val="006A4432"/>
    <w:rsid w:val="006A4DDC"/>
    <w:rsid w:val="006A5991"/>
    <w:rsid w:val="006A5BB8"/>
    <w:rsid w:val="006A642E"/>
    <w:rsid w:val="006A67BE"/>
    <w:rsid w:val="006B14C0"/>
    <w:rsid w:val="006B288D"/>
    <w:rsid w:val="006B3110"/>
    <w:rsid w:val="006B34D8"/>
    <w:rsid w:val="006B4263"/>
    <w:rsid w:val="006C103C"/>
    <w:rsid w:val="006C11B7"/>
    <w:rsid w:val="006C1BAC"/>
    <w:rsid w:val="006C1C94"/>
    <w:rsid w:val="006C4E3E"/>
    <w:rsid w:val="006C4EA6"/>
    <w:rsid w:val="006C76C9"/>
    <w:rsid w:val="006D0B16"/>
    <w:rsid w:val="006D0D20"/>
    <w:rsid w:val="006D152C"/>
    <w:rsid w:val="006D1C42"/>
    <w:rsid w:val="006D27D5"/>
    <w:rsid w:val="006D550E"/>
    <w:rsid w:val="006D77B3"/>
    <w:rsid w:val="006D7897"/>
    <w:rsid w:val="006D7CD3"/>
    <w:rsid w:val="006D7E6F"/>
    <w:rsid w:val="006E0243"/>
    <w:rsid w:val="006E060C"/>
    <w:rsid w:val="006E0ED7"/>
    <w:rsid w:val="006E1D99"/>
    <w:rsid w:val="006E3235"/>
    <w:rsid w:val="006E5356"/>
    <w:rsid w:val="006E78B4"/>
    <w:rsid w:val="006F0577"/>
    <w:rsid w:val="006F1A84"/>
    <w:rsid w:val="006F24DF"/>
    <w:rsid w:val="006F345F"/>
    <w:rsid w:val="006F3C5C"/>
    <w:rsid w:val="006F3F86"/>
    <w:rsid w:val="006F4584"/>
    <w:rsid w:val="006F48C7"/>
    <w:rsid w:val="006F48DC"/>
    <w:rsid w:val="006F57FC"/>
    <w:rsid w:val="006F5E16"/>
    <w:rsid w:val="006F6323"/>
    <w:rsid w:val="006F6A30"/>
    <w:rsid w:val="006F7B17"/>
    <w:rsid w:val="006F7C79"/>
    <w:rsid w:val="007045EF"/>
    <w:rsid w:val="007051E8"/>
    <w:rsid w:val="00705B3A"/>
    <w:rsid w:val="00705FD9"/>
    <w:rsid w:val="007119F4"/>
    <w:rsid w:val="00711B90"/>
    <w:rsid w:val="007136C1"/>
    <w:rsid w:val="007138F4"/>
    <w:rsid w:val="007142C9"/>
    <w:rsid w:val="007154EA"/>
    <w:rsid w:val="00715758"/>
    <w:rsid w:val="00715D08"/>
    <w:rsid w:val="00715ED7"/>
    <w:rsid w:val="00720768"/>
    <w:rsid w:val="0072165E"/>
    <w:rsid w:val="007237AA"/>
    <w:rsid w:val="00723B24"/>
    <w:rsid w:val="00723DD2"/>
    <w:rsid w:val="00724459"/>
    <w:rsid w:val="00725B3F"/>
    <w:rsid w:val="00726431"/>
    <w:rsid w:val="0072730B"/>
    <w:rsid w:val="00727C4D"/>
    <w:rsid w:val="00730257"/>
    <w:rsid w:val="0073062B"/>
    <w:rsid w:val="007310E3"/>
    <w:rsid w:val="007324FB"/>
    <w:rsid w:val="0073267B"/>
    <w:rsid w:val="00732807"/>
    <w:rsid w:val="00733DFA"/>
    <w:rsid w:val="007349A8"/>
    <w:rsid w:val="007350DE"/>
    <w:rsid w:val="0073530C"/>
    <w:rsid w:val="007353EC"/>
    <w:rsid w:val="007400B1"/>
    <w:rsid w:val="00740C8C"/>
    <w:rsid w:val="00741281"/>
    <w:rsid w:val="00743C55"/>
    <w:rsid w:val="00744707"/>
    <w:rsid w:val="0074535B"/>
    <w:rsid w:val="0074572E"/>
    <w:rsid w:val="0074617E"/>
    <w:rsid w:val="00746348"/>
    <w:rsid w:val="00746E6B"/>
    <w:rsid w:val="00750A68"/>
    <w:rsid w:val="007522A8"/>
    <w:rsid w:val="007534C2"/>
    <w:rsid w:val="007534E7"/>
    <w:rsid w:val="00754406"/>
    <w:rsid w:val="00754646"/>
    <w:rsid w:val="0075659C"/>
    <w:rsid w:val="007575F6"/>
    <w:rsid w:val="007601B3"/>
    <w:rsid w:val="00760673"/>
    <w:rsid w:val="00760A31"/>
    <w:rsid w:val="007616A3"/>
    <w:rsid w:val="0076683C"/>
    <w:rsid w:val="0076702A"/>
    <w:rsid w:val="00770402"/>
    <w:rsid w:val="00771614"/>
    <w:rsid w:val="0077339C"/>
    <w:rsid w:val="00775E58"/>
    <w:rsid w:val="00777DD2"/>
    <w:rsid w:val="00777EBD"/>
    <w:rsid w:val="007800A8"/>
    <w:rsid w:val="00780EFF"/>
    <w:rsid w:val="007828DA"/>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85D"/>
    <w:rsid w:val="0079590E"/>
    <w:rsid w:val="00795EF0"/>
    <w:rsid w:val="00796254"/>
    <w:rsid w:val="0079741C"/>
    <w:rsid w:val="007A0299"/>
    <w:rsid w:val="007A0E36"/>
    <w:rsid w:val="007A1AA6"/>
    <w:rsid w:val="007A1F87"/>
    <w:rsid w:val="007A2FE0"/>
    <w:rsid w:val="007A3248"/>
    <w:rsid w:val="007A3B46"/>
    <w:rsid w:val="007A458E"/>
    <w:rsid w:val="007A6A6B"/>
    <w:rsid w:val="007A6E35"/>
    <w:rsid w:val="007A7243"/>
    <w:rsid w:val="007A7B22"/>
    <w:rsid w:val="007B009D"/>
    <w:rsid w:val="007B422C"/>
    <w:rsid w:val="007B54D5"/>
    <w:rsid w:val="007B557E"/>
    <w:rsid w:val="007B63C3"/>
    <w:rsid w:val="007B7224"/>
    <w:rsid w:val="007C012A"/>
    <w:rsid w:val="007C234E"/>
    <w:rsid w:val="007C32E0"/>
    <w:rsid w:val="007C595D"/>
    <w:rsid w:val="007C5E98"/>
    <w:rsid w:val="007C6967"/>
    <w:rsid w:val="007C6E45"/>
    <w:rsid w:val="007C724C"/>
    <w:rsid w:val="007D10CE"/>
    <w:rsid w:val="007D1E22"/>
    <w:rsid w:val="007D2330"/>
    <w:rsid w:val="007D318E"/>
    <w:rsid w:val="007D54A5"/>
    <w:rsid w:val="007D7012"/>
    <w:rsid w:val="007D75BE"/>
    <w:rsid w:val="007D78AC"/>
    <w:rsid w:val="007E0457"/>
    <w:rsid w:val="007E18B0"/>
    <w:rsid w:val="007E30AC"/>
    <w:rsid w:val="007E32D2"/>
    <w:rsid w:val="007E523E"/>
    <w:rsid w:val="007E6201"/>
    <w:rsid w:val="007E7ABC"/>
    <w:rsid w:val="007E7C7D"/>
    <w:rsid w:val="007F08DE"/>
    <w:rsid w:val="007F1179"/>
    <w:rsid w:val="007F197D"/>
    <w:rsid w:val="007F1C86"/>
    <w:rsid w:val="007F27A2"/>
    <w:rsid w:val="007F46F1"/>
    <w:rsid w:val="007F4C2A"/>
    <w:rsid w:val="007F665B"/>
    <w:rsid w:val="008014AA"/>
    <w:rsid w:val="00801967"/>
    <w:rsid w:val="00801D8E"/>
    <w:rsid w:val="00801E80"/>
    <w:rsid w:val="008050DF"/>
    <w:rsid w:val="0080644F"/>
    <w:rsid w:val="00806D71"/>
    <w:rsid w:val="00810CD7"/>
    <w:rsid w:val="00811D3A"/>
    <w:rsid w:val="00813388"/>
    <w:rsid w:val="0081440E"/>
    <w:rsid w:val="008158E8"/>
    <w:rsid w:val="00815991"/>
    <w:rsid w:val="00815D7E"/>
    <w:rsid w:val="00817DB5"/>
    <w:rsid w:val="00817E0A"/>
    <w:rsid w:val="00822221"/>
    <w:rsid w:val="00822AA8"/>
    <w:rsid w:val="00822D39"/>
    <w:rsid w:val="00823086"/>
    <w:rsid w:val="008231F9"/>
    <w:rsid w:val="008236F1"/>
    <w:rsid w:val="008240B0"/>
    <w:rsid w:val="00830277"/>
    <w:rsid w:val="00830B10"/>
    <w:rsid w:val="00830C87"/>
    <w:rsid w:val="00832B66"/>
    <w:rsid w:val="00833F3F"/>
    <w:rsid w:val="00834752"/>
    <w:rsid w:val="00834B8F"/>
    <w:rsid w:val="00835348"/>
    <w:rsid w:val="008353FF"/>
    <w:rsid w:val="008376E0"/>
    <w:rsid w:val="00837AE3"/>
    <w:rsid w:val="00837CC9"/>
    <w:rsid w:val="00837DB3"/>
    <w:rsid w:val="008406BE"/>
    <w:rsid w:val="00841F43"/>
    <w:rsid w:val="00843252"/>
    <w:rsid w:val="0084375E"/>
    <w:rsid w:val="00844967"/>
    <w:rsid w:val="00844E56"/>
    <w:rsid w:val="008453C5"/>
    <w:rsid w:val="00845CE3"/>
    <w:rsid w:val="0084705D"/>
    <w:rsid w:val="00850832"/>
    <w:rsid w:val="00850F78"/>
    <w:rsid w:val="00851330"/>
    <w:rsid w:val="00851850"/>
    <w:rsid w:val="00851B89"/>
    <w:rsid w:val="00851D73"/>
    <w:rsid w:val="008537CC"/>
    <w:rsid w:val="00853E25"/>
    <w:rsid w:val="00855083"/>
    <w:rsid w:val="00855B09"/>
    <w:rsid w:val="00855E89"/>
    <w:rsid w:val="008574B4"/>
    <w:rsid w:val="00860D9A"/>
    <w:rsid w:val="00860DE5"/>
    <w:rsid w:val="008610BB"/>
    <w:rsid w:val="00863FFE"/>
    <w:rsid w:val="00864568"/>
    <w:rsid w:val="008656F7"/>
    <w:rsid w:val="008665D3"/>
    <w:rsid w:val="00867D01"/>
    <w:rsid w:val="00867F42"/>
    <w:rsid w:val="00870056"/>
    <w:rsid w:val="00871BC0"/>
    <w:rsid w:val="00871D83"/>
    <w:rsid w:val="00873BFC"/>
    <w:rsid w:val="008751B9"/>
    <w:rsid w:val="00875C3C"/>
    <w:rsid w:val="00881282"/>
    <w:rsid w:val="00883D3B"/>
    <w:rsid w:val="00885F41"/>
    <w:rsid w:val="00886944"/>
    <w:rsid w:val="00886A7A"/>
    <w:rsid w:val="00887013"/>
    <w:rsid w:val="00887963"/>
    <w:rsid w:val="00890EC8"/>
    <w:rsid w:val="00891967"/>
    <w:rsid w:val="00891A2A"/>
    <w:rsid w:val="00892CBF"/>
    <w:rsid w:val="008932BF"/>
    <w:rsid w:val="008937F5"/>
    <w:rsid w:val="00894855"/>
    <w:rsid w:val="00895002"/>
    <w:rsid w:val="008953CB"/>
    <w:rsid w:val="008954E1"/>
    <w:rsid w:val="00895716"/>
    <w:rsid w:val="0089637C"/>
    <w:rsid w:val="00897E8C"/>
    <w:rsid w:val="008A086C"/>
    <w:rsid w:val="008A09DF"/>
    <w:rsid w:val="008A0E42"/>
    <w:rsid w:val="008A310E"/>
    <w:rsid w:val="008A41A5"/>
    <w:rsid w:val="008A56C7"/>
    <w:rsid w:val="008A7FA7"/>
    <w:rsid w:val="008B18C3"/>
    <w:rsid w:val="008B34ED"/>
    <w:rsid w:val="008B53CB"/>
    <w:rsid w:val="008B5D3D"/>
    <w:rsid w:val="008B7EE6"/>
    <w:rsid w:val="008C0383"/>
    <w:rsid w:val="008C0BA1"/>
    <w:rsid w:val="008C12DC"/>
    <w:rsid w:val="008C36A0"/>
    <w:rsid w:val="008C39BF"/>
    <w:rsid w:val="008C3C19"/>
    <w:rsid w:val="008C4450"/>
    <w:rsid w:val="008C588F"/>
    <w:rsid w:val="008D0C1C"/>
    <w:rsid w:val="008D18BB"/>
    <w:rsid w:val="008D1919"/>
    <w:rsid w:val="008D1969"/>
    <w:rsid w:val="008D25D9"/>
    <w:rsid w:val="008D2ECA"/>
    <w:rsid w:val="008D31E2"/>
    <w:rsid w:val="008D38E3"/>
    <w:rsid w:val="008D43B9"/>
    <w:rsid w:val="008D7031"/>
    <w:rsid w:val="008D7A2D"/>
    <w:rsid w:val="008E0AC5"/>
    <w:rsid w:val="008E1E8D"/>
    <w:rsid w:val="008E39DC"/>
    <w:rsid w:val="008E39F4"/>
    <w:rsid w:val="008E5DF4"/>
    <w:rsid w:val="008E609E"/>
    <w:rsid w:val="008E6927"/>
    <w:rsid w:val="008E6EF3"/>
    <w:rsid w:val="008F2042"/>
    <w:rsid w:val="008F3AB5"/>
    <w:rsid w:val="008F50B3"/>
    <w:rsid w:val="008F559B"/>
    <w:rsid w:val="008F562C"/>
    <w:rsid w:val="008F5877"/>
    <w:rsid w:val="008F5F65"/>
    <w:rsid w:val="008F6CF2"/>
    <w:rsid w:val="008F6F3E"/>
    <w:rsid w:val="008F7812"/>
    <w:rsid w:val="00900EB5"/>
    <w:rsid w:val="00901601"/>
    <w:rsid w:val="00901856"/>
    <w:rsid w:val="00901A03"/>
    <w:rsid w:val="00902D97"/>
    <w:rsid w:val="00903B1D"/>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E7B"/>
    <w:rsid w:val="0092068C"/>
    <w:rsid w:val="00922482"/>
    <w:rsid w:val="00922B13"/>
    <w:rsid w:val="00923EA5"/>
    <w:rsid w:val="009243DF"/>
    <w:rsid w:val="00924A21"/>
    <w:rsid w:val="0092562C"/>
    <w:rsid w:val="009256E3"/>
    <w:rsid w:val="00926AB9"/>
    <w:rsid w:val="00926E5F"/>
    <w:rsid w:val="00927AE0"/>
    <w:rsid w:val="0093190A"/>
    <w:rsid w:val="009335A2"/>
    <w:rsid w:val="009337E7"/>
    <w:rsid w:val="0093459A"/>
    <w:rsid w:val="00935DD4"/>
    <w:rsid w:val="00936751"/>
    <w:rsid w:val="009416D4"/>
    <w:rsid w:val="0094450C"/>
    <w:rsid w:val="009455C6"/>
    <w:rsid w:val="0094594F"/>
    <w:rsid w:val="00946001"/>
    <w:rsid w:val="00951375"/>
    <w:rsid w:val="0095173C"/>
    <w:rsid w:val="00952B54"/>
    <w:rsid w:val="00954430"/>
    <w:rsid w:val="00955769"/>
    <w:rsid w:val="0095579E"/>
    <w:rsid w:val="00955E0C"/>
    <w:rsid w:val="00957703"/>
    <w:rsid w:val="0095775B"/>
    <w:rsid w:val="00963D6C"/>
    <w:rsid w:val="00963DD0"/>
    <w:rsid w:val="009660B1"/>
    <w:rsid w:val="009662D4"/>
    <w:rsid w:val="009669BB"/>
    <w:rsid w:val="00967980"/>
    <w:rsid w:val="00970EEC"/>
    <w:rsid w:val="00971AC2"/>
    <w:rsid w:val="00972651"/>
    <w:rsid w:val="00972FAD"/>
    <w:rsid w:val="00973761"/>
    <w:rsid w:val="00973D03"/>
    <w:rsid w:val="00977DDB"/>
    <w:rsid w:val="00980379"/>
    <w:rsid w:val="009847B8"/>
    <w:rsid w:val="009853B2"/>
    <w:rsid w:val="0098636B"/>
    <w:rsid w:val="00986C08"/>
    <w:rsid w:val="00986C1E"/>
    <w:rsid w:val="00990B71"/>
    <w:rsid w:val="00992111"/>
    <w:rsid w:val="0099256D"/>
    <w:rsid w:val="0099452D"/>
    <w:rsid w:val="00995334"/>
    <w:rsid w:val="0099564D"/>
    <w:rsid w:val="00995E6F"/>
    <w:rsid w:val="00996029"/>
    <w:rsid w:val="00996192"/>
    <w:rsid w:val="00996850"/>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679F"/>
    <w:rsid w:val="009B6CEF"/>
    <w:rsid w:val="009C31AB"/>
    <w:rsid w:val="009C32DC"/>
    <w:rsid w:val="009C490C"/>
    <w:rsid w:val="009C5152"/>
    <w:rsid w:val="009C5AC5"/>
    <w:rsid w:val="009D0F7D"/>
    <w:rsid w:val="009D1343"/>
    <w:rsid w:val="009D1D79"/>
    <w:rsid w:val="009D38BE"/>
    <w:rsid w:val="009D66E5"/>
    <w:rsid w:val="009E193A"/>
    <w:rsid w:val="009E2649"/>
    <w:rsid w:val="009E3C76"/>
    <w:rsid w:val="009E40EA"/>
    <w:rsid w:val="009E4396"/>
    <w:rsid w:val="009E51AB"/>
    <w:rsid w:val="009E53E4"/>
    <w:rsid w:val="009E5C58"/>
    <w:rsid w:val="009E7894"/>
    <w:rsid w:val="009F053C"/>
    <w:rsid w:val="009F16A5"/>
    <w:rsid w:val="009F26EF"/>
    <w:rsid w:val="009F3ED8"/>
    <w:rsid w:val="009F3FDC"/>
    <w:rsid w:val="009F4244"/>
    <w:rsid w:val="009F4956"/>
    <w:rsid w:val="009F6E23"/>
    <w:rsid w:val="00A0020D"/>
    <w:rsid w:val="00A0033A"/>
    <w:rsid w:val="00A01261"/>
    <w:rsid w:val="00A01309"/>
    <w:rsid w:val="00A024BD"/>
    <w:rsid w:val="00A027A4"/>
    <w:rsid w:val="00A032A3"/>
    <w:rsid w:val="00A0532F"/>
    <w:rsid w:val="00A06E1E"/>
    <w:rsid w:val="00A06E3A"/>
    <w:rsid w:val="00A1118C"/>
    <w:rsid w:val="00A11376"/>
    <w:rsid w:val="00A113B7"/>
    <w:rsid w:val="00A12CB0"/>
    <w:rsid w:val="00A13FF0"/>
    <w:rsid w:val="00A1405C"/>
    <w:rsid w:val="00A14FB7"/>
    <w:rsid w:val="00A166CC"/>
    <w:rsid w:val="00A168AB"/>
    <w:rsid w:val="00A16E42"/>
    <w:rsid w:val="00A20810"/>
    <w:rsid w:val="00A212AC"/>
    <w:rsid w:val="00A223D7"/>
    <w:rsid w:val="00A23663"/>
    <w:rsid w:val="00A23E8B"/>
    <w:rsid w:val="00A261F5"/>
    <w:rsid w:val="00A273BB"/>
    <w:rsid w:val="00A276D5"/>
    <w:rsid w:val="00A27749"/>
    <w:rsid w:val="00A2796B"/>
    <w:rsid w:val="00A30D24"/>
    <w:rsid w:val="00A30EB4"/>
    <w:rsid w:val="00A319D3"/>
    <w:rsid w:val="00A32462"/>
    <w:rsid w:val="00A32676"/>
    <w:rsid w:val="00A34749"/>
    <w:rsid w:val="00A35BE4"/>
    <w:rsid w:val="00A35F04"/>
    <w:rsid w:val="00A37315"/>
    <w:rsid w:val="00A40D73"/>
    <w:rsid w:val="00A40F9D"/>
    <w:rsid w:val="00A423BC"/>
    <w:rsid w:val="00A432AE"/>
    <w:rsid w:val="00A4443E"/>
    <w:rsid w:val="00A45453"/>
    <w:rsid w:val="00A465F3"/>
    <w:rsid w:val="00A50F2A"/>
    <w:rsid w:val="00A5242B"/>
    <w:rsid w:val="00A52E2C"/>
    <w:rsid w:val="00A536C4"/>
    <w:rsid w:val="00A53F6B"/>
    <w:rsid w:val="00A55379"/>
    <w:rsid w:val="00A55861"/>
    <w:rsid w:val="00A56BBC"/>
    <w:rsid w:val="00A57ED8"/>
    <w:rsid w:val="00A60207"/>
    <w:rsid w:val="00A61079"/>
    <w:rsid w:val="00A612A5"/>
    <w:rsid w:val="00A63616"/>
    <w:rsid w:val="00A6628B"/>
    <w:rsid w:val="00A670B0"/>
    <w:rsid w:val="00A67A22"/>
    <w:rsid w:val="00A67F45"/>
    <w:rsid w:val="00A70417"/>
    <w:rsid w:val="00A706DE"/>
    <w:rsid w:val="00A70947"/>
    <w:rsid w:val="00A7160D"/>
    <w:rsid w:val="00A73E9E"/>
    <w:rsid w:val="00A74389"/>
    <w:rsid w:val="00A74507"/>
    <w:rsid w:val="00A810BA"/>
    <w:rsid w:val="00A81414"/>
    <w:rsid w:val="00A82123"/>
    <w:rsid w:val="00A8238C"/>
    <w:rsid w:val="00A82750"/>
    <w:rsid w:val="00A82BF2"/>
    <w:rsid w:val="00A82CE7"/>
    <w:rsid w:val="00A83204"/>
    <w:rsid w:val="00A849AD"/>
    <w:rsid w:val="00A84C08"/>
    <w:rsid w:val="00A8533A"/>
    <w:rsid w:val="00A87224"/>
    <w:rsid w:val="00A87AB0"/>
    <w:rsid w:val="00A91DA7"/>
    <w:rsid w:val="00A92AF3"/>
    <w:rsid w:val="00A945E9"/>
    <w:rsid w:val="00A94B7F"/>
    <w:rsid w:val="00A97615"/>
    <w:rsid w:val="00A97EA0"/>
    <w:rsid w:val="00AA0530"/>
    <w:rsid w:val="00AA10BB"/>
    <w:rsid w:val="00AA1F03"/>
    <w:rsid w:val="00AA2DDC"/>
    <w:rsid w:val="00AA3FE3"/>
    <w:rsid w:val="00AA465C"/>
    <w:rsid w:val="00AA484E"/>
    <w:rsid w:val="00AA572F"/>
    <w:rsid w:val="00AA6993"/>
    <w:rsid w:val="00AA6CBF"/>
    <w:rsid w:val="00AA73EE"/>
    <w:rsid w:val="00AA78C2"/>
    <w:rsid w:val="00AB04EE"/>
    <w:rsid w:val="00AB08E1"/>
    <w:rsid w:val="00AB1D82"/>
    <w:rsid w:val="00AB6A5F"/>
    <w:rsid w:val="00AB714D"/>
    <w:rsid w:val="00AC094C"/>
    <w:rsid w:val="00AC0E49"/>
    <w:rsid w:val="00AC141B"/>
    <w:rsid w:val="00AC1853"/>
    <w:rsid w:val="00AC343E"/>
    <w:rsid w:val="00AC38AA"/>
    <w:rsid w:val="00AC3CBB"/>
    <w:rsid w:val="00AC417C"/>
    <w:rsid w:val="00AC46BB"/>
    <w:rsid w:val="00AC52FD"/>
    <w:rsid w:val="00AC5811"/>
    <w:rsid w:val="00AC6A85"/>
    <w:rsid w:val="00AC7511"/>
    <w:rsid w:val="00AD02F6"/>
    <w:rsid w:val="00AD308E"/>
    <w:rsid w:val="00AD35B1"/>
    <w:rsid w:val="00AD4ABD"/>
    <w:rsid w:val="00AD525C"/>
    <w:rsid w:val="00AD5FD0"/>
    <w:rsid w:val="00AD6127"/>
    <w:rsid w:val="00AD6373"/>
    <w:rsid w:val="00AD798B"/>
    <w:rsid w:val="00AD7B61"/>
    <w:rsid w:val="00AD7EBC"/>
    <w:rsid w:val="00AE29C0"/>
    <w:rsid w:val="00AE2C7D"/>
    <w:rsid w:val="00AE4D42"/>
    <w:rsid w:val="00AE67DE"/>
    <w:rsid w:val="00AE6B9A"/>
    <w:rsid w:val="00AE6E13"/>
    <w:rsid w:val="00AE77E8"/>
    <w:rsid w:val="00AE7811"/>
    <w:rsid w:val="00AE78FB"/>
    <w:rsid w:val="00AE7D73"/>
    <w:rsid w:val="00AE7D76"/>
    <w:rsid w:val="00AF5870"/>
    <w:rsid w:val="00AF639D"/>
    <w:rsid w:val="00B00A97"/>
    <w:rsid w:val="00B01ADA"/>
    <w:rsid w:val="00B02719"/>
    <w:rsid w:val="00B02B87"/>
    <w:rsid w:val="00B02BD4"/>
    <w:rsid w:val="00B02D8F"/>
    <w:rsid w:val="00B03180"/>
    <w:rsid w:val="00B03B1A"/>
    <w:rsid w:val="00B03B55"/>
    <w:rsid w:val="00B04940"/>
    <w:rsid w:val="00B07BF0"/>
    <w:rsid w:val="00B1210F"/>
    <w:rsid w:val="00B12906"/>
    <w:rsid w:val="00B13D5B"/>
    <w:rsid w:val="00B14E98"/>
    <w:rsid w:val="00B17259"/>
    <w:rsid w:val="00B17A0D"/>
    <w:rsid w:val="00B20674"/>
    <w:rsid w:val="00B2204A"/>
    <w:rsid w:val="00B22881"/>
    <w:rsid w:val="00B240C7"/>
    <w:rsid w:val="00B24502"/>
    <w:rsid w:val="00B25472"/>
    <w:rsid w:val="00B266C8"/>
    <w:rsid w:val="00B26918"/>
    <w:rsid w:val="00B27560"/>
    <w:rsid w:val="00B33189"/>
    <w:rsid w:val="00B33923"/>
    <w:rsid w:val="00B33B4C"/>
    <w:rsid w:val="00B36D56"/>
    <w:rsid w:val="00B36EB7"/>
    <w:rsid w:val="00B37FCE"/>
    <w:rsid w:val="00B408E9"/>
    <w:rsid w:val="00B409A4"/>
    <w:rsid w:val="00B42327"/>
    <w:rsid w:val="00B42447"/>
    <w:rsid w:val="00B42A22"/>
    <w:rsid w:val="00B43147"/>
    <w:rsid w:val="00B43EEF"/>
    <w:rsid w:val="00B443C7"/>
    <w:rsid w:val="00B45E09"/>
    <w:rsid w:val="00B46B05"/>
    <w:rsid w:val="00B472F0"/>
    <w:rsid w:val="00B47D4E"/>
    <w:rsid w:val="00B5007B"/>
    <w:rsid w:val="00B513C1"/>
    <w:rsid w:val="00B51B48"/>
    <w:rsid w:val="00B54259"/>
    <w:rsid w:val="00B54FD1"/>
    <w:rsid w:val="00B5507F"/>
    <w:rsid w:val="00B550C5"/>
    <w:rsid w:val="00B5561A"/>
    <w:rsid w:val="00B56281"/>
    <w:rsid w:val="00B568DE"/>
    <w:rsid w:val="00B57733"/>
    <w:rsid w:val="00B57E1A"/>
    <w:rsid w:val="00B607FD"/>
    <w:rsid w:val="00B60E8A"/>
    <w:rsid w:val="00B61A91"/>
    <w:rsid w:val="00B61FB7"/>
    <w:rsid w:val="00B62801"/>
    <w:rsid w:val="00B63513"/>
    <w:rsid w:val="00B63813"/>
    <w:rsid w:val="00B66355"/>
    <w:rsid w:val="00B6673C"/>
    <w:rsid w:val="00B70FC3"/>
    <w:rsid w:val="00B712C8"/>
    <w:rsid w:val="00B7139C"/>
    <w:rsid w:val="00B71B31"/>
    <w:rsid w:val="00B72FC2"/>
    <w:rsid w:val="00B738AC"/>
    <w:rsid w:val="00B75642"/>
    <w:rsid w:val="00B75890"/>
    <w:rsid w:val="00B7628B"/>
    <w:rsid w:val="00B765D2"/>
    <w:rsid w:val="00B808C3"/>
    <w:rsid w:val="00B818D9"/>
    <w:rsid w:val="00B82862"/>
    <w:rsid w:val="00B83972"/>
    <w:rsid w:val="00B8458C"/>
    <w:rsid w:val="00B853A6"/>
    <w:rsid w:val="00B86334"/>
    <w:rsid w:val="00B868C6"/>
    <w:rsid w:val="00B86DFF"/>
    <w:rsid w:val="00B87CFB"/>
    <w:rsid w:val="00B916C6"/>
    <w:rsid w:val="00B91BFF"/>
    <w:rsid w:val="00B92A1C"/>
    <w:rsid w:val="00B94F8E"/>
    <w:rsid w:val="00B95B4A"/>
    <w:rsid w:val="00B95B93"/>
    <w:rsid w:val="00B96345"/>
    <w:rsid w:val="00B9645E"/>
    <w:rsid w:val="00B96E99"/>
    <w:rsid w:val="00B97434"/>
    <w:rsid w:val="00B9754F"/>
    <w:rsid w:val="00BA044A"/>
    <w:rsid w:val="00BA098C"/>
    <w:rsid w:val="00BA1EB5"/>
    <w:rsid w:val="00BA293B"/>
    <w:rsid w:val="00BA2B75"/>
    <w:rsid w:val="00BA3AAA"/>
    <w:rsid w:val="00BA403E"/>
    <w:rsid w:val="00BA5385"/>
    <w:rsid w:val="00BA5463"/>
    <w:rsid w:val="00BA6DD3"/>
    <w:rsid w:val="00BB03F6"/>
    <w:rsid w:val="00BB0893"/>
    <w:rsid w:val="00BB0C80"/>
    <w:rsid w:val="00BB1469"/>
    <w:rsid w:val="00BB15B8"/>
    <w:rsid w:val="00BB26A0"/>
    <w:rsid w:val="00BB4161"/>
    <w:rsid w:val="00BB479D"/>
    <w:rsid w:val="00BC02E9"/>
    <w:rsid w:val="00BC12C5"/>
    <w:rsid w:val="00BC48FF"/>
    <w:rsid w:val="00BC56B4"/>
    <w:rsid w:val="00BC6346"/>
    <w:rsid w:val="00BC7C4D"/>
    <w:rsid w:val="00BD1C2B"/>
    <w:rsid w:val="00BD1F29"/>
    <w:rsid w:val="00BD245A"/>
    <w:rsid w:val="00BD5705"/>
    <w:rsid w:val="00BD69E9"/>
    <w:rsid w:val="00BD72FB"/>
    <w:rsid w:val="00BE090A"/>
    <w:rsid w:val="00BE20D5"/>
    <w:rsid w:val="00BE2F74"/>
    <w:rsid w:val="00BE3581"/>
    <w:rsid w:val="00BE4670"/>
    <w:rsid w:val="00BE55B3"/>
    <w:rsid w:val="00BE5728"/>
    <w:rsid w:val="00BE5A32"/>
    <w:rsid w:val="00BE6448"/>
    <w:rsid w:val="00BF1735"/>
    <w:rsid w:val="00BF1AA0"/>
    <w:rsid w:val="00BF2FF6"/>
    <w:rsid w:val="00BF37CB"/>
    <w:rsid w:val="00BF3CF3"/>
    <w:rsid w:val="00BF49C6"/>
    <w:rsid w:val="00BF49C7"/>
    <w:rsid w:val="00BF615D"/>
    <w:rsid w:val="00BF6FDE"/>
    <w:rsid w:val="00C00F0A"/>
    <w:rsid w:val="00C01CDE"/>
    <w:rsid w:val="00C02261"/>
    <w:rsid w:val="00C02DC5"/>
    <w:rsid w:val="00C0314E"/>
    <w:rsid w:val="00C031AD"/>
    <w:rsid w:val="00C0394F"/>
    <w:rsid w:val="00C046D1"/>
    <w:rsid w:val="00C0590D"/>
    <w:rsid w:val="00C10A7D"/>
    <w:rsid w:val="00C11100"/>
    <w:rsid w:val="00C11338"/>
    <w:rsid w:val="00C118BE"/>
    <w:rsid w:val="00C12421"/>
    <w:rsid w:val="00C13085"/>
    <w:rsid w:val="00C132A4"/>
    <w:rsid w:val="00C1350B"/>
    <w:rsid w:val="00C13BB1"/>
    <w:rsid w:val="00C142CE"/>
    <w:rsid w:val="00C15D88"/>
    <w:rsid w:val="00C15E95"/>
    <w:rsid w:val="00C160D2"/>
    <w:rsid w:val="00C16F58"/>
    <w:rsid w:val="00C174C7"/>
    <w:rsid w:val="00C1791F"/>
    <w:rsid w:val="00C17E8A"/>
    <w:rsid w:val="00C20049"/>
    <w:rsid w:val="00C208E6"/>
    <w:rsid w:val="00C221AD"/>
    <w:rsid w:val="00C24C82"/>
    <w:rsid w:val="00C24FA3"/>
    <w:rsid w:val="00C25FA7"/>
    <w:rsid w:val="00C273E9"/>
    <w:rsid w:val="00C31D6A"/>
    <w:rsid w:val="00C32039"/>
    <w:rsid w:val="00C33E02"/>
    <w:rsid w:val="00C34087"/>
    <w:rsid w:val="00C36425"/>
    <w:rsid w:val="00C36683"/>
    <w:rsid w:val="00C36FF4"/>
    <w:rsid w:val="00C405F1"/>
    <w:rsid w:val="00C42693"/>
    <w:rsid w:val="00C42722"/>
    <w:rsid w:val="00C434C4"/>
    <w:rsid w:val="00C434C9"/>
    <w:rsid w:val="00C43C17"/>
    <w:rsid w:val="00C45CC7"/>
    <w:rsid w:val="00C45F4D"/>
    <w:rsid w:val="00C46D35"/>
    <w:rsid w:val="00C47432"/>
    <w:rsid w:val="00C47437"/>
    <w:rsid w:val="00C502E1"/>
    <w:rsid w:val="00C51FE1"/>
    <w:rsid w:val="00C53AAF"/>
    <w:rsid w:val="00C53CFA"/>
    <w:rsid w:val="00C53E1F"/>
    <w:rsid w:val="00C54BB1"/>
    <w:rsid w:val="00C550E0"/>
    <w:rsid w:val="00C57C51"/>
    <w:rsid w:val="00C6062C"/>
    <w:rsid w:val="00C60B21"/>
    <w:rsid w:val="00C6337D"/>
    <w:rsid w:val="00C64B43"/>
    <w:rsid w:val="00C658C8"/>
    <w:rsid w:val="00C6678C"/>
    <w:rsid w:val="00C70F09"/>
    <w:rsid w:val="00C71C61"/>
    <w:rsid w:val="00C72A5B"/>
    <w:rsid w:val="00C74188"/>
    <w:rsid w:val="00C74965"/>
    <w:rsid w:val="00C74AB4"/>
    <w:rsid w:val="00C752C8"/>
    <w:rsid w:val="00C772CB"/>
    <w:rsid w:val="00C77EDA"/>
    <w:rsid w:val="00C77F31"/>
    <w:rsid w:val="00C821F3"/>
    <w:rsid w:val="00C826AA"/>
    <w:rsid w:val="00C827CD"/>
    <w:rsid w:val="00C82BE4"/>
    <w:rsid w:val="00C84D07"/>
    <w:rsid w:val="00C86034"/>
    <w:rsid w:val="00C8621E"/>
    <w:rsid w:val="00C86D0F"/>
    <w:rsid w:val="00C90025"/>
    <w:rsid w:val="00C9175B"/>
    <w:rsid w:val="00C91C93"/>
    <w:rsid w:val="00C92AA5"/>
    <w:rsid w:val="00C92AC8"/>
    <w:rsid w:val="00C942DD"/>
    <w:rsid w:val="00C94757"/>
    <w:rsid w:val="00C95EE9"/>
    <w:rsid w:val="00C964E7"/>
    <w:rsid w:val="00C97926"/>
    <w:rsid w:val="00CA05EB"/>
    <w:rsid w:val="00CA0F7F"/>
    <w:rsid w:val="00CA19F3"/>
    <w:rsid w:val="00CA1F6F"/>
    <w:rsid w:val="00CA2DB2"/>
    <w:rsid w:val="00CA3C9A"/>
    <w:rsid w:val="00CA4B13"/>
    <w:rsid w:val="00CA5DD7"/>
    <w:rsid w:val="00CA7630"/>
    <w:rsid w:val="00CB1695"/>
    <w:rsid w:val="00CB2303"/>
    <w:rsid w:val="00CB2546"/>
    <w:rsid w:val="00CB262D"/>
    <w:rsid w:val="00CB313E"/>
    <w:rsid w:val="00CB5D81"/>
    <w:rsid w:val="00CB6152"/>
    <w:rsid w:val="00CB785A"/>
    <w:rsid w:val="00CC1B60"/>
    <w:rsid w:val="00CC2599"/>
    <w:rsid w:val="00CC2CDA"/>
    <w:rsid w:val="00CC3CAF"/>
    <w:rsid w:val="00CC464B"/>
    <w:rsid w:val="00CC50B7"/>
    <w:rsid w:val="00CC59F7"/>
    <w:rsid w:val="00CC64A2"/>
    <w:rsid w:val="00CC6703"/>
    <w:rsid w:val="00CC713E"/>
    <w:rsid w:val="00CC7EFA"/>
    <w:rsid w:val="00CD2FDB"/>
    <w:rsid w:val="00CD3248"/>
    <w:rsid w:val="00CD540B"/>
    <w:rsid w:val="00CD5764"/>
    <w:rsid w:val="00CD5830"/>
    <w:rsid w:val="00CD59DE"/>
    <w:rsid w:val="00CD71A8"/>
    <w:rsid w:val="00CE02E1"/>
    <w:rsid w:val="00CE0567"/>
    <w:rsid w:val="00CE05CE"/>
    <w:rsid w:val="00CE1182"/>
    <w:rsid w:val="00CE1AB1"/>
    <w:rsid w:val="00CE1FDC"/>
    <w:rsid w:val="00CE33BE"/>
    <w:rsid w:val="00CE3456"/>
    <w:rsid w:val="00CE36FD"/>
    <w:rsid w:val="00CE3A3C"/>
    <w:rsid w:val="00CE4B1A"/>
    <w:rsid w:val="00CE5D2D"/>
    <w:rsid w:val="00CE6394"/>
    <w:rsid w:val="00CF1572"/>
    <w:rsid w:val="00CF1B25"/>
    <w:rsid w:val="00CF4ED7"/>
    <w:rsid w:val="00CF5AD0"/>
    <w:rsid w:val="00CF63DC"/>
    <w:rsid w:val="00CF69B8"/>
    <w:rsid w:val="00D00222"/>
    <w:rsid w:val="00D020E1"/>
    <w:rsid w:val="00D0373D"/>
    <w:rsid w:val="00D03DB0"/>
    <w:rsid w:val="00D04BD2"/>
    <w:rsid w:val="00D04FF2"/>
    <w:rsid w:val="00D052F8"/>
    <w:rsid w:val="00D0552E"/>
    <w:rsid w:val="00D05F7C"/>
    <w:rsid w:val="00D067C2"/>
    <w:rsid w:val="00D06803"/>
    <w:rsid w:val="00D06BB8"/>
    <w:rsid w:val="00D077BD"/>
    <w:rsid w:val="00D077F6"/>
    <w:rsid w:val="00D108DB"/>
    <w:rsid w:val="00D108EA"/>
    <w:rsid w:val="00D10F64"/>
    <w:rsid w:val="00D11120"/>
    <w:rsid w:val="00D115B9"/>
    <w:rsid w:val="00D123E4"/>
    <w:rsid w:val="00D1245C"/>
    <w:rsid w:val="00D12A3D"/>
    <w:rsid w:val="00D1503D"/>
    <w:rsid w:val="00D1556D"/>
    <w:rsid w:val="00D157E5"/>
    <w:rsid w:val="00D15891"/>
    <w:rsid w:val="00D17013"/>
    <w:rsid w:val="00D20D2D"/>
    <w:rsid w:val="00D22894"/>
    <w:rsid w:val="00D2345B"/>
    <w:rsid w:val="00D239A8"/>
    <w:rsid w:val="00D2402D"/>
    <w:rsid w:val="00D243B6"/>
    <w:rsid w:val="00D24520"/>
    <w:rsid w:val="00D246BB"/>
    <w:rsid w:val="00D25001"/>
    <w:rsid w:val="00D270BC"/>
    <w:rsid w:val="00D270D0"/>
    <w:rsid w:val="00D27CA8"/>
    <w:rsid w:val="00D27F5F"/>
    <w:rsid w:val="00D309B8"/>
    <w:rsid w:val="00D3266B"/>
    <w:rsid w:val="00D32C04"/>
    <w:rsid w:val="00D32FF1"/>
    <w:rsid w:val="00D33BA8"/>
    <w:rsid w:val="00D340E9"/>
    <w:rsid w:val="00D3452A"/>
    <w:rsid w:val="00D355DB"/>
    <w:rsid w:val="00D35A12"/>
    <w:rsid w:val="00D37707"/>
    <w:rsid w:val="00D4007A"/>
    <w:rsid w:val="00D40D8A"/>
    <w:rsid w:val="00D45500"/>
    <w:rsid w:val="00D5121E"/>
    <w:rsid w:val="00D52C5A"/>
    <w:rsid w:val="00D542B7"/>
    <w:rsid w:val="00D5561D"/>
    <w:rsid w:val="00D5657D"/>
    <w:rsid w:val="00D56B9F"/>
    <w:rsid w:val="00D60427"/>
    <w:rsid w:val="00D6082B"/>
    <w:rsid w:val="00D60863"/>
    <w:rsid w:val="00D612A0"/>
    <w:rsid w:val="00D62B06"/>
    <w:rsid w:val="00D63526"/>
    <w:rsid w:val="00D63CAF"/>
    <w:rsid w:val="00D641B3"/>
    <w:rsid w:val="00D642EC"/>
    <w:rsid w:val="00D64940"/>
    <w:rsid w:val="00D65268"/>
    <w:rsid w:val="00D65408"/>
    <w:rsid w:val="00D67C29"/>
    <w:rsid w:val="00D67F8F"/>
    <w:rsid w:val="00D7120B"/>
    <w:rsid w:val="00D73BCD"/>
    <w:rsid w:val="00D73D16"/>
    <w:rsid w:val="00D746DC"/>
    <w:rsid w:val="00D755ED"/>
    <w:rsid w:val="00D76D46"/>
    <w:rsid w:val="00D76EE6"/>
    <w:rsid w:val="00D774B4"/>
    <w:rsid w:val="00D77F6C"/>
    <w:rsid w:val="00D80115"/>
    <w:rsid w:val="00D80D6D"/>
    <w:rsid w:val="00D83147"/>
    <w:rsid w:val="00D838A1"/>
    <w:rsid w:val="00D83D95"/>
    <w:rsid w:val="00D84FDE"/>
    <w:rsid w:val="00D861C0"/>
    <w:rsid w:val="00D86989"/>
    <w:rsid w:val="00D93432"/>
    <w:rsid w:val="00D9428F"/>
    <w:rsid w:val="00D95AAB"/>
    <w:rsid w:val="00D96267"/>
    <w:rsid w:val="00D96C28"/>
    <w:rsid w:val="00DA010D"/>
    <w:rsid w:val="00DA1215"/>
    <w:rsid w:val="00DA16C8"/>
    <w:rsid w:val="00DA1BE8"/>
    <w:rsid w:val="00DA1D81"/>
    <w:rsid w:val="00DA21F7"/>
    <w:rsid w:val="00DA2FD3"/>
    <w:rsid w:val="00DA5113"/>
    <w:rsid w:val="00DA5901"/>
    <w:rsid w:val="00DA7B8D"/>
    <w:rsid w:val="00DB02E2"/>
    <w:rsid w:val="00DB0FC4"/>
    <w:rsid w:val="00DB169D"/>
    <w:rsid w:val="00DB2280"/>
    <w:rsid w:val="00DB29A2"/>
    <w:rsid w:val="00DB29AD"/>
    <w:rsid w:val="00DB457F"/>
    <w:rsid w:val="00DB4599"/>
    <w:rsid w:val="00DB53C4"/>
    <w:rsid w:val="00DB7A66"/>
    <w:rsid w:val="00DC0165"/>
    <w:rsid w:val="00DC0192"/>
    <w:rsid w:val="00DC0279"/>
    <w:rsid w:val="00DC04AB"/>
    <w:rsid w:val="00DC386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F1B"/>
    <w:rsid w:val="00DD513F"/>
    <w:rsid w:val="00DD6D71"/>
    <w:rsid w:val="00DE03BF"/>
    <w:rsid w:val="00DE1798"/>
    <w:rsid w:val="00DE2927"/>
    <w:rsid w:val="00DE4307"/>
    <w:rsid w:val="00DE4825"/>
    <w:rsid w:val="00DE4C26"/>
    <w:rsid w:val="00DE60AF"/>
    <w:rsid w:val="00DE7E28"/>
    <w:rsid w:val="00DF13D0"/>
    <w:rsid w:val="00DF292C"/>
    <w:rsid w:val="00DF2FF7"/>
    <w:rsid w:val="00DF352D"/>
    <w:rsid w:val="00DF4134"/>
    <w:rsid w:val="00DF44C0"/>
    <w:rsid w:val="00DF5296"/>
    <w:rsid w:val="00DF55DE"/>
    <w:rsid w:val="00E00975"/>
    <w:rsid w:val="00E02845"/>
    <w:rsid w:val="00E0331E"/>
    <w:rsid w:val="00E034B0"/>
    <w:rsid w:val="00E06292"/>
    <w:rsid w:val="00E06EEA"/>
    <w:rsid w:val="00E07B7B"/>
    <w:rsid w:val="00E11377"/>
    <w:rsid w:val="00E12BB2"/>
    <w:rsid w:val="00E12FE6"/>
    <w:rsid w:val="00E134FB"/>
    <w:rsid w:val="00E13C48"/>
    <w:rsid w:val="00E14647"/>
    <w:rsid w:val="00E14B2F"/>
    <w:rsid w:val="00E14F25"/>
    <w:rsid w:val="00E17197"/>
    <w:rsid w:val="00E17B59"/>
    <w:rsid w:val="00E207CE"/>
    <w:rsid w:val="00E21590"/>
    <w:rsid w:val="00E21F15"/>
    <w:rsid w:val="00E257EA"/>
    <w:rsid w:val="00E26AB0"/>
    <w:rsid w:val="00E32B0F"/>
    <w:rsid w:val="00E32F69"/>
    <w:rsid w:val="00E3391F"/>
    <w:rsid w:val="00E35BAC"/>
    <w:rsid w:val="00E40A71"/>
    <w:rsid w:val="00E40EE1"/>
    <w:rsid w:val="00E40FA3"/>
    <w:rsid w:val="00E4268A"/>
    <w:rsid w:val="00E43168"/>
    <w:rsid w:val="00E438BB"/>
    <w:rsid w:val="00E44239"/>
    <w:rsid w:val="00E44A83"/>
    <w:rsid w:val="00E4568B"/>
    <w:rsid w:val="00E45D37"/>
    <w:rsid w:val="00E4704D"/>
    <w:rsid w:val="00E47704"/>
    <w:rsid w:val="00E510E2"/>
    <w:rsid w:val="00E5292D"/>
    <w:rsid w:val="00E53564"/>
    <w:rsid w:val="00E539B7"/>
    <w:rsid w:val="00E55421"/>
    <w:rsid w:val="00E60A9A"/>
    <w:rsid w:val="00E65B57"/>
    <w:rsid w:val="00E65C6A"/>
    <w:rsid w:val="00E65EB4"/>
    <w:rsid w:val="00E66F46"/>
    <w:rsid w:val="00E67EB8"/>
    <w:rsid w:val="00E70157"/>
    <w:rsid w:val="00E7066E"/>
    <w:rsid w:val="00E70C66"/>
    <w:rsid w:val="00E70F49"/>
    <w:rsid w:val="00E7212D"/>
    <w:rsid w:val="00E7357F"/>
    <w:rsid w:val="00E74B16"/>
    <w:rsid w:val="00E74BB3"/>
    <w:rsid w:val="00E74E6C"/>
    <w:rsid w:val="00E76099"/>
    <w:rsid w:val="00E81D90"/>
    <w:rsid w:val="00E83B53"/>
    <w:rsid w:val="00E8435D"/>
    <w:rsid w:val="00E84FA5"/>
    <w:rsid w:val="00E912F4"/>
    <w:rsid w:val="00E919C7"/>
    <w:rsid w:val="00E9287B"/>
    <w:rsid w:val="00E92EDD"/>
    <w:rsid w:val="00E9327D"/>
    <w:rsid w:val="00E934FA"/>
    <w:rsid w:val="00E946A9"/>
    <w:rsid w:val="00EA0ED3"/>
    <w:rsid w:val="00EA1A74"/>
    <w:rsid w:val="00EA1D65"/>
    <w:rsid w:val="00EA200E"/>
    <w:rsid w:val="00EA232C"/>
    <w:rsid w:val="00EA248D"/>
    <w:rsid w:val="00EA27D3"/>
    <w:rsid w:val="00EA27D9"/>
    <w:rsid w:val="00EA5AE4"/>
    <w:rsid w:val="00EA6817"/>
    <w:rsid w:val="00EA7C55"/>
    <w:rsid w:val="00EB190A"/>
    <w:rsid w:val="00EB2E15"/>
    <w:rsid w:val="00EB3213"/>
    <w:rsid w:val="00EB3E6F"/>
    <w:rsid w:val="00EB44FE"/>
    <w:rsid w:val="00EB53DC"/>
    <w:rsid w:val="00EB736E"/>
    <w:rsid w:val="00EB7603"/>
    <w:rsid w:val="00EC0FF7"/>
    <w:rsid w:val="00EC1F76"/>
    <w:rsid w:val="00EC21CB"/>
    <w:rsid w:val="00EC2452"/>
    <w:rsid w:val="00EC26AF"/>
    <w:rsid w:val="00EC2FEE"/>
    <w:rsid w:val="00EC355B"/>
    <w:rsid w:val="00EC3941"/>
    <w:rsid w:val="00EC3D65"/>
    <w:rsid w:val="00EC50A3"/>
    <w:rsid w:val="00EC56DB"/>
    <w:rsid w:val="00EC7493"/>
    <w:rsid w:val="00EC764E"/>
    <w:rsid w:val="00ED0516"/>
    <w:rsid w:val="00ED0E4E"/>
    <w:rsid w:val="00ED1AF5"/>
    <w:rsid w:val="00ED1BBC"/>
    <w:rsid w:val="00ED215B"/>
    <w:rsid w:val="00ED4EC6"/>
    <w:rsid w:val="00ED5C12"/>
    <w:rsid w:val="00ED7F7A"/>
    <w:rsid w:val="00EE0415"/>
    <w:rsid w:val="00EE0A13"/>
    <w:rsid w:val="00EE2509"/>
    <w:rsid w:val="00EE297D"/>
    <w:rsid w:val="00EE2D67"/>
    <w:rsid w:val="00EE3868"/>
    <w:rsid w:val="00EE533D"/>
    <w:rsid w:val="00EE5EFF"/>
    <w:rsid w:val="00EE5F67"/>
    <w:rsid w:val="00EE6671"/>
    <w:rsid w:val="00EF00F7"/>
    <w:rsid w:val="00EF04A5"/>
    <w:rsid w:val="00EF1D86"/>
    <w:rsid w:val="00EF2041"/>
    <w:rsid w:val="00EF243D"/>
    <w:rsid w:val="00EF3515"/>
    <w:rsid w:val="00EF5E65"/>
    <w:rsid w:val="00EF673C"/>
    <w:rsid w:val="00EF6CA2"/>
    <w:rsid w:val="00EF7C0A"/>
    <w:rsid w:val="00F01301"/>
    <w:rsid w:val="00F01B7E"/>
    <w:rsid w:val="00F01D42"/>
    <w:rsid w:val="00F0209F"/>
    <w:rsid w:val="00F03397"/>
    <w:rsid w:val="00F03945"/>
    <w:rsid w:val="00F04C33"/>
    <w:rsid w:val="00F0591E"/>
    <w:rsid w:val="00F060D1"/>
    <w:rsid w:val="00F06546"/>
    <w:rsid w:val="00F10F46"/>
    <w:rsid w:val="00F12ABB"/>
    <w:rsid w:val="00F12BAB"/>
    <w:rsid w:val="00F141CB"/>
    <w:rsid w:val="00F14996"/>
    <w:rsid w:val="00F14A50"/>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F9"/>
    <w:rsid w:val="00F33F58"/>
    <w:rsid w:val="00F3400B"/>
    <w:rsid w:val="00F358C6"/>
    <w:rsid w:val="00F36B74"/>
    <w:rsid w:val="00F37925"/>
    <w:rsid w:val="00F420E9"/>
    <w:rsid w:val="00F4260B"/>
    <w:rsid w:val="00F457D8"/>
    <w:rsid w:val="00F46527"/>
    <w:rsid w:val="00F4711B"/>
    <w:rsid w:val="00F47983"/>
    <w:rsid w:val="00F47B2C"/>
    <w:rsid w:val="00F47E6E"/>
    <w:rsid w:val="00F5021C"/>
    <w:rsid w:val="00F5061E"/>
    <w:rsid w:val="00F52B49"/>
    <w:rsid w:val="00F52E35"/>
    <w:rsid w:val="00F53A0D"/>
    <w:rsid w:val="00F55417"/>
    <w:rsid w:val="00F558C3"/>
    <w:rsid w:val="00F56269"/>
    <w:rsid w:val="00F56A29"/>
    <w:rsid w:val="00F573DC"/>
    <w:rsid w:val="00F61443"/>
    <w:rsid w:val="00F624E5"/>
    <w:rsid w:val="00F626F1"/>
    <w:rsid w:val="00F62723"/>
    <w:rsid w:val="00F62E72"/>
    <w:rsid w:val="00F63821"/>
    <w:rsid w:val="00F6484F"/>
    <w:rsid w:val="00F65C7C"/>
    <w:rsid w:val="00F678BE"/>
    <w:rsid w:val="00F70747"/>
    <w:rsid w:val="00F70FE6"/>
    <w:rsid w:val="00F7188A"/>
    <w:rsid w:val="00F71A21"/>
    <w:rsid w:val="00F726E1"/>
    <w:rsid w:val="00F729C0"/>
    <w:rsid w:val="00F730E0"/>
    <w:rsid w:val="00F730F6"/>
    <w:rsid w:val="00F736A7"/>
    <w:rsid w:val="00F73FF8"/>
    <w:rsid w:val="00F766AA"/>
    <w:rsid w:val="00F807A4"/>
    <w:rsid w:val="00F82131"/>
    <w:rsid w:val="00F829B2"/>
    <w:rsid w:val="00F8366F"/>
    <w:rsid w:val="00F85012"/>
    <w:rsid w:val="00F860D5"/>
    <w:rsid w:val="00F86A12"/>
    <w:rsid w:val="00F86B71"/>
    <w:rsid w:val="00F86BA5"/>
    <w:rsid w:val="00F87114"/>
    <w:rsid w:val="00F907B4"/>
    <w:rsid w:val="00F909CF"/>
    <w:rsid w:val="00F90DBA"/>
    <w:rsid w:val="00F90FCB"/>
    <w:rsid w:val="00F92BD8"/>
    <w:rsid w:val="00F92FD7"/>
    <w:rsid w:val="00F93E9B"/>
    <w:rsid w:val="00F96475"/>
    <w:rsid w:val="00F971D1"/>
    <w:rsid w:val="00FA02BD"/>
    <w:rsid w:val="00FA1B84"/>
    <w:rsid w:val="00FA2594"/>
    <w:rsid w:val="00FA2639"/>
    <w:rsid w:val="00FA2877"/>
    <w:rsid w:val="00FA314E"/>
    <w:rsid w:val="00FA31A1"/>
    <w:rsid w:val="00FA47E9"/>
    <w:rsid w:val="00FA4CF8"/>
    <w:rsid w:val="00FA54D8"/>
    <w:rsid w:val="00FA5D41"/>
    <w:rsid w:val="00FA5FBC"/>
    <w:rsid w:val="00FA7540"/>
    <w:rsid w:val="00FB0127"/>
    <w:rsid w:val="00FB1800"/>
    <w:rsid w:val="00FB1BB3"/>
    <w:rsid w:val="00FB3A21"/>
    <w:rsid w:val="00FB46B1"/>
    <w:rsid w:val="00FB4943"/>
    <w:rsid w:val="00FB49C6"/>
    <w:rsid w:val="00FB4F4B"/>
    <w:rsid w:val="00FB537A"/>
    <w:rsid w:val="00FB645A"/>
    <w:rsid w:val="00FB6662"/>
    <w:rsid w:val="00FB6881"/>
    <w:rsid w:val="00FB7315"/>
    <w:rsid w:val="00FB7710"/>
    <w:rsid w:val="00FC2E18"/>
    <w:rsid w:val="00FC3F07"/>
    <w:rsid w:val="00FC4922"/>
    <w:rsid w:val="00FC4F85"/>
    <w:rsid w:val="00FC5E44"/>
    <w:rsid w:val="00FD02CF"/>
    <w:rsid w:val="00FD0645"/>
    <w:rsid w:val="00FD0672"/>
    <w:rsid w:val="00FD0739"/>
    <w:rsid w:val="00FD15F1"/>
    <w:rsid w:val="00FD164F"/>
    <w:rsid w:val="00FD1DA7"/>
    <w:rsid w:val="00FD562E"/>
    <w:rsid w:val="00FD5B5F"/>
    <w:rsid w:val="00FD63CB"/>
    <w:rsid w:val="00FD73BC"/>
    <w:rsid w:val="00FD7895"/>
    <w:rsid w:val="00FD79D0"/>
    <w:rsid w:val="00FE1F03"/>
    <w:rsid w:val="00FE227C"/>
    <w:rsid w:val="00FE469D"/>
    <w:rsid w:val="00FE4F9F"/>
    <w:rsid w:val="00FE742F"/>
    <w:rsid w:val="00FF02F7"/>
    <w:rsid w:val="00FF15A8"/>
    <w:rsid w:val="00FF1F75"/>
    <w:rsid w:val="00FF29B6"/>
    <w:rsid w:val="00FF3366"/>
    <w:rsid w:val="00FF35A6"/>
    <w:rsid w:val="00FF3A63"/>
    <w:rsid w:val="00FF3B00"/>
    <w:rsid w:val="00FF3FED"/>
    <w:rsid w:val="00FF4CA4"/>
    <w:rsid w:val="00FF4F4E"/>
    <w:rsid w:val="00FF5DEA"/>
    <w:rsid w:val="00FF5E4E"/>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semiHidden/>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semiHidden/>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tachyon-project.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park.apache.org"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ganglia.info/"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02B3A-FE90-4007-AFD1-F13DFBFE5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40849</TotalTime>
  <Pages>67</Pages>
  <Words>6987</Words>
  <Characters>39826</Characters>
  <Application>Microsoft Office Word</Application>
  <DocSecurity>0</DocSecurity>
  <Lines>331</Lines>
  <Paragraphs>93</Paragraphs>
  <ScaleCrop>false</ScaleCrop>
  <Company/>
  <LinksUpToDate>false</LinksUpToDate>
  <CharactersWithSpaces>46720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2061</cp:revision>
  <cp:lastPrinted>2014-06-03T02:00:00Z</cp:lastPrinted>
  <dcterms:created xsi:type="dcterms:W3CDTF">2014-03-26T06:42:00Z</dcterms:created>
  <dcterms:modified xsi:type="dcterms:W3CDTF">2016-05-07T14:13:00Z</dcterms:modified>
</cp:coreProperties>
</file>