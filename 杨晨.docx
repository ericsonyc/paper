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pt;height:105.2pt" o:ole="" fillcolor="window">
            <v:imagedata r:id="rId8" o:title="" cropright="6446f"/>
          </v:shape>
          <o:OLEObject Type="Embed" ProgID="Word.Picture.8" ShapeID="_x0000_i1025" DrawAspect="Content" ObjectID="_1524135234"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77777777" w:rsidR="001E2FC7" w:rsidRPr="00B96E99" w:rsidRDefault="00401A3A" w:rsidP="001E2FC7">
      <w:pPr>
        <w:spacing w:line="400" w:lineRule="atLeast"/>
        <w:jc w:val="center"/>
        <w:rPr>
          <w:rFonts w:ascii="Times New Roman" w:eastAsia="楷体" w:hAnsi="Times New Roman" w:cs="Times New Roman"/>
          <w:b/>
          <w:bCs/>
          <w:sz w:val="48"/>
          <w:szCs w:val="48"/>
        </w:rPr>
      </w:pPr>
      <w:del w:id="0" w:author="JieTang" w:date="2016-05-04T09:41:00Z">
        <w:r w:rsidRPr="00B96E99" w:rsidDel="00E02845">
          <w:rPr>
            <w:rFonts w:ascii="Times New Roman" w:eastAsia="楷体" w:hAnsi="Times New Roman" w:cs="Times New Roman"/>
            <w:b/>
            <w:bCs/>
            <w:sz w:val="48"/>
            <w:szCs w:val="48"/>
          </w:rPr>
          <w:delText>基于</w:delText>
        </w:r>
      </w:del>
      <w:ins w:id="1" w:author="JieTang" w:date="2016-05-04T09:41:00Z">
        <w:r w:rsidR="00E02845">
          <w:rPr>
            <w:rFonts w:ascii="Times New Roman" w:eastAsia="楷体" w:hAnsi="Times New Roman" w:cs="Times New Roman" w:hint="eastAsia"/>
            <w:b/>
            <w:bCs/>
            <w:sz w:val="48"/>
            <w:szCs w:val="48"/>
          </w:rPr>
          <w:t>面向</w:t>
        </w:r>
      </w:ins>
      <w:ins w:id="2" w:author="JieTang" w:date="2016-05-04T09:42:00Z">
        <w:r w:rsidR="00E02845">
          <w:rPr>
            <w:rFonts w:ascii="Times New Roman" w:eastAsia="楷体" w:hAnsi="Times New Roman" w:cs="Times New Roman" w:hint="eastAsia"/>
            <w:b/>
            <w:bCs/>
            <w:sz w:val="48"/>
            <w:szCs w:val="48"/>
          </w:rPr>
          <w:t>高性能计算的</w:t>
        </w:r>
      </w:ins>
      <w:r w:rsidRPr="00B96E99">
        <w:rPr>
          <w:rFonts w:ascii="Times New Roman" w:eastAsia="楷体" w:hAnsi="Times New Roman" w:cs="Times New Roman"/>
          <w:b/>
          <w:bCs/>
          <w:sz w:val="48"/>
          <w:szCs w:val="48"/>
        </w:rPr>
        <w:t>YARN</w:t>
      </w:r>
      <w:del w:id="3" w:author="JieTang" w:date="2016-05-04T09:42:00Z">
        <w:r w:rsidRPr="00B96E99" w:rsidDel="00E02845">
          <w:rPr>
            <w:rFonts w:ascii="Times New Roman" w:eastAsia="楷体" w:hAnsi="Times New Roman" w:cs="Times New Roman"/>
            <w:b/>
            <w:bCs/>
            <w:sz w:val="48"/>
            <w:szCs w:val="48"/>
          </w:rPr>
          <w:delText>的</w:delText>
        </w:r>
        <w:r w:rsidR="00B96E99" w:rsidRPr="00B96E99" w:rsidDel="00E02845">
          <w:rPr>
            <w:rFonts w:ascii="Times New Roman" w:eastAsia="楷体" w:hAnsi="Times New Roman" w:cs="Times New Roman"/>
            <w:b/>
            <w:bCs/>
            <w:sz w:val="48"/>
            <w:szCs w:val="48"/>
          </w:rPr>
          <w:delText>并行处理技术</w:delText>
        </w:r>
      </w:del>
      <w:ins w:id="4" w:author="JieTang" w:date="2016-05-04T09:42:00Z">
        <w:r w:rsidR="00E02845">
          <w:rPr>
            <w:rFonts w:ascii="Times New Roman" w:eastAsia="楷体" w:hAnsi="Times New Roman" w:cs="Times New Roman" w:hint="eastAsia"/>
            <w:b/>
            <w:bCs/>
            <w:sz w:val="48"/>
            <w:szCs w:val="48"/>
          </w:rPr>
          <w:t>平台关键技术</w:t>
        </w:r>
      </w:ins>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del w:id="5" w:author="JieTang" w:date="2016-05-01T13:43:00Z">
        <w:r w:rsidR="00583487" w:rsidRPr="00B96E99" w:rsidDel="00B96E99">
          <w:rPr>
            <w:rFonts w:ascii="Times New Roman" w:eastAsia="楷体" w:hAnsi="Times New Roman" w:cs="Times New Roman"/>
            <w:b/>
            <w:bCs/>
            <w:sz w:val="30"/>
            <w:szCs w:val="30"/>
          </w:rPr>
          <w:delText>大数据</w:delText>
        </w:r>
        <w:r w:rsidR="007136C1" w:rsidRPr="00B96E99" w:rsidDel="00B96E99">
          <w:rPr>
            <w:rFonts w:ascii="Times New Roman" w:eastAsia="楷体" w:hAnsi="Times New Roman" w:cs="Times New Roman"/>
            <w:b/>
            <w:bCs/>
            <w:sz w:val="30"/>
            <w:szCs w:val="30"/>
          </w:rPr>
          <w:delText>研究</w:delText>
        </w:r>
      </w:del>
      <w:ins w:id="6" w:author="JieTang" w:date="2016-05-01T13:43:00Z">
        <w:r w:rsidR="00B96E99" w:rsidRPr="00B96E99">
          <w:rPr>
            <w:rFonts w:ascii="Times New Roman" w:eastAsia="楷体" w:hAnsi="Times New Roman" w:cs="Times New Roman"/>
            <w:b/>
            <w:bCs/>
            <w:sz w:val="30"/>
            <w:szCs w:val="30"/>
          </w:rPr>
          <w:t>云计算、并行计算</w:t>
        </w:r>
      </w:ins>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2pt;height:105.2pt" o:ole="" fillcolor="window">
            <v:imagedata r:id="rId8" o:title="" cropright="6446f"/>
          </v:shape>
          <o:OLEObject Type="Embed" ProgID="Word.Picture.8" ShapeID="_x0000_i1026" DrawAspect="Content" ObjectID="_1524135235"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7777777" w:rsidR="001E2FC7" w:rsidRPr="00B96E99" w:rsidRDefault="0022140F" w:rsidP="001E2FC7">
      <w:pPr>
        <w:spacing w:line="400" w:lineRule="atLeast"/>
        <w:jc w:val="center"/>
        <w:rPr>
          <w:rFonts w:ascii="Times New Roman" w:eastAsia="宋体" w:hAnsi="Times New Roman" w:cs="Times New Roman"/>
          <w:b/>
          <w:sz w:val="44"/>
          <w:szCs w:val="44"/>
        </w:rPr>
      </w:pPr>
      <w:r w:rsidRPr="00B96E99">
        <w:rPr>
          <w:rFonts w:ascii="Times New Roman" w:eastAsia="宋体" w:hAnsi="Times New Roman" w:cs="Times New Roman"/>
          <w:b/>
          <w:sz w:val="44"/>
          <w:szCs w:val="44"/>
        </w:rPr>
        <w:t>Big Data platform development research based on YARN</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73475FF0" w14:textId="77777777" w:rsidR="009D1343" w:rsidRPr="00B96E99" w:rsidRDefault="009D1343" w:rsidP="001E2FC7">
      <w:pPr>
        <w:spacing w:line="400" w:lineRule="atLeast"/>
        <w:jc w:val="center"/>
        <w:rPr>
          <w:rFonts w:ascii="Times New Roman" w:eastAsia="宋体" w:hAnsi="Times New Roman" w:cs="Times New Roman"/>
          <w:sz w:val="30"/>
          <w:szCs w:val="30"/>
        </w:rPr>
      </w:pPr>
    </w:p>
    <w:p w14:paraId="14387CCA" w14:textId="77777777" w:rsidR="0062254D" w:rsidRPr="00B96E99" w:rsidRDefault="0062254D" w:rsidP="001E2FC7">
      <w:pPr>
        <w:spacing w:line="400" w:lineRule="atLeast"/>
        <w:jc w:val="center"/>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77777777"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7A7B22" w:rsidRPr="00B96E99">
        <w:rPr>
          <w:rFonts w:ascii="Times New Roman" w:eastAsia="楷体" w:hAnsi="Times New Roman" w:cs="Times New Roman"/>
          <w:sz w:val="28"/>
          <w:u w:val="single"/>
        </w:rPr>
        <w:t xml:space="preserve">   </w:t>
      </w:r>
      <w:r w:rsidR="0059114D" w:rsidRPr="00B96E99">
        <w:rPr>
          <w:rFonts w:ascii="Times New Roman" w:eastAsia="楷体" w:hAnsi="Times New Roman" w:cs="Times New Roman"/>
          <w:sz w:val="28"/>
          <w:u w:val="single"/>
        </w:rPr>
        <w:t>基于</w:t>
      </w:r>
      <w:r w:rsidR="00C046D1" w:rsidRPr="00B96E99">
        <w:rPr>
          <w:rFonts w:ascii="Times New Roman" w:eastAsia="楷体" w:hAnsi="Times New Roman" w:cs="Times New Roman"/>
          <w:sz w:val="28"/>
          <w:u w:val="single"/>
        </w:rPr>
        <w:t>YARN</w:t>
      </w:r>
      <w:r w:rsidR="00C046D1" w:rsidRPr="00B96E99">
        <w:rPr>
          <w:rFonts w:ascii="Times New Roman" w:eastAsia="楷体" w:hAnsi="Times New Roman" w:cs="Times New Roman"/>
          <w:sz w:val="28"/>
          <w:u w:val="single"/>
        </w:rPr>
        <w:t>的大数据平台开发</w:t>
      </w:r>
      <w:r w:rsidR="0059114D" w:rsidRPr="00B96E99">
        <w:rPr>
          <w:rFonts w:ascii="Times New Roman" w:eastAsia="楷体" w:hAnsi="Times New Roman" w:cs="Times New Roman"/>
          <w:sz w:val="28"/>
          <w:u w:val="single"/>
        </w:rPr>
        <w:t>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850F78">
      <w:pPr>
        <w:spacing w:line="400" w:lineRule="exact"/>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ins w:id="7" w:author="JieTang" w:date="2016-05-01T13:43:00Z"/>
          <w:rFonts w:ascii="Times New Roman" w:eastAsia="宋体" w:hAnsi="Times New Roman" w:cs="Times New Roman"/>
          <w:sz w:val="24"/>
          <w:szCs w:val="24"/>
        </w:rPr>
      </w:pPr>
      <w:bookmarkStart w:id="8" w:name="OLE_LINK37"/>
      <w:bookmarkStart w:id="9" w:name="OLE_LINK38"/>
    </w:p>
    <w:p w14:paraId="69E2D11C" w14:textId="77777777"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w:t>
      </w:r>
      <w:r w:rsidRPr="00B96E99">
        <w:rPr>
          <w:rFonts w:ascii="Times New Roman" w:eastAsia="宋体" w:hAnsi="Times New Roman" w:cs="Times New Roman"/>
          <w:sz w:val="24"/>
          <w:szCs w:val="24"/>
        </w:rPr>
        <w:t xml:space="preserve">l </w:t>
      </w:r>
      <w:r w:rsidRPr="00B96E99">
        <w:rPr>
          <w:rFonts w:ascii="Times New Roman" w:eastAsia="宋体" w:hAnsi="Times New Roman" w:cs="Times New Roman"/>
          <w:sz w:val="24"/>
          <w:szCs w:val="24"/>
        </w:rPr>
        <w:t>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p>
    <w:p w14:paraId="3D7D206C" w14:textId="77777777"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的资源调度器更改，我们实现了一个插拔式的资源调度器</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Efficient Adaptive Scheduler on YARN</w:t>
      </w:r>
      <w:r w:rsidRPr="00B96E99">
        <w:rPr>
          <w:rFonts w:ascii="Times New Roman" w:eastAsia="宋体" w:hAnsi="Times New Roman" w:cs="Times New Roman"/>
          <w:sz w:val="24"/>
          <w:szCs w:val="24"/>
        </w:rPr>
        <w:t>）；二、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）实际应用来验证集群的性能，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8"/>
    <w:bookmarkEnd w:id="9"/>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77777777"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EC7493" w:rsidRPr="00B96E99">
        <w:rPr>
          <w:rFonts w:ascii="Times New Roman" w:eastAsia="宋体" w:hAnsi="Times New Roman" w:cs="Times New Roman"/>
          <w:sz w:val="28"/>
        </w:rPr>
        <w:t xml:space="preserve">Big Data platform development research based on YARN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2CBDD535" w14:textId="77777777" w:rsidR="00620121" w:rsidRPr="00B96E99"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09A910F9" w14:textId="77777777" w:rsidR="00891967" w:rsidRPr="00B96E99" w:rsidRDefault="00891967" w:rsidP="004A51B6">
      <w:pPr>
        <w:spacing w:line="400" w:lineRule="atLeast"/>
        <w:rPr>
          <w:rStyle w:val="1b"/>
          <w:rFonts w:ascii="Times New Roman" w:eastAsia="宋体" w:hAnsi="Times New Roman" w:cs="Times New Roman"/>
          <w:b w:val="0"/>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10" w:name="OLE_LINK25"/>
      <w:bookmarkStart w:id="11"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77777777"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 we implemented a pluggable resource scheduler EASY(Efficient Adaptive Scheduler on YARN);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10"/>
    <w:bookmarkEnd w:id="11"/>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5540D37E" w14:textId="6ACD161D" w:rsidR="00033AA0"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393082" w:history="1">
        <w:r w:rsidR="00033AA0" w:rsidRPr="00902551">
          <w:rPr>
            <w:rStyle w:val="af"/>
            <w:rFonts w:ascii="Times New Roman" w:eastAsia="宋体" w:hAnsi="Times New Roman" w:cs="Times New Roman"/>
            <w:noProof/>
          </w:rPr>
          <w:t>第一章</w:t>
        </w:r>
        <w:r w:rsidR="00033AA0">
          <w:rPr>
            <w:noProof/>
          </w:rPr>
          <w:tab/>
        </w:r>
        <w:r w:rsidR="00033AA0" w:rsidRPr="00902551">
          <w:rPr>
            <w:rStyle w:val="af"/>
            <w:rFonts w:ascii="Times New Roman" w:eastAsia="宋体" w:hAnsi="Times New Roman" w:cs="Times New Roman"/>
            <w:noProof/>
          </w:rPr>
          <w:t>绪论</w:t>
        </w:r>
        <w:r w:rsidR="00033AA0">
          <w:rPr>
            <w:noProof/>
            <w:webHidden/>
          </w:rPr>
          <w:tab/>
        </w:r>
        <w:r w:rsidR="00033AA0">
          <w:rPr>
            <w:noProof/>
            <w:webHidden/>
          </w:rPr>
          <w:fldChar w:fldCharType="begin"/>
        </w:r>
        <w:r w:rsidR="00033AA0">
          <w:rPr>
            <w:noProof/>
            <w:webHidden/>
          </w:rPr>
          <w:instrText xml:space="preserve"> PAGEREF _Toc450393082 \h </w:instrText>
        </w:r>
        <w:r w:rsidR="00033AA0">
          <w:rPr>
            <w:noProof/>
            <w:webHidden/>
          </w:rPr>
        </w:r>
        <w:r w:rsidR="00033AA0">
          <w:rPr>
            <w:noProof/>
            <w:webHidden/>
          </w:rPr>
          <w:fldChar w:fldCharType="separate"/>
        </w:r>
        <w:r w:rsidR="00033AA0">
          <w:rPr>
            <w:noProof/>
            <w:webHidden/>
          </w:rPr>
          <w:t>1</w:t>
        </w:r>
        <w:r w:rsidR="00033AA0">
          <w:rPr>
            <w:noProof/>
            <w:webHidden/>
          </w:rPr>
          <w:fldChar w:fldCharType="end"/>
        </w:r>
      </w:hyperlink>
    </w:p>
    <w:p w14:paraId="32FE6AC8" w14:textId="2FD2FD1A" w:rsidR="00033AA0" w:rsidRDefault="00033AA0">
      <w:pPr>
        <w:pStyle w:val="26"/>
        <w:rPr>
          <w:noProof/>
        </w:rPr>
      </w:pPr>
      <w:hyperlink w:anchor="_Toc450393083" w:history="1">
        <w:r w:rsidRPr="00902551">
          <w:rPr>
            <w:rStyle w:val="af"/>
            <w:rFonts w:ascii="Times New Roman" w:eastAsia="宋体" w:hAnsi="Times New Roman" w:cs="Times New Roman"/>
            <w:noProof/>
          </w:rPr>
          <w:t>1.1</w:t>
        </w:r>
        <w:r>
          <w:rPr>
            <w:noProof/>
          </w:rPr>
          <w:tab/>
        </w:r>
        <w:r w:rsidRPr="00902551">
          <w:rPr>
            <w:rStyle w:val="af"/>
            <w:rFonts w:ascii="Times New Roman" w:eastAsia="宋体" w:hAnsi="Times New Roman" w:cs="Times New Roman"/>
            <w:noProof/>
          </w:rPr>
          <w:t>研究背景与意义</w:t>
        </w:r>
        <w:r>
          <w:rPr>
            <w:noProof/>
            <w:webHidden/>
          </w:rPr>
          <w:tab/>
        </w:r>
        <w:r>
          <w:rPr>
            <w:noProof/>
            <w:webHidden/>
          </w:rPr>
          <w:fldChar w:fldCharType="begin"/>
        </w:r>
        <w:r>
          <w:rPr>
            <w:noProof/>
            <w:webHidden/>
          </w:rPr>
          <w:instrText xml:space="preserve"> PAGEREF _Toc450393083 \h </w:instrText>
        </w:r>
        <w:r>
          <w:rPr>
            <w:noProof/>
            <w:webHidden/>
          </w:rPr>
        </w:r>
        <w:r>
          <w:rPr>
            <w:noProof/>
            <w:webHidden/>
          </w:rPr>
          <w:fldChar w:fldCharType="separate"/>
        </w:r>
        <w:r>
          <w:rPr>
            <w:noProof/>
            <w:webHidden/>
          </w:rPr>
          <w:t>1</w:t>
        </w:r>
        <w:r>
          <w:rPr>
            <w:noProof/>
            <w:webHidden/>
          </w:rPr>
          <w:fldChar w:fldCharType="end"/>
        </w:r>
      </w:hyperlink>
    </w:p>
    <w:p w14:paraId="6553449C" w14:textId="0185A3DC" w:rsidR="00033AA0" w:rsidRDefault="00033AA0">
      <w:pPr>
        <w:pStyle w:val="32"/>
        <w:tabs>
          <w:tab w:val="right" w:leader="dot" w:pos="8296"/>
        </w:tabs>
        <w:ind w:left="840"/>
        <w:rPr>
          <w:noProof/>
        </w:rPr>
      </w:pPr>
      <w:hyperlink w:anchor="_Toc450393084" w:history="1">
        <w:r w:rsidRPr="00902551">
          <w:rPr>
            <w:rStyle w:val="af"/>
            <w:noProof/>
          </w:rPr>
          <w:t>1.1.1 Hadoop</w:t>
        </w:r>
        <w:r w:rsidRPr="00902551">
          <w:rPr>
            <w:rStyle w:val="af"/>
            <w:noProof/>
          </w:rPr>
          <w:t>背景</w:t>
        </w:r>
        <w:r>
          <w:rPr>
            <w:noProof/>
            <w:webHidden/>
          </w:rPr>
          <w:tab/>
        </w:r>
        <w:r>
          <w:rPr>
            <w:noProof/>
            <w:webHidden/>
          </w:rPr>
          <w:fldChar w:fldCharType="begin"/>
        </w:r>
        <w:r>
          <w:rPr>
            <w:noProof/>
            <w:webHidden/>
          </w:rPr>
          <w:instrText xml:space="preserve"> PAGEREF _Toc450393084 \h </w:instrText>
        </w:r>
        <w:r>
          <w:rPr>
            <w:noProof/>
            <w:webHidden/>
          </w:rPr>
        </w:r>
        <w:r>
          <w:rPr>
            <w:noProof/>
            <w:webHidden/>
          </w:rPr>
          <w:fldChar w:fldCharType="separate"/>
        </w:r>
        <w:r>
          <w:rPr>
            <w:noProof/>
            <w:webHidden/>
          </w:rPr>
          <w:t>2</w:t>
        </w:r>
        <w:r>
          <w:rPr>
            <w:noProof/>
            <w:webHidden/>
          </w:rPr>
          <w:fldChar w:fldCharType="end"/>
        </w:r>
      </w:hyperlink>
    </w:p>
    <w:p w14:paraId="467BF93A" w14:textId="38C3E6F7" w:rsidR="00033AA0" w:rsidRDefault="00033AA0">
      <w:pPr>
        <w:pStyle w:val="42"/>
        <w:tabs>
          <w:tab w:val="right" w:leader="dot" w:pos="8296"/>
        </w:tabs>
        <w:rPr>
          <w:noProof/>
        </w:rPr>
      </w:pPr>
      <w:hyperlink w:anchor="_Toc450393085" w:history="1">
        <w:r w:rsidRPr="00902551">
          <w:rPr>
            <w:rStyle w:val="af"/>
            <w:noProof/>
          </w:rPr>
          <w:t>1.1.1.1 MapReduce</w:t>
        </w:r>
        <w:r w:rsidRPr="00902551">
          <w:rPr>
            <w:rStyle w:val="af"/>
            <w:noProof/>
          </w:rPr>
          <w:t>介绍</w:t>
        </w:r>
        <w:r>
          <w:rPr>
            <w:noProof/>
            <w:webHidden/>
          </w:rPr>
          <w:tab/>
        </w:r>
        <w:r>
          <w:rPr>
            <w:noProof/>
            <w:webHidden/>
          </w:rPr>
          <w:fldChar w:fldCharType="begin"/>
        </w:r>
        <w:r>
          <w:rPr>
            <w:noProof/>
            <w:webHidden/>
          </w:rPr>
          <w:instrText xml:space="preserve"> PAGEREF _Toc450393085 \h </w:instrText>
        </w:r>
        <w:r>
          <w:rPr>
            <w:noProof/>
            <w:webHidden/>
          </w:rPr>
        </w:r>
        <w:r>
          <w:rPr>
            <w:noProof/>
            <w:webHidden/>
          </w:rPr>
          <w:fldChar w:fldCharType="separate"/>
        </w:r>
        <w:r>
          <w:rPr>
            <w:noProof/>
            <w:webHidden/>
          </w:rPr>
          <w:t>2</w:t>
        </w:r>
        <w:r>
          <w:rPr>
            <w:noProof/>
            <w:webHidden/>
          </w:rPr>
          <w:fldChar w:fldCharType="end"/>
        </w:r>
      </w:hyperlink>
    </w:p>
    <w:p w14:paraId="1D14F6C5" w14:textId="2C6FB6F5" w:rsidR="00033AA0" w:rsidRDefault="00033AA0">
      <w:pPr>
        <w:pStyle w:val="32"/>
        <w:tabs>
          <w:tab w:val="right" w:leader="dot" w:pos="8296"/>
        </w:tabs>
        <w:ind w:left="840"/>
        <w:rPr>
          <w:noProof/>
        </w:rPr>
      </w:pPr>
      <w:hyperlink w:anchor="_Toc450393086" w:history="1">
        <w:r w:rsidRPr="00902551">
          <w:rPr>
            <w:rStyle w:val="af"/>
            <w:noProof/>
          </w:rPr>
          <w:t>1.1.2 YARN</w:t>
        </w:r>
        <w:r w:rsidRPr="00902551">
          <w:rPr>
            <w:rStyle w:val="af"/>
            <w:noProof/>
          </w:rPr>
          <w:t>平台背景</w:t>
        </w:r>
        <w:r>
          <w:rPr>
            <w:noProof/>
            <w:webHidden/>
          </w:rPr>
          <w:tab/>
        </w:r>
        <w:r>
          <w:rPr>
            <w:noProof/>
            <w:webHidden/>
          </w:rPr>
          <w:fldChar w:fldCharType="begin"/>
        </w:r>
        <w:r>
          <w:rPr>
            <w:noProof/>
            <w:webHidden/>
          </w:rPr>
          <w:instrText xml:space="preserve"> PAGEREF _Toc450393086 \h </w:instrText>
        </w:r>
        <w:r>
          <w:rPr>
            <w:noProof/>
            <w:webHidden/>
          </w:rPr>
        </w:r>
        <w:r>
          <w:rPr>
            <w:noProof/>
            <w:webHidden/>
          </w:rPr>
          <w:fldChar w:fldCharType="separate"/>
        </w:r>
        <w:r>
          <w:rPr>
            <w:noProof/>
            <w:webHidden/>
          </w:rPr>
          <w:t>3</w:t>
        </w:r>
        <w:r>
          <w:rPr>
            <w:noProof/>
            <w:webHidden/>
          </w:rPr>
          <w:fldChar w:fldCharType="end"/>
        </w:r>
      </w:hyperlink>
    </w:p>
    <w:p w14:paraId="484BAF18" w14:textId="7E352B0D" w:rsidR="00033AA0" w:rsidRDefault="00033AA0">
      <w:pPr>
        <w:pStyle w:val="42"/>
        <w:tabs>
          <w:tab w:val="right" w:leader="dot" w:pos="8296"/>
        </w:tabs>
        <w:rPr>
          <w:noProof/>
        </w:rPr>
      </w:pPr>
      <w:hyperlink w:anchor="_Toc450393087" w:history="1">
        <w:r w:rsidRPr="00902551">
          <w:rPr>
            <w:rStyle w:val="af"/>
            <w:noProof/>
          </w:rPr>
          <w:t>1.1.1.2 HDFS</w:t>
        </w:r>
        <w:r w:rsidRPr="00902551">
          <w:rPr>
            <w:rStyle w:val="af"/>
            <w:noProof/>
          </w:rPr>
          <w:t>介绍</w:t>
        </w:r>
        <w:r>
          <w:rPr>
            <w:noProof/>
            <w:webHidden/>
          </w:rPr>
          <w:tab/>
        </w:r>
        <w:bookmarkStart w:id="12" w:name="_GoBack"/>
        <w:bookmarkEnd w:id="12"/>
        <w:r>
          <w:rPr>
            <w:noProof/>
            <w:webHidden/>
          </w:rPr>
          <w:fldChar w:fldCharType="begin"/>
        </w:r>
        <w:r>
          <w:rPr>
            <w:noProof/>
            <w:webHidden/>
          </w:rPr>
          <w:instrText xml:space="preserve"> PAGEREF _Toc450393087 \h </w:instrText>
        </w:r>
        <w:r>
          <w:rPr>
            <w:noProof/>
            <w:webHidden/>
          </w:rPr>
        </w:r>
        <w:r>
          <w:rPr>
            <w:noProof/>
            <w:webHidden/>
          </w:rPr>
          <w:fldChar w:fldCharType="separate"/>
        </w:r>
        <w:r>
          <w:rPr>
            <w:noProof/>
            <w:webHidden/>
          </w:rPr>
          <w:t>6</w:t>
        </w:r>
        <w:r>
          <w:rPr>
            <w:noProof/>
            <w:webHidden/>
          </w:rPr>
          <w:fldChar w:fldCharType="end"/>
        </w:r>
      </w:hyperlink>
    </w:p>
    <w:p w14:paraId="1A890928" w14:textId="156F7E31" w:rsidR="00033AA0" w:rsidRDefault="00033AA0">
      <w:pPr>
        <w:pStyle w:val="32"/>
        <w:tabs>
          <w:tab w:val="left" w:pos="1680"/>
          <w:tab w:val="right" w:leader="dot" w:pos="8296"/>
        </w:tabs>
        <w:ind w:left="840"/>
        <w:rPr>
          <w:noProof/>
        </w:rPr>
      </w:pPr>
      <w:hyperlink w:anchor="_Toc450393088" w:history="1">
        <w:r w:rsidRPr="00902551">
          <w:rPr>
            <w:rStyle w:val="af"/>
            <w:rFonts w:ascii="Times New Roman" w:eastAsia="宋体" w:hAnsi="Times New Roman" w:cs="Times New Roman"/>
            <w:noProof/>
          </w:rPr>
          <w:t>1.1.2</w:t>
        </w:r>
        <w:r>
          <w:rPr>
            <w:noProof/>
          </w:rPr>
          <w:tab/>
        </w:r>
        <w:r w:rsidRPr="00902551">
          <w:rPr>
            <w:rStyle w:val="af"/>
            <w:rFonts w:ascii="Times New Roman" w:eastAsia="宋体" w:hAnsi="Times New Roman" w:cs="Times New Roman"/>
            <w:noProof/>
          </w:rPr>
          <w:t>Spark</w:t>
        </w:r>
        <w:r w:rsidRPr="00902551">
          <w:rPr>
            <w:rStyle w:val="af"/>
            <w:rFonts w:ascii="Times New Roman" w:eastAsia="宋体" w:hAnsi="Times New Roman" w:cs="Times New Roman"/>
            <w:noProof/>
          </w:rPr>
          <w:t>介绍</w:t>
        </w:r>
        <w:r>
          <w:rPr>
            <w:noProof/>
            <w:webHidden/>
          </w:rPr>
          <w:tab/>
        </w:r>
        <w:r>
          <w:rPr>
            <w:noProof/>
            <w:webHidden/>
          </w:rPr>
          <w:fldChar w:fldCharType="begin"/>
        </w:r>
        <w:r>
          <w:rPr>
            <w:noProof/>
            <w:webHidden/>
          </w:rPr>
          <w:instrText xml:space="preserve"> PAGEREF _Toc450393088 \h </w:instrText>
        </w:r>
        <w:r>
          <w:rPr>
            <w:noProof/>
            <w:webHidden/>
          </w:rPr>
        </w:r>
        <w:r>
          <w:rPr>
            <w:noProof/>
            <w:webHidden/>
          </w:rPr>
          <w:fldChar w:fldCharType="separate"/>
        </w:r>
        <w:r>
          <w:rPr>
            <w:noProof/>
            <w:webHidden/>
          </w:rPr>
          <w:t>7</w:t>
        </w:r>
        <w:r>
          <w:rPr>
            <w:noProof/>
            <w:webHidden/>
          </w:rPr>
          <w:fldChar w:fldCharType="end"/>
        </w:r>
      </w:hyperlink>
    </w:p>
    <w:p w14:paraId="16310A6B" w14:textId="134EEE6C" w:rsidR="00033AA0" w:rsidRDefault="00033AA0">
      <w:pPr>
        <w:pStyle w:val="42"/>
        <w:tabs>
          <w:tab w:val="right" w:leader="dot" w:pos="8296"/>
        </w:tabs>
        <w:rPr>
          <w:noProof/>
        </w:rPr>
      </w:pPr>
      <w:hyperlink w:anchor="_Toc450393089" w:history="1">
        <w:r w:rsidRPr="00902551">
          <w:rPr>
            <w:rStyle w:val="af"/>
            <w:noProof/>
          </w:rPr>
          <w:t>1.1.2.1 RDD</w:t>
        </w:r>
        <w:r w:rsidRPr="00902551">
          <w:rPr>
            <w:rStyle w:val="af"/>
            <w:noProof/>
          </w:rPr>
          <w:t>介绍</w:t>
        </w:r>
        <w:r>
          <w:rPr>
            <w:noProof/>
            <w:webHidden/>
          </w:rPr>
          <w:tab/>
        </w:r>
        <w:r>
          <w:rPr>
            <w:noProof/>
            <w:webHidden/>
          </w:rPr>
          <w:fldChar w:fldCharType="begin"/>
        </w:r>
        <w:r>
          <w:rPr>
            <w:noProof/>
            <w:webHidden/>
          </w:rPr>
          <w:instrText xml:space="preserve"> PAGEREF _Toc450393089 \h </w:instrText>
        </w:r>
        <w:r>
          <w:rPr>
            <w:noProof/>
            <w:webHidden/>
          </w:rPr>
        </w:r>
        <w:r>
          <w:rPr>
            <w:noProof/>
            <w:webHidden/>
          </w:rPr>
          <w:fldChar w:fldCharType="separate"/>
        </w:r>
        <w:r>
          <w:rPr>
            <w:noProof/>
            <w:webHidden/>
          </w:rPr>
          <w:t>8</w:t>
        </w:r>
        <w:r>
          <w:rPr>
            <w:noProof/>
            <w:webHidden/>
          </w:rPr>
          <w:fldChar w:fldCharType="end"/>
        </w:r>
      </w:hyperlink>
    </w:p>
    <w:p w14:paraId="726957E6" w14:textId="40D53949" w:rsidR="00033AA0" w:rsidRDefault="00033AA0">
      <w:pPr>
        <w:pStyle w:val="26"/>
        <w:rPr>
          <w:noProof/>
        </w:rPr>
      </w:pPr>
      <w:hyperlink w:anchor="_Toc450393090" w:history="1">
        <w:r w:rsidRPr="00902551">
          <w:rPr>
            <w:rStyle w:val="af"/>
            <w:rFonts w:ascii="Times New Roman" w:hAnsi="Times New Roman" w:cs="Times New Roman"/>
            <w:noProof/>
          </w:rPr>
          <w:t>1.2</w:t>
        </w:r>
        <w:r>
          <w:rPr>
            <w:noProof/>
          </w:rPr>
          <w:tab/>
        </w:r>
        <w:r w:rsidRPr="00902551">
          <w:rPr>
            <w:rStyle w:val="af"/>
            <w:rFonts w:ascii="Times New Roman" w:hAnsi="Times New Roman" w:cs="Times New Roman"/>
            <w:noProof/>
          </w:rPr>
          <w:t>研究现状</w:t>
        </w:r>
        <w:r>
          <w:rPr>
            <w:noProof/>
            <w:webHidden/>
          </w:rPr>
          <w:tab/>
        </w:r>
        <w:r>
          <w:rPr>
            <w:noProof/>
            <w:webHidden/>
          </w:rPr>
          <w:fldChar w:fldCharType="begin"/>
        </w:r>
        <w:r>
          <w:rPr>
            <w:noProof/>
            <w:webHidden/>
          </w:rPr>
          <w:instrText xml:space="preserve"> PAGEREF _Toc450393090 \h </w:instrText>
        </w:r>
        <w:r>
          <w:rPr>
            <w:noProof/>
            <w:webHidden/>
          </w:rPr>
        </w:r>
        <w:r>
          <w:rPr>
            <w:noProof/>
            <w:webHidden/>
          </w:rPr>
          <w:fldChar w:fldCharType="separate"/>
        </w:r>
        <w:r>
          <w:rPr>
            <w:noProof/>
            <w:webHidden/>
          </w:rPr>
          <w:t>9</w:t>
        </w:r>
        <w:r>
          <w:rPr>
            <w:noProof/>
            <w:webHidden/>
          </w:rPr>
          <w:fldChar w:fldCharType="end"/>
        </w:r>
      </w:hyperlink>
    </w:p>
    <w:p w14:paraId="4E5E1920" w14:textId="55EEAA6F" w:rsidR="00033AA0" w:rsidRDefault="00033AA0">
      <w:pPr>
        <w:pStyle w:val="32"/>
        <w:tabs>
          <w:tab w:val="right" w:leader="dot" w:pos="8296"/>
        </w:tabs>
        <w:ind w:left="840"/>
        <w:rPr>
          <w:noProof/>
        </w:rPr>
      </w:pPr>
      <w:hyperlink w:anchor="_Toc450393091" w:history="1">
        <w:r w:rsidRPr="00902551">
          <w:rPr>
            <w:rStyle w:val="af"/>
            <w:rFonts w:ascii="Times New Roman" w:eastAsiaTheme="majorEastAsia" w:hAnsi="Times New Roman" w:cs="Times New Roman"/>
            <w:noProof/>
            <w:highlight w:val="lightGray"/>
          </w:rPr>
          <w:t>1.2.1</w:t>
        </w:r>
        <w:r w:rsidRPr="00902551">
          <w:rPr>
            <w:rStyle w:val="af"/>
            <w:rFonts w:ascii="Times New Roman" w:eastAsiaTheme="majorEastAsia" w:hAnsi="Times New Roman" w:cs="Times New Roman"/>
            <w:noProof/>
          </w:rPr>
          <w:t xml:space="preserve"> YARN</w:t>
        </w:r>
        <w:r w:rsidRPr="00902551">
          <w:rPr>
            <w:rStyle w:val="af"/>
            <w:rFonts w:ascii="Times New Roman" w:eastAsiaTheme="majorEastAsia" w:hAnsi="Times New Roman" w:cs="Times New Roman"/>
            <w:noProof/>
          </w:rPr>
          <w:t>研究现状</w:t>
        </w:r>
        <w:r>
          <w:rPr>
            <w:noProof/>
            <w:webHidden/>
          </w:rPr>
          <w:tab/>
        </w:r>
        <w:r>
          <w:rPr>
            <w:noProof/>
            <w:webHidden/>
          </w:rPr>
          <w:fldChar w:fldCharType="begin"/>
        </w:r>
        <w:r>
          <w:rPr>
            <w:noProof/>
            <w:webHidden/>
          </w:rPr>
          <w:instrText xml:space="preserve"> PAGEREF _Toc450393091 \h </w:instrText>
        </w:r>
        <w:r>
          <w:rPr>
            <w:noProof/>
            <w:webHidden/>
          </w:rPr>
        </w:r>
        <w:r>
          <w:rPr>
            <w:noProof/>
            <w:webHidden/>
          </w:rPr>
          <w:fldChar w:fldCharType="separate"/>
        </w:r>
        <w:r>
          <w:rPr>
            <w:noProof/>
            <w:webHidden/>
          </w:rPr>
          <w:t>9</w:t>
        </w:r>
        <w:r>
          <w:rPr>
            <w:noProof/>
            <w:webHidden/>
          </w:rPr>
          <w:fldChar w:fldCharType="end"/>
        </w:r>
      </w:hyperlink>
    </w:p>
    <w:p w14:paraId="0AF6C329" w14:textId="5AE23737" w:rsidR="00033AA0" w:rsidRDefault="00033AA0">
      <w:pPr>
        <w:pStyle w:val="32"/>
        <w:tabs>
          <w:tab w:val="left" w:pos="1680"/>
          <w:tab w:val="right" w:leader="dot" w:pos="8296"/>
        </w:tabs>
        <w:ind w:left="840"/>
        <w:rPr>
          <w:noProof/>
        </w:rPr>
      </w:pPr>
      <w:hyperlink w:anchor="_Toc450393092" w:history="1">
        <w:r w:rsidRPr="00902551">
          <w:rPr>
            <w:rStyle w:val="af"/>
            <w:rFonts w:ascii="Times New Roman" w:eastAsiaTheme="majorEastAsia" w:hAnsi="Times New Roman" w:cs="Times New Roman"/>
            <w:noProof/>
          </w:rPr>
          <w:t>1.2.2</w:t>
        </w:r>
        <w:r>
          <w:rPr>
            <w:noProof/>
          </w:rPr>
          <w:tab/>
        </w:r>
        <w:r w:rsidRPr="00902551">
          <w:rPr>
            <w:rStyle w:val="af"/>
            <w:rFonts w:ascii="Times New Roman" w:eastAsiaTheme="majorEastAsia" w:hAnsi="Times New Roman" w:cs="Times New Roman"/>
            <w:noProof/>
          </w:rPr>
          <w:t>Shuffle</w:t>
        </w:r>
        <w:r w:rsidRPr="00902551">
          <w:rPr>
            <w:rStyle w:val="af"/>
            <w:rFonts w:ascii="Times New Roman" w:eastAsiaTheme="majorEastAsia" w:hAnsi="Times New Roman" w:cs="Times New Roman"/>
            <w:noProof/>
          </w:rPr>
          <w:t>算法研究现状</w:t>
        </w:r>
        <w:r>
          <w:rPr>
            <w:noProof/>
            <w:webHidden/>
          </w:rPr>
          <w:tab/>
        </w:r>
        <w:r>
          <w:rPr>
            <w:noProof/>
            <w:webHidden/>
          </w:rPr>
          <w:fldChar w:fldCharType="begin"/>
        </w:r>
        <w:r>
          <w:rPr>
            <w:noProof/>
            <w:webHidden/>
          </w:rPr>
          <w:instrText xml:space="preserve"> PAGEREF _Toc450393092 \h </w:instrText>
        </w:r>
        <w:r>
          <w:rPr>
            <w:noProof/>
            <w:webHidden/>
          </w:rPr>
        </w:r>
        <w:r>
          <w:rPr>
            <w:noProof/>
            <w:webHidden/>
          </w:rPr>
          <w:fldChar w:fldCharType="separate"/>
        </w:r>
        <w:r>
          <w:rPr>
            <w:noProof/>
            <w:webHidden/>
          </w:rPr>
          <w:t>11</w:t>
        </w:r>
        <w:r>
          <w:rPr>
            <w:noProof/>
            <w:webHidden/>
          </w:rPr>
          <w:fldChar w:fldCharType="end"/>
        </w:r>
      </w:hyperlink>
    </w:p>
    <w:p w14:paraId="37A9A9E7" w14:textId="7E6026F4" w:rsidR="00033AA0" w:rsidRDefault="00033AA0">
      <w:pPr>
        <w:pStyle w:val="26"/>
        <w:rPr>
          <w:noProof/>
        </w:rPr>
      </w:pPr>
      <w:hyperlink w:anchor="_Toc450393093" w:history="1">
        <w:r w:rsidRPr="00902551">
          <w:rPr>
            <w:rStyle w:val="af"/>
            <w:rFonts w:ascii="Times New Roman" w:eastAsia="宋体" w:hAnsi="Times New Roman" w:cs="Times New Roman"/>
            <w:noProof/>
          </w:rPr>
          <w:t>1.3</w:t>
        </w:r>
        <w:r>
          <w:rPr>
            <w:noProof/>
          </w:rPr>
          <w:tab/>
        </w:r>
        <w:r w:rsidRPr="00902551">
          <w:rPr>
            <w:rStyle w:val="af"/>
            <w:rFonts w:ascii="Times New Roman" w:eastAsia="宋体" w:hAnsi="Times New Roman" w:cs="Times New Roman"/>
            <w:noProof/>
          </w:rPr>
          <w:t>本文主要工作和内容组织</w:t>
        </w:r>
        <w:r>
          <w:rPr>
            <w:noProof/>
            <w:webHidden/>
          </w:rPr>
          <w:tab/>
        </w:r>
        <w:r>
          <w:rPr>
            <w:noProof/>
            <w:webHidden/>
          </w:rPr>
          <w:fldChar w:fldCharType="begin"/>
        </w:r>
        <w:r>
          <w:rPr>
            <w:noProof/>
            <w:webHidden/>
          </w:rPr>
          <w:instrText xml:space="preserve"> PAGEREF _Toc450393093 \h </w:instrText>
        </w:r>
        <w:r>
          <w:rPr>
            <w:noProof/>
            <w:webHidden/>
          </w:rPr>
        </w:r>
        <w:r>
          <w:rPr>
            <w:noProof/>
            <w:webHidden/>
          </w:rPr>
          <w:fldChar w:fldCharType="separate"/>
        </w:r>
        <w:r>
          <w:rPr>
            <w:noProof/>
            <w:webHidden/>
          </w:rPr>
          <w:t>12</w:t>
        </w:r>
        <w:r>
          <w:rPr>
            <w:noProof/>
            <w:webHidden/>
          </w:rPr>
          <w:fldChar w:fldCharType="end"/>
        </w:r>
      </w:hyperlink>
    </w:p>
    <w:p w14:paraId="02E7CAA1" w14:textId="64D5B056" w:rsidR="00033AA0" w:rsidRDefault="00033AA0">
      <w:pPr>
        <w:pStyle w:val="32"/>
        <w:tabs>
          <w:tab w:val="right" w:leader="dot" w:pos="8296"/>
        </w:tabs>
        <w:ind w:left="840"/>
        <w:rPr>
          <w:noProof/>
        </w:rPr>
      </w:pPr>
      <w:hyperlink w:anchor="_Toc450393094" w:history="1">
        <w:r w:rsidRPr="00902551">
          <w:rPr>
            <w:rStyle w:val="af"/>
            <w:rFonts w:ascii="Times New Roman" w:eastAsiaTheme="majorEastAsia" w:hAnsi="Times New Roman" w:cs="Times New Roman"/>
            <w:noProof/>
          </w:rPr>
          <w:t xml:space="preserve">1.3.1 </w:t>
        </w:r>
        <w:r w:rsidRPr="00902551">
          <w:rPr>
            <w:rStyle w:val="af"/>
            <w:rFonts w:ascii="Times New Roman" w:eastAsiaTheme="majorEastAsia" w:hAnsi="Times New Roman" w:cs="Times New Roman"/>
            <w:noProof/>
          </w:rPr>
          <w:t>本文工作</w:t>
        </w:r>
        <w:r>
          <w:rPr>
            <w:noProof/>
            <w:webHidden/>
          </w:rPr>
          <w:tab/>
        </w:r>
        <w:r>
          <w:rPr>
            <w:noProof/>
            <w:webHidden/>
          </w:rPr>
          <w:fldChar w:fldCharType="begin"/>
        </w:r>
        <w:r>
          <w:rPr>
            <w:noProof/>
            <w:webHidden/>
          </w:rPr>
          <w:instrText xml:space="preserve"> PAGEREF _Toc450393094 \h </w:instrText>
        </w:r>
        <w:r>
          <w:rPr>
            <w:noProof/>
            <w:webHidden/>
          </w:rPr>
        </w:r>
        <w:r>
          <w:rPr>
            <w:noProof/>
            <w:webHidden/>
          </w:rPr>
          <w:fldChar w:fldCharType="separate"/>
        </w:r>
        <w:r>
          <w:rPr>
            <w:noProof/>
            <w:webHidden/>
          </w:rPr>
          <w:t>12</w:t>
        </w:r>
        <w:r>
          <w:rPr>
            <w:noProof/>
            <w:webHidden/>
          </w:rPr>
          <w:fldChar w:fldCharType="end"/>
        </w:r>
      </w:hyperlink>
    </w:p>
    <w:p w14:paraId="11552F73" w14:textId="092DF6C1" w:rsidR="00033AA0" w:rsidRDefault="00033AA0">
      <w:pPr>
        <w:pStyle w:val="32"/>
        <w:tabs>
          <w:tab w:val="left" w:pos="1680"/>
          <w:tab w:val="right" w:leader="dot" w:pos="8296"/>
        </w:tabs>
        <w:ind w:left="840"/>
        <w:rPr>
          <w:noProof/>
        </w:rPr>
      </w:pPr>
      <w:hyperlink w:anchor="_Toc450393095" w:history="1">
        <w:r w:rsidRPr="00902551">
          <w:rPr>
            <w:rStyle w:val="af"/>
            <w:rFonts w:ascii="Times New Roman" w:eastAsiaTheme="majorEastAsia" w:hAnsi="Times New Roman" w:cs="Times New Roman"/>
            <w:noProof/>
          </w:rPr>
          <w:t>1.3.2</w:t>
        </w:r>
        <w:r>
          <w:rPr>
            <w:noProof/>
          </w:rPr>
          <w:tab/>
        </w:r>
        <w:r w:rsidRPr="00902551">
          <w:rPr>
            <w:rStyle w:val="af"/>
            <w:rFonts w:ascii="Times New Roman" w:eastAsiaTheme="majorEastAsia" w:hAnsi="Times New Roman" w:cs="Times New Roman"/>
            <w:noProof/>
          </w:rPr>
          <w:t>章节安排</w:t>
        </w:r>
        <w:r>
          <w:rPr>
            <w:noProof/>
            <w:webHidden/>
          </w:rPr>
          <w:tab/>
        </w:r>
        <w:r>
          <w:rPr>
            <w:noProof/>
            <w:webHidden/>
          </w:rPr>
          <w:fldChar w:fldCharType="begin"/>
        </w:r>
        <w:r>
          <w:rPr>
            <w:noProof/>
            <w:webHidden/>
          </w:rPr>
          <w:instrText xml:space="preserve"> PAGEREF _Toc450393095 \h </w:instrText>
        </w:r>
        <w:r>
          <w:rPr>
            <w:noProof/>
            <w:webHidden/>
          </w:rPr>
        </w:r>
        <w:r>
          <w:rPr>
            <w:noProof/>
            <w:webHidden/>
          </w:rPr>
          <w:fldChar w:fldCharType="separate"/>
        </w:r>
        <w:r>
          <w:rPr>
            <w:noProof/>
            <w:webHidden/>
          </w:rPr>
          <w:t>13</w:t>
        </w:r>
        <w:r>
          <w:rPr>
            <w:noProof/>
            <w:webHidden/>
          </w:rPr>
          <w:fldChar w:fldCharType="end"/>
        </w:r>
      </w:hyperlink>
    </w:p>
    <w:p w14:paraId="0C0A01A9" w14:textId="55A44F1C" w:rsidR="00033AA0" w:rsidRDefault="00033AA0">
      <w:pPr>
        <w:pStyle w:val="1c"/>
        <w:tabs>
          <w:tab w:val="left" w:pos="1260"/>
          <w:tab w:val="right" w:leader="dot" w:pos="8296"/>
        </w:tabs>
        <w:rPr>
          <w:noProof/>
        </w:rPr>
      </w:pPr>
      <w:hyperlink w:anchor="_Toc450393096" w:history="1">
        <w:r w:rsidRPr="00902551">
          <w:rPr>
            <w:rStyle w:val="af"/>
            <w:rFonts w:ascii="Times New Roman" w:eastAsia="宋体" w:hAnsi="Times New Roman" w:cs="Times New Roman"/>
            <w:noProof/>
          </w:rPr>
          <w:t>第二章</w:t>
        </w:r>
        <w:r>
          <w:rPr>
            <w:noProof/>
          </w:rPr>
          <w:tab/>
        </w:r>
        <w:r w:rsidRPr="00902551">
          <w:rPr>
            <w:rStyle w:val="af"/>
            <w:rFonts w:ascii="Times New Roman" w:eastAsia="宋体" w:hAnsi="Times New Roman" w:cs="Times New Roman"/>
            <w:noProof/>
          </w:rPr>
          <w:t>一种基于人工鱼群算法的</w:t>
        </w:r>
        <w:r w:rsidRPr="00902551">
          <w:rPr>
            <w:rStyle w:val="af"/>
            <w:rFonts w:ascii="Times New Roman" w:eastAsia="宋体" w:hAnsi="Times New Roman" w:cs="Times New Roman"/>
            <w:noProof/>
          </w:rPr>
          <w:t>YARN</w:t>
        </w:r>
        <w:r w:rsidRPr="00902551">
          <w:rPr>
            <w:rStyle w:val="af"/>
            <w:rFonts w:ascii="Times New Roman" w:eastAsia="宋体" w:hAnsi="Times New Roman" w:cs="Times New Roman"/>
            <w:noProof/>
          </w:rPr>
          <w:t>资源调度器</w:t>
        </w:r>
        <w:r>
          <w:rPr>
            <w:noProof/>
            <w:webHidden/>
          </w:rPr>
          <w:tab/>
        </w:r>
        <w:r>
          <w:rPr>
            <w:noProof/>
            <w:webHidden/>
          </w:rPr>
          <w:fldChar w:fldCharType="begin"/>
        </w:r>
        <w:r>
          <w:rPr>
            <w:noProof/>
            <w:webHidden/>
          </w:rPr>
          <w:instrText xml:space="preserve"> PAGEREF _Toc450393096 \h </w:instrText>
        </w:r>
        <w:r>
          <w:rPr>
            <w:noProof/>
            <w:webHidden/>
          </w:rPr>
        </w:r>
        <w:r>
          <w:rPr>
            <w:noProof/>
            <w:webHidden/>
          </w:rPr>
          <w:fldChar w:fldCharType="separate"/>
        </w:r>
        <w:r>
          <w:rPr>
            <w:noProof/>
            <w:webHidden/>
          </w:rPr>
          <w:t>13</w:t>
        </w:r>
        <w:r>
          <w:rPr>
            <w:noProof/>
            <w:webHidden/>
          </w:rPr>
          <w:fldChar w:fldCharType="end"/>
        </w:r>
      </w:hyperlink>
    </w:p>
    <w:p w14:paraId="76EE6152" w14:textId="793E3B03" w:rsidR="00033AA0" w:rsidRDefault="00033AA0">
      <w:pPr>
        <w:pStyle w:val="26"/>
        <w:rPr>
          <w:noProof/>
        </w:rPr>
      </w:pPr>
      <w:hyperlink w:anchor="_Toc450393097" w:history="1">
        <w:r w:rsidRPr="00902551">
          <w:rPr>
            <w:rStyle w:val="af"/>
            <w:rFonts w:ascii="Times New Roman" w:hAnsi="Times New Roman" w:cs="Times New Roman"/>
            <w:noProof/>
            <w:highlight w:val="lightGray"/>
          </w:rPr>
          <w:t>2.3</w:t>
        </w:r>
        <w:r w:rsidRPr="00902551">
          <w:rPr>
            <w:rStyle w:val="af"/>
            <w:rFonts w:ascii="Times New Roman" w:hAnsi="Times New Roman" w:cs="Times New Roman"/>
            <w:noProof/>
          </w:rPr>
          <w:t xml:space="preserve"> </w:t>
        </w:r>
        <w:r w:rsidRPr="00902551">
          <w:rPr>
            <w:rStyle w:val="af"/>
            <w:rFonts w:ascii="Times New Roman" w:hAnsi="Times New Roman" w:cs="Times New Roman"/>
            <w:noProof/>
          </w:rPr>
          <w:t>总体框架</w:t>
        </w:r>
        <w:r>
          <w:rPr>
            <w:noProof/>
            <w:webHidden/>
          </w:rPr>
          <w:tab/>
        </w:r>
        <w:r>
          <w:rPr>
            <w:noProof/>
            <w:webHidden/>
          </w:rPr>
          <w:fldChar w:fldCharType="begin"/>
        </w:r>
        <w:r>
          <w:rPr>
            <w:noProof/>
            <w:webHidden/>
          </w:rPr>
          <w:instrText xml:space="preserve"> PAGEREF _Toc450393097 \h </w:instrText>
        </w:r>
        <w:r>
          <w:rPr>
            <w:noProof/>
            <w:webHidden/>
          </w:rPr>
        </w:r>
        <w:r>
          <w:rPr>
            <w:noProof/>
            <w:webHidden/>
          </w:rPr>
          <w:fldChar w:fldCharType="separate"/>
        </w:r>
        <w:r>
          <w:rPr>
            <w:noProof/>
            <w:webHidden/>
          </w:rPr>
          <w:t>14</w:t>
        </w:r>
        <w:r>
          <w:rPr>
            <w:noProof/>
            <w:webHidden/>
          </w:rPr>
          <w:fldChar w:fldCharType="end"/>
        </w:r>
      </w:hyperlink>
    </w:p>
    <w:p w14:paraId="32187815" w14:textId="156FB4E5" w:rsidR="00033AA0" w:rsidRDefault="00033AA0">
      <w:pPr>
        <w:pStyle w:val="26"/>
        <w:rPr>
          <w:noProof/>
        </w:rPr>
      </w:pPr>
      <w:hyperlink w:anchor="_Toc450393098" w:history="1">
        <w:r w:rsidRPr="00902551">
          <w:rPr>
            <w:rStyle w:val="af"/>
            <w:rFonts w:ascii="Times New Roman" w:hAnsi="Times New Roman" w:cs="Times New Roman"/>
            <w:noProof/>
          </w:rPr>
          <w:t xml:space="preserve">2.2 </w:t>
        </w:r>
        <w:r w:rsidRPr="00902551">
          <w:rPr>
            <w:rStyle w:val="af"/>
            <w:rFonts w:ascii="Times New Roman" w:hAnsi="Times New Roman" w:cs="Times New Roman"/>
            <w:noProof/>
          </w:rPr>
          <w:t>问题陈述</w:t>
        </w:r>
        <w:r>
          <w:rPr>
            <w:noProof/>
            <w:webHidden/>
          </w:rPr>
          <w:tab/>
        </w:r>
        <w:r>
          <w:rPr>
            <w:noProof/>
            <w:webHidden/>
          </w:rPr>
          <w:fldChar w:fldCharType="begin"/>
        </w:r>
        <w:r>
          <w:rPr>
            <w:noProof/>
            <w:webHidden/>
          </w:rPr>
          <w:instrText xml:space="preserve"> PAGEREF _Toc450393098 \h </w:instrText>
        </w:r>
        <w:r>
          <w:rPr>
            <w:noProof/>
            <w:webHidden/>
          </w:rPr>
        </w:r>
        <w:r>
          <w:rPr>
            <w:noProof/>
            <w:webHidden/>
          </w:rPr>
          <w:fldChar w:fldCharType="separate"/>
        </w:r>
        <w:r>
          <w:rPr>
            <w:noProof/>
            <w:webHidden/>
          </w:rPr>
          <w:t>14</w:t>
        </w:r>
        <w:r>
          <w:rPr>
            <w:noProof/>
            <w:webHidden/>
          </w:rPr>
          <w:fldChar w:fldCharType="end"/>
        </w:r>
      </w:hyperlink>
    </w:p>
    <w:p w14:paraId="6FC389AE" w14:textId="0EB8D64E" w:rsidR="00033AA0" w:rsidRDefault="00033AA0">
      <w:pPr>
        <w:pStyle w:val="26"/>
        <w:rPr>
          <w:noProof/>
        </w:rPr>
      </w:pPr>
      <w:hyperlink w:anchor="_Toc450393099" w:history="1">
        <w:r w:rsidRPr="00902551">
          <w:rPr>
            <w:rStyle w:val="af"/>
            <w:rFonts w:ascii="Times New Roman" w:hAnsi="Times New Roman" w:cs="Times New Roman"/>
            <w:noProof/>
          </w:rPr>
          <w:t>2.3</w:t>
        </w:r>
        <w:r>
          <w:rPr>
            <w:noProof/>
          </w:rPr>
          <w:tab/>
        </w:r>
        <w:r w:rsidRPr="00902551">
          <w:rPr>
            <w:rStyle w:val="af"/>
            <w:rFonts w:ascii="Times New Roman" w:hAnsi="Times New Roman" w:cs="Times New Roman"/>
            <w:noProof/>
          </w:rPr>
          <w:t>EASY</w:t>
        </w:r>
        <w:r w:rsidRPr="00902551">
          <w:rPr>
            <w:rStyle w:val="af"/>
            <w:rFonts w:ascii="Times New Roman" w:hAnsi="Times New Roman" w:cs="Times New Roman"/>
            <w:noProof/>
          </w:rPr>
          <w:t>架构</w:t>
        </w:r>
        <w:r>
          <w:rPr>
            <w:noProof/>
            <w:webHidden/>
          </w:rPr>
          <w:tab/>
        </w:r>
        <w:r>
          <w:rPr>
            <w:noProof/>
            <w:webHidden/>
          </w:rPr>
          <w:fldChar w:fldCharType="begin"/>
        </w:r>
        <w:r>
          <w:rPr>
            <w:noProof/>
            <w:webHidden/>
          </w:rPr>
          <w:instrText xml:space="preserve"> PAGEREF _Toc450393099 \h </w:instrText>
        </w:r>
        <w:r>
          <w:rPr>
            <w:noProof/>
            <w:webHidden/>
          </w:rPr>
        </w:r>
        <w:r>
          <w:rPr>
            <w:noProof/>
            <w:webHidden/>
          </w:rPr>
          <w:fldChar w:fldCharType="separate"/>
        </w:r>
        <w:r>
          <w:rPr>
            <w:noProof/>
            <w:webHidden/>
          </w:rPr>
          <w:t>16</w:t>
        </w:r>
        <w:r>
          <w:rPr>
            <w:noProof/>
            <w:webHidden/>
          </w:rPr>
          <w:fldChar w:fldCharType="end"/>
        </w:r>
      </w:hyperlink>
    </w:p>
    <w:p w14:paraId="3B85C010" w14:textId="415C3449" w:rsidR="00033AA0" w:rsidRDefault="00033AA0">
      <w:pPr>
        <w:pStyle w:val="32"/>
        <w:tabs>
          <w:tab w:val="right" w:leader="dot" w:pos="8296"/>
        </w:tabs>
        <w:ind w:left="840"/>
        <w:rPr>
          <w:noProof/>
        </w:rPr>
      </w:pPr>
      <w:hyperlink w:anchor="_Toc450393100" w:history="1">
        <w:r w:rsidRPr="00902551">
          <w:rPr>
            <w:rStyle w:val="af"/>
            <w:rFonts w:ascii="Times New Roman" w:eastAsiaTheme="majorEastAsia" w:hAnsi="Times New Roman" w:cs="Times New Roman"/>
            <w:noProof/>
          </w:rPr>
          <w:t>2.3.1 Memory-based</w:t>
        </w:r>
        <w:r w:rsidRPr="00902551">
          <w:rPr>
            <w:rStyle w:val="af"/>
            <w:rFonts w:ascii="Times New Roman" w:eastAsiaTheme="majorEastAsia" w:hAnsi="Times New Roman" w:cs="Times New Roman"/>
            <w:noProof/>
          </w:rPr>
          <w:t>分配</w:t>
        </w:r>
        <w:r>
          <w:rPr>
            <w:noProof/>
            <w:webHidden/>
          </w:rPr>
          <w:tab/>
        </w:r>
        <w:r>
          <w:rPr>
            <w:noProof/>
            <w:webHidden/>
          </w:rPr>
          <w:fldChar w:fldCharType="begin"/>
        </w:r>
        <w:r>
          <w:rPr>
            <w:noProof/>
            <w:webHidden/>
          </w:rPr>
          <w:instrText xml:space="preserve"> PAGEREF _Toc450393100 \h </w:instrText>
        </w:r>
        <w:r>
          <w:rPr>
            <w:noProof/>
            <w:webHidden/>
          </w:rPr>
        </w:r>
        <w:r>
          <w:rPr>
            <w:noProof/>
            <w:webHidden/>
          </w:rPr>
          <w:fldChar w:fldCharType="separate"/>
        </w:r>
        <w:r>
          <w:rPr>
            <w:noProof/>
            <w:webHidden/>
          </w:rPr>
          <w:t>16</w:t>
        </w:r>
        <w:r>
          <w:rPr>
            <w:noProof/>
            <w:webHidden/>
          </w:rPr>
          <w:fldChar w:fldCharType="end"/>
        </w:r>
      </w:hyperlink>
    </w:p>
    <w:p w14:paraId="1525F65D" w14:textId="2AC8CDFE" w:rsidR="00033AA0" w:rsidRDefault="00033AA0">
      <w:pPr>
        <w:pStyle w:val="32"/>
        <w:tabs>
          <w:tab w:val="right" w:leader="dot" w:pos="8296"/>
        </w:tabs>
        <w:ind w:left="840"/>
        <w:rPr>
          <w:noProof/>
        </w:rPr>
      </w:pPr>
      <w:hyperlink w:anchor="_Toc450393101" w:history="1">
        <w:r w:rsidRPr="00902551">
          <w:rPr>
            <w:rStyle w:val="af"/>
            <w:rFonts w:ascii="Times New Roman" w:eastAsiaTheme="majorEastAsia" w:hAnsi="Times New Roman" w:cs="Times New Roman"/>
            <w:noProof/>
          </w:rPr>
          <w:t>2.3.2 Time-based</w:t>
        </w:r>
        <w:r w:rsidRPr="00902551">
          <w:rPr>
            <w:rStyle w:val="af"/>
            <w:rFonts w:ascii="Times New Roman" w:eastAsiaTheme="majorEastAsia" w:hAnsi="Times New Roman" w:cs="Times New Roman"/>
            <w:noProof/>
          </w:rPr>
          <w:t>分配</w:t>
        </w:r>
        <w:r>
          <w:rPr>
            <w:noProof/>
            <w:webHidden/>
          </w:rPr>
          <w:tab/>
        </w:r>
        <w:r>
          <w:rPr>
            <w:noProof/>
            <w:webHidden/>
          </w:rPr>
          <w:fldChar w:fldCharType="begin"/>
        </w:r>
        <w:r>
          <w:rPr>
            <w:noProof/>
            <w:webHidden/>
          </w:rPr>
          <w:instrText xml:space="preserve"> PAGEREF _Toc450393101 \h </w:instrText>
        </w:r>
        <w:r>
          <w:rPr>
            <w:noProof/>
            <w:webHidden/>
          </w:rPr>
        </w:r>
        <w:r>
          <w:rPr>
            <w:noProof/>
            <w:webHidden/>
          </w:rPr>
          <w:fldChar w:fldCharType="separate"/>
        </w:r>
        <w:r>
          <w:rPr>
            <w:noProof/>
            <w:webHidden/>
          </w:rPr>
          <w:t>18</w:t>
        </w:r>
        <w:r>
          <w:rPr>
            <w:noProof/>
            <w:webHidden/>
          </w:rPr>
          <w:fldChar w:fldCharType="end"/>
        </w:r>
      </w:hyperlink>
    </w:p>
    <w:p w14:paraId="6C690B60" w14:textId="51EA0843" w:rsidR="00033AA0" w:rsidRDefault="00033AA0">
      <w:pPr>
        <w:pStyle w:val="42"/>
        <w:tabs>
          <w:tab w:val="right" w:leader="dot" w:pos="8296"/>
        </w:tabs>
        <w:rPr>
          <w:noProof/>
        </w:rPr>
      </w:pPr>
      <w:hyperlink w:anchor="_Toc450393102" w:history="1">
        <w:r w:rsidRPr="00902551">
          <w:rPr>
            <w:rStyle w:val="af"/>
            <w:noProof/>
          </w:rPr>
          <w:t>2.3.2.1 Dependency</w:t>
        </w:r>
        <w:r>
          <w:rPr>
            <w:noProof/>
            <w:webHidden/>
          </w:rPr>
          <w:tab/>
        </w:r>
        <w:r>
          <w:rPr>
            <w:noProof/>
            <w:webHidden/>
          </w:rPr>
          <w:fldChar w:fldCharType="begin"/>
        </w:r>
        <w:r>
          <w:rPr>
            <w:noProof/>
            <w:webHidden/>
          </w:rPr>
          <w:instrText xml:space="preserve"> PAGEREF _Toc450393102 \h </w:instrText>
        </w:r>
        <w:r>
          <w:rPr>
            <w:noProof/>
            <w:webHidden/>
          </w:rPr>
        </w:r>
        <w:r>
          <w:rPr>
            <w:noProof/>
            <w:webHidden/>
          </w:rPr>
          <w:fldChar w:fldCharType="separate"/>
        </w:r>
        <w:r>
          <w:rPr>
            <w:noProof/>
            <w:webHidden/>
          </w:rPr>
          <w:t>19</w:t>
        </w:r>
        <w:r>
          <w:rPr>
            <w:noProof/>
            <w:webHidden/>
          </w:rPr>
          <w:fldChar w:fldCharType="end"/>
        </w:r>
      </w:hyperlink>
    </w:p>
    <w:p w14:paraId="14E6478E" w14:textId="6B5D35EE" w:rsidR="00033AA0" w:rsidRDefault="00033AA0">
      <w:pPr>
        <w:pStyle w:val="42"/>
        <w:tabs>
          <w:tab w:val="right" w:leader="dot" w:pos="8296"/>
        </w:tabs>
        <w:rPr>
          <w:noProof/>
        </w:rPr>
      </w:pPr>
      <w:hyperlink w:anchor="_Toc450393103" w:history="1">
        <w:r w:rsidRPr="00902551">
          <w:rPr>
            <w:rStyle w:val="af"/>
            <w:noProof/>
          </w:rPr>
          <w:t>2.3.2.2 Adaptive</w:t>
        </w:r>
        <w:r>
          <w:rPr>
            <w:noProof/>
            <w:webHidden/>
          </w:rPr>
          <w:tab/>
        </w:r>
        <w:r>
          <w:rPr>
            <w:noProof/>
            <w:webHidden/>
          </w:rPr>
          <w:fldChar w:fldCharType="begin"/>
        </w:r>
        <w:r>
          <w:rPr>
            <w:noProof/>
            <w:webHidden/>
          </w:rPr>
          <w:instrText xml:space="preserve"> PAGEREF _Toc450393103 \h </w:instrText>
        </w:r>
        <w:r>
          <w:rPr>
            <w:noProof/>
            <w:webHidden/>
          </w:rPr>
        </w:r>
        <w:r>
          <w:rPr>
            <w:noProof/>
            <w:webHidden/>
          </w:rPr>
          <w:fldChar w:fldCharType="separate"/>
        </w:r>
        <w:r>
          <w:rPr>
            <w:noProof/>
            <w:webHidden/>
          </w:rPr>
          <w:t>20</w:t>
        </w:r>
        <w:r>
          <w:rPr>
            <w:noProof/>
            <w:webHidden/>
          </w:rPr>
          <w:fldChar w:fldCharType="end"/>
        </w:r>
      </w:hyperlink>
    </w:p>
    <w:p w14:paraId="6153D8CB" w14:textId="58AB152E" w:rsidR="00033AA0" w:rsidRDefault="00033AA0">
      <w:pPr>
        <w:pStyle w:val="32"/>
        <w:tabs>
          <w:tab w:val="right" w:leader="dot" w:pos="8296"/>
        </w:tabs>
        <w:ind w:left="840"/>
        <w:rPr>
          <w:noProof/>
        </w:rPr>
      </w:pPr>
      <w:hyperlink w:anchor="_Toc450393104" w:history="1">
        <w:r w:rsidRPr="00902551">
          <w:rPr>
            <w:rStyle w:val="af"/>
            <w:rFonts w:ascii="Times New Roman" w:eastAsiaTheme="majorEastAsia" w:hAnsi="Times New Roman" w:cs="Times New Roman"/>
            <w:noProof/>
          </w:rPr>
          <w:t>2.3.3 AFSA</w:t>
        </w:r>
        <w:r w:rsidRPr="00902551">
          <w:rPr>
            <w:rStyle w:val="af"/>
            <w:rFonts w:ascii="Times New Roman" w:eastAsiaTheme="majorEastAsia" w:hAnsi="Times New Roman" w:cs="Times New Roman"/>
            <w:noProof/>
          </w:rPr>
          <w:t>介绍</w:t>
        </w:r>
        <w:r>
          <w:rPr>
            <w:noProof/>
            <w:webHidden/>
          </w:rPr>
          <w:tab/>
        </w:r>
        <w:r>
          <w:rPr>
            <w:noProof/>
            <w:webHidden/>
          </w:rPr>
          <w:fldChar w:fldCharType="begin"/>
        </w:r>
        <w:r>
          <w:rPr>
            <w:noProof/>
            <w:webHidden/>
          </w:rPr>
          <w:instrText xml:space="preserve"> PAGEREF _Toc450393104 \h </w:instrText>
        </w:r>
        <w:r>
          <w:rPr>
            <w:noProof/>
            <w:webHidden/>
          </w:rPr>
        </w:r>
        <w:r>
          <w:rPr>
            <w:noProof/>
            <w:webHidden/>
          </w:rPr>
          <w:fldChar w:fldCharType="separate"/>
        </w:r>
        <w:r>
          <w:rPr>
            <w:noProof/>
            <w:webHidden/>
          </w:rPr>
          <w:t>21</w:t>
        </w:r>
        <w:r>
          <w:rPr>
            <w:noProof/>
            <w:webHidden/>
          </w:rPr>
          <w:fldChar w:fldCharType="end"/>
        </w:r>
      </w:hyperlink>
    </w:p>
    <w:p w14:paraId="68B0C527" w14:textId="7AE88CC4" w:rsidR="00033AA0" w:rsidRDefault="00033AA0">
      <w:pPr>
        <w:pStyle w:val="32"/>
        <w:tabs>
          <w:tab w:val="right" w:leader="dot" w:pos="8296"/>
        </w:tabs>
        <w:ind w:left="840"/>
        <w:rPr>
          <w:noProof/>
        </w:rPr>
      </w:pPr>
      <w:hyperlink w:anchor="_Toc450393105" w:history="1">
        <w:r w:rsidRPr="00902551">
          <w:rPr>
            <w:rStyle w:val="af"/>
            <w:rFonts w:ascii="Times New Roman" w:eastAsiaTheme="majorEastAsia" w:hAnsi="Times New Roman" w:cs="Times New Roman"/>
            <w:noProof/>
          </w:rPr>
          <w:t xml:space="preserve">2.3.4 </w:t>
        </w:r>
        <w:r w:rsidRPr="00902551">
          <w:rPr>
            <w:rStyle w:val="af"/>
            <w:rFonts w:ascii="Times New Roman" w:eastAsiaTheme="majorEastAsia" w:hAnsi="Times New Roman" w:cs="Times New Roman"/>
            <w:noProof/>
          </w:rPr>
          <w:t>实验环境和结果</w:t>
        </w:r>
        <w:r>
          <w:rPr>
            <w:noProof/>
            <w:webHidden/>
          </w:rPr>
          <w:tab/>
        </w:r>
        <w:r>
          <w:rPr>
            <w:noProof/>
            <w:webHidden/>
          </w:rPr>
          <w:fldChar w:fldCharType="begin"/>
        </w:r>
        <w:r>
          <w:rPr>
            <w:noProof/>
            <w:webHidden/>
          </w:rPr>
          <w:instrText xml:space="preserve"> PAGEREF _Toc450393105 \h </w:instrText>
        </w:r>
        <w:r>
          <w:rPr>
            <w:noProof/>
            <w:webHidden/>
          </w:rPr>
        </w:r>
        <w:r>
          <w:rPr>
            <w:noProof/>
            <w:webHidden/>
          </w:rPr>
          <w:fldChar w:fldCharType="separate"/>
        </w:r>
        <w:r>
          <w:rPr>
            <w:noProof/>
            <w:webHidden/>
          </w:rPr>
          <w:t>27</w:t>
        </w:r>
        <w:r>
          <w:rPr>
            <w:noProof/>
            <w:webHidden/>
          </w:rPr>
          <w:fldChar w:fldCharType="end"/>
        </w:r>
      </w:hyperlink>
    </w:p>
    <w:p w14:paraId="6088481A" w14:textId="668FE1E8" w:rsidR="00033AA0" w:rsidRDefault="00033AA0">
      <w:pPr>
        <w:pStyle w:val="42"/>
        <w:tabs>
          <w:tab w:val="right" w:leader="dot" w:pos="8296"/>
        </w:tabs>
        <w:rPr>
          <w:noProof/>
        </w:rPr>
      </w:pPr>
      <w:hyperlink w:anchor="_Toc450393106" w:history="1">
        <w:r w:rsidRPr="00902551">
          <w:rPr>
            <w:rStyle w:val="af"/>
            <w:noProof/>
          </w:rPr>
          <w:t xml:space="preserve">2.3.4.1 </w:t>
        </w:r>
        <w:r w:rsidRPr="00902551">
          <w:rPr>
            <w:rStyle w:val="af"/>
            <w:noProof/>
          </w:rPr>
          <w:t>实验配置</w:t>
        </w:r>
        <w:r>
          <w:rPr>
            <w:noProof/>
            <w:webHidden/>
          </w:rPr>
          <w:tab/>
        </w:r>
        <w:r>
          <w:rPr>
            <w:noProof/>
            <w:webHidden/>
          </w:rPr>
          <w:fldChar w:fldCharType="begin"/>
        </w:r>
        <w:r>
          <w:rPr>
            <w:noProof/>
            <w:webHidden/>
          </w:rPr>
          <w:instrText xml:space="preserve"> PAGEREF _Toc450393106 \h </w:instrText>
        </w:r>
        <w:r>
          <w:rPr>
            <w:noProof/>
            <w:webHidden/>
          </w:rPr>
        </w:r>
        <w:r>
          <w:rPr>
            <w:noProof/>
            <w:webHidden/>
          </w:rPr>
          <w:fldChar w:fldCharType="separate"/>
        </w:r>
        <w:r>
          <w:rPr>
            <w:noProof/>
            <w:webHidden/>
          </w:rPr>
          <w:t>28</w:t>
        </w:r>
        <w:r>
          <w:rPr>
            <w:noProof/>
            <w:webHidden/>
          </w:rPr>
          <w:fldChar w:fldCharType="end"/>
        </w:r>
      </w:hyperlink>
    </w:p>
    <w:p w14:paraId="6742EC9A" w14:textId="2F7B7CAE" w:rsidR="00033AA0" w:rsidRDefault="00033AA0">
      <w:pPr>
        <w:pStyle w:val="42"/>
        <w:tabs>
          <w:tab w:val="right" w:leader="dot" w:pos="8296"/>
        </w:tabs>
        <w:rPr>
          <w:noProof/>
        </w:rPr>
      </w:pPr>
      <w:hyperlink w:anchor="_Toc450393107" w:history="1">
        <w:r w:rsidRPr="00902551">
          <w:rPr>
            <w:rStyle w:val="af"/>
            <w:noProof/>
          </w:rPr>
          <w:t xml:space="preserve">2.3.4.2 </w:t>
        </w:r>
        <w:r w:rsidRPr="00902551">
          <w:rPr>
            <w:rStyle w:val="af"/>
            <w:noProof/>
          </w:rPr>
          <w:t>实验结果和分析</w:t>
        </w:r>
        <w:r>
          <w:rPr>
            <w:noProof/>
            <w:webHidden/>
          </w:rPr>
          <w:tab/>
        </w:r>
        <w:r>
          <w:rPr>
            <w:noProof/>
            <w:webHidden/>
          </w:rPr>
          <w:fldChar w:fldCharType="begin"/>
        </w:r>
        <w:r>
          <w:rPr>
            <w:noProof/>
            <w:webHidden/>
          </w:rPr>
          <w:instrText xml:space="preserve"> PAGEREF _Toc450393107 \h </w:instrText>
        </w:r>
        <w:r>
          <w:rPr>
            <w:noProof/>
            <w:webHidden/>
          </w:rPr>
        </w:r>
        <w:r>
          <w:rPr>
            <w:noProof/>
            <w:webHidden/>
          </w:rPr>
          <w:fldChar w:fldCharType="separate"/>
        </w:r>
        <w:r>
          <w:rPr>
            <w:noProof/>
            <w:webHidden/>
          </w:rPr>
          <w:t>29</w:t>
        </w:r>
        <w:r>
          <w:rPr>
            <w:noProof/>
            <w:webHidden/>
          </w:rPr>
          <w:fldChar w:fldCharType="end"/>
        </w:r>
      </w:hyperlink>
    </w:p>
    <w:p w14:paraId="0D7BC403" w14:textId="34462BE4" w:rsidR="00033AA0" w:rsidRDefault="00033AA0">
      <w:pPr>
        <w:pStyle w:val="26"/>
        <w:rPr>
          <w:noProof/>
        </w:rPr>
      </w:pPr>
      <w:hyperlink w:anchor="_Toc450393108" w:history="1">
        <w:r w:rsidRPr="00902551">
          <w:rPr>
            <w:rStyle w:val="af"/>
            <w:rFonts w:ascii="Times New Roman" w:hAnsi="Times New Roman" w:cs="Times New Roman"/>
            <w:noProof/>
          </w:rPr>
          <w:t xml:space="preserve">2.4 </w:t>
        </w:r>
        <w:r w:rsidRPr="00902551">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_Toc450393108 \h </w:instrText>
        </w:r>
        <w:r>
          <w:rPr>
            <w:noProof/>
            <w:webHidden/>
          </w:rPr>
        </w:r>
        <w:r>
          <w:rPr>
            <w:noProof/>
            <w:webHidden/>
          </w:rPr>
          <w:fldChar w:fldCharType="separate"/>
        </w:r>
        <w:r>
          <w:rPr>
            <w:noProof/>
            <w:webHidden/>
          </w:rPr>
          <w:t>33</w:t>
        </w:r>
        <w:r>
          <w:rPr>
            <w:noProof/>
            <w:webHidden/>
          </w:rPr>
          <w:fldChar w:fldCharType="end"/>
        </w:r>
      </w:hyperlink>
    </w:p>
    <w:p w14:paraId="601B686D" w14:textId="5FEC73DB" w:rsidR="00033AA0" w:rsidRDefault="00033AA0">
      <w:pPr>
        <w:pStyle w:val="1c"/>
        <w:tabs>
          <w:tab w:val="left" w:pos="1260"/>
          <w:tab w:val="right" w:leader="dot" w:pos="8296"/>
        </w:tabs>
        <w:rPr>
          <w:noProof/>
        </w:rPr>
      </w:pPr>
      <w:hyperlink w:anchor="_Toc450393109" w:history="1">
        <w:r w:rsidRPr="00902551">
          <w:rPr>
            <w:rStyle w:val="af"/>
            <w:rFonts w:ascii="Times New Roman" w:eastAsia="宋体" w:hAnsi="Times New Roman" w:cs="Times New Roman"/>
            <w:noProof/>
          </w:rPr>
          <w:t>第三章</w:t>
        </w:r>
        <w:r>
          <w:rPr>
            <w:noProof/>
          </w:rPr>
          <w:tab/>
        </w:r>
        <w:r w:rsidRPr="00902551">
          <w:rPr>
            <w:rStyle w:val="af"/>
            <w:rFonts w:ascii="Times New Roman" w:eastAsia="宋体" w:hAnsi="Times New Roman" w:cs="Times New Roman"/>
            <w:noProof/>
          </w:rPr>
          <w:t>基于</w:t>
        </w:r>
        <w:r w:rsidRPr="00902551">
          <w:rPr>
            <w:rStyle w:val="af"/>
            <w:rFonts w:ascii="Times New Roman" w:eastAsia="宋体" w:hAnsi="Times New Roman" w:cs="Times New Roman"/>
            <w:noProof/>
          </w:rPr>
          <w:t>RDMA</w:t>
        </w:r>
        <w:r w:rsidRPr="00902551">
          <w:rPr>
            <w:rStyle w:val="af"/>
            <w:rFonts w:ascii="Times New Roman" w:eastAsia="宋体" w:hAnsi="Times New Roman" w:cs="Times New Roman"/>
            <w:noProof/>
          </w:rPr>
          <w:t>的</w:t>
        </w:r>
        <w:r w:rsidRPr="00902551">
          <w:rPr>
            <w:rStyle w:val="af"/>
            <w:rFonts w:ascii="Times New Roman" w:eastAsia="宋体" w:hAnsi="Times New Roman" w:cs="Times New Roman"/>
            <w:noProof/>
          </w:rPr>
          <w:t>Shuffle</w:t>
        </w:r>
        <w:r w:rsidRPr="00902551">
          <w:rPr>
            <w:rStyle w:val="af"/>
            <w:rFonts w:ascii="Times New Roman" w:eastAsia="宋体" w:hAnsi="Times New Roman" w:cs="Times New Roman"/>
            <w:noProof/>
          </w:rPr>
          <w:t>算法改进</w:t>
        </w:r>
        <w:r>
          <w:rPr>
            <w:noProof/>
            <w:webHidden/>
          </w:rPr>
          <w:tab/>
        </w:r>
        <w:r>
          <w:rPr>
            <w:noProof/>
            <w:webHidden/>
          </w:rPr>
          <w:fldChar w:fldCharType="begin"/>
        </w:r>
        <w:r>
          <w:rPr>
            <w:noProof/>
            <w:webHidden/>
          </w:rPr>
          <w:instrText xml:space="preserve"> PAGEREF _Toc450393109 \h </w:instrText>
        </w:r>
        <w:r>
          <w:rPr>
            <w:noProof/>
            <w:webHidden/>
          </w:rPr>
        </w:r>
        <w:r>
          <w:rPr>
            <w:noProof/>
            <w:webHidden/>
          </w:rPr>
          <w:fldChar w:fldCharType="separate"/>
        </w:r>
        <w:r>
          <w:rPr>
            <w:noProof/>
            <w:webHidden/>
          </w:rPr>
          <w:t>34</w:t>
        </w:r>
        <w:r>
          <w:rPr>
            <w:noProof/>
            <w:webHidden/>
          </w:rPr>
          <w:fldChar w:fldCharType="end"/>
        </w:r>
      </w:hyperlink>
    </w:p>
    <w:p w14:paraId="1682066D" w14:textId="7500C96B" w:rsidR="00033AA0" w:rsidRDefault="00033AA0">
      <w:pPr>
        <w:pStyle w:val="26"/>
        <w:rPr>
          <w:noProof/>
        </w:rPr>
      </w:pPr>
      <w:hyperlink w:anchor="_Toc450393110" w:history="1">
        <w:r w:rsidRPr="00902551">
          <w:rPr>
            <w:rStyle w:val="af"/>
            <w:rFonts w:ascii="Times New Roman" w:hAnsi="Times New Roman" w:cs="Times New Roman"/>
            <w:noProof/>
          </w:rPr>
          <w:t>3.1</w:t>
        </w:r>
        <w:r>
          <w:rPr>
            <w:noProof/>
          </w:rPr>
          <w:tab/>
        </w:r>
        <w:r w:rsidRPr="00902551">
          <w:rPr>
            <w:rStyle w:val="af"/>
            <w:rFonts w:ascii="Times New Roman" w:hAnsi="Times New Roman" w:cs="Times New Roman"/>
            <w:noProof/>
          </w:rPr>
          <w:t>Shuffle</w:t>
        </w:r>
        <w:r w:rsidRPr="00902551">
          <w:rPr>
            <w:rStyle w:val="af"/>
            <w:rFonts w:ascii="Times New Roman" w:hAnsi="Times New Roman" w:cs="Times New Roman"/>
            <w:noProof/>
          </w:rPr>
          <w:t>介绍</w:t>
        </w:r>
        <w:r>
          <w:rPr>
            <w:noProof/>
            <w:webHidden/>
          </w:rPr>
          <w:tab/>
        </w:r>
        <w:r>
          <w:rPr>
            <w:noProof/>
            <w:webHidden/>
          </w:rPr>
          <w:fldChar w:fldCharType="begin"/>
        </w:r>
        <w:r>
          <w:rPr>
            <w:noProof/>
            <w:webHidden/>
          </w:rPr>
          <w:instrText xml:space="preserve"> PAGEREF _Toc450393110 \h </w:instrText>
        </w:r>
        <w:r>
          <w:rPr>
            <w:noProof/>
            <w:webHidden/>
          </w:rPr>
        </w:r>
        <w:r>
          <w:rPr>
            <w:noProof/>
            <w:webHidden/>
          </w:rPr>
          <w:fldChar w:fldCharType="separate"/>
        </w:r>
        <w:r>
          <w:rPr>
            <w:noProof/>
            <w:webHidden/>
          </w:rPr>
          <w:t>34</w:t>
        </w:r>
        <w:r>
          <w:rPr>
            <w:noProof/>
            <w:webHidden/>
          </w:rPr>
          <w:fldChar w:fldCharType="end"/>
        </w:r>
      </w:hyperlink>
    </w:p>
    <w:p w14:paraId="153D3B7F" w14:textId="2CC102FA" w:rsidR="00033AA0" w:rsidRDefault="00033AA0">
      <w:pPr>
        <w:pStyle w:val="26"/>
        <w:rPr>
          <w:noProof/>
        </w:rPr>
      </w:pPr>
      <w:hyperlink w:anchor="_Toc450393111" w:history="1">
        <w:r w:rsidRPr="00902551">
          <w:rPr>
            <w:rStyle w:val="af"/>
            <w:rFonts w:ascii="Times New Roman" w:hAnsi="Times New Roman" w:cs="Times New Roman"/>
            <w:noProof/>
          </w:rPr>
          <w:t>3.2 RDMA</w:t>
        </w:r>
        <w:r w:rsidRPr="00902551">
          <w:rPr>
            <w:rStyle w:val="af"/>
            <w:rFonts w:ascii="Times New Roman" w:hAnsi="Times New Roman" w:cs="Times New Roman"/>
            <w:noProof/>
          </w:rPr>
          <w:t>介绍</w:t>
        </w:r>
        <w:r>
          <w:rPr>
            <w:noProof/>
            <w:webHidden/>
          </w:rPr>
          <w:tab/>
        </w:r>
        <w:r>
          <w:rPr>
            <w:noProof/>
            <w:webHidden/>
          </w:rPr>
          <w:fldChar w:fldCharType="begin"/>
        </w:r>
        <w:r>
          <w:rPr>
            <w:noProof/>
            <w:webHidden/>
          </w:rPr>
          <w:instrText xml:space="preserve"> PAGEREF _Toc450393111 \h </w:instrText>
        </w:r>
        <w:r>
          <w:rPr>
            <w:noProof/>
            <w:webHidden/>
          </w:rPr>
        </w:r>
        <w:r>
          <w:rPr>
            <w:noProof/>
            <w:webHidden/>
          </w:rPr>
          <w:fldChar w:fldCharType="separate"/>
        </w:r>
        <w:r>
          <w:rPr>
            <w:noProof/>
            <w:webHidden/>
          </w:rPr>
          <w:t>36</w:t>
        </w:r>
        <w:r>
          <w:rPr>
            <w:noProof/>
            <w:webHidden/>
          </w:rPr>
          <w:fldChar w:fldCharType="end"/>
        </w:r>
      </w:hyperlink>
    </w:p>
    <w:p w14:paraId="69203DF1" w14:textId="14EA2037" w:rsidR="00033AA0" w:rsidRDefault="00033AA0">
      <w:pPr>
        <w:pStyle w:val="26"/>
        <w:rPr>
          <w:noProof/>
        </w:rPr>
      </w:pPr>
      <w:hyperlink w:anchor="_Toc450393112" w:history="1">
        <w:r w:rsidRPr="00902551">
          <w:rPr>
            <w:rStyle w:val="af"/>
            <w:rFonts w:ascii="Times New Roman" w:hAnsi="Times New Roman" w:cs="Times New Roman"/>
            <w:noProof/>
          </w:rPr>
          <w:t>3.3 Shuffle</w:t>
        </w:r>
        <w:r w:rsidRPr="00902551">
          <w:rPr>
            <w:rStyle w:val="af"/>
            <w:rFonts w:ascii="Times New Roman" w:hAnsi="Times New Roman" w:cs="Times New Roman"/>
            <w:noProof/>
          </w:rPr>
          <w:t>改进</w:t>
        </w:r>
        <w:r>
          <w:rPr>
            <w:noProof/>
            <w:webHidden/>
          </w:rPr>
          <w:tab/>
        </w:r>
        <w:r>
          <w:rPr>
            <w:noProof/>
            <w:webHidden/>
          </w:rPr>
          <w:fldChar w:fldCharType="begin"/>
        </w:r>
        <w:r>
          <w:rPr>
            <w:noProof/>
            <w:webHidden/>
          </w:rPr>
          <w:instrText xml:space="preserve"> PAGEREF _Toc450393112 \h </w:instrText>
        </w:r>
        <w:r>
          <w:rPr>
            <w:noProof/>
            <w:webHidden/>
          </w:rPr>
        </w:r>
        <w:r>
          <w:rPr>
            <w:noProof/>
            <w:webHidden/>
          </w:rPr>
          <w:fldChar w:fldCharType="separate"/>
        </w:r>
        <w:r>
          <w:rPr>
            <w:noProof/>
            <w:webHidden/>
          </w:rPr>
          <w:t>37</w:t>
        </w:r>
        <w:r>
          <w:rPr>
            <w:noProof/>
            <w:webHidden/>
          </w:rPr>
          <w:fldChar w:fldCharType="end"/>
        </w:r>
      </w:hyperlink>
    </w:p>
    <w:p w14:paraId="14F53958" w14:textId="34A513A6" w:rsidR="00033AA0" w:rsidRDefault="00033AA0">
      <w:pPr>
        <w:pStyle w:val="32"/>
        <w:tabs>
          <w:tab w:val="right" w:leader="dot" w:pos="8296"/>
        </w:tabs>
        <w:ind w:left="840"/>
        <w:rPr>
          <w:noProof/>
        </w:rPr>
      </w:pPr>
      <w:hyperlink w:anchor="_Toc450393113" w:history="1">
        <w:r w:rsidRPr="00902551">
          <w:rPr>
            <w:rStyle w:val="af"/>
            <w:rFonts w:ascii="Times New Roman" w:eastAsiaTheme="majorEastAsia" w:hAnsi="Times New Roman" w:cs="Times New Roman"/>
            <w:noProof/>
          </w:rPr>
          <w:t>3.3.1 Shuffle</w:t>
        </w:r>
        <w:r w:rsidRPr="00902551">
          <w:rPr>
            <w:rStyle w:val="af"/>
            <w:rFonts w:ascii="Times New Roman" w:eastAsiaTheme="majorEastAsia" w:hAnsi="Times New Roman" w:cs="Times New Roman"/>
            <w:noProof/>
          </w:rPr>
          <w:t>设计</w:t>
        </w:r>
        <w:r>
          <w:rPr>
            <w:noProof/>
            <w:webHidden/>
          </w:rPr>
          <w:tab/>
        </w:r>
        <w:r>
          <w:rPr>
            <w:noProof/>
            <w:webHidden/>
          </w:rPr>
          <w:fldChar w:fldCharType="begin"/>
        </w:r>
        <w:r>
          <w:rPr>
            <w:noProof/>
            <w:webHidden/>
          </w:rPr>
          <w:instrText xml:space="preserve"> PAGEREF _Toc450393113 \h </w:instrText>
        </w:r>
        <w:r>
          <w:rPr>
            <w:noProof/>
            <w:webHidden/>
          </w:rPr>
        </w:r>
        <w:r>
          <w:rPr>
            <w:noProof/>
            <w:webHidden/>
          </w:rPr>
          <w:fldChar w:fldCharType="separate"/>
        </w:r>
        <w:r>
          <w:rPr>
            <w:noProof/>
            <w:webHidden/>
          </w:rPr>
          <w:t>38</w:t>
        </w:r>
        <w:r>
          <w:rPr>
            <w:noProof/>
            <w:webHidden/>
          </w:rPr>
          <w:fldChar w:fldCharType="end"/>
        </w:r>
      </w:hyperlink>
    </w:p>
    <w:p w14:paraId="1EA5A2F0" w14:textId="71B2A95F" w:rsidR="00033AA0" w:rsidRDefault="00033AA0">
      <w:pPr>
        <w:pStyle w:val="32"/>
        <w:tabs>
          <w:tab w:val="right" w:leader="dot" w:pos="8296"/>
        </w:tabs>
        <w:ind w:left="840"/>
        <w:rPr>
          <w:noProof/>
        </w:rPr>
      </w:pPr>
      <w:hyperlink w:anchor="_Toc450393114" w:history="1">
        <w:r w:rsidRPr="00902551">
          <w:rPr>
            <w:rStyle w:val="af"/>
            <w:rFonts w:ascii="Times New Roman" w:eastAsiaTheme="majorEastAsia" w:hAnsi="Times New Roman" w:cs="Times New Roman"/>
            <w:noProof/>
          </w:rPr>
          <w:t>3.3.2 Shuffle</w:t>
        </w:r>
        <w:r w:rsidRPr="00902551">
          <w:rPr>
            <w:rStyle w:val="af"/>
            <w:rFonts w:ascii="Times New Roman" w:eastAsiaTheme="majorEastAsia" w:hAnsi="Times New Roman" w:cs="Times New Roman"/>
            <w:noProof/>
          </w:rPr>
          <w:t>实现</w:t>
        </w:r>
        <w:r>
          <w:rPr>
            <w:noProof/>
            <w:webHidden/>
          </w:rPr>
          <w:tab/>
        </w:r>
        <w:r>
          <w:rPr>
            <w:noProof/>
            <w:webHidden/>
          </w:rPr>
          <w:fldChar w:fldCharType="begin"/>
        </w:r>
        <w:r>
          <w:rPr>
            <w:noProof/>
            <w:webHidden/>
          </w:rPr>
          <w:instrText xml:space="preserve"> PAGEREF _Toc450393114 \h </w:instrText>
        </w:r>
        <w:r>
          <w:rPr>
            <w:noProof/>
            <w:webHidden/>
          </w:rPr>
        </w:r>
        <w:r>
          <w:rPr>
            <w:noProof/>
            <w:webHidden/>
          </w:rPr>
          <w:fldChar w:fldCharType="separate"/>
        </w:r>
        <w:r>
          <w:rPr>
            <w:noProof/>
            <w:webHidden/>
          </w:rPr>
          <w:t>39</w:t>
        </w:r>
        <w:r>
          <w:rPr>
            <w:noProof/>
            <w:webHidden/>
          </w:rPr>
          <w:fldChar w:fldCharType="end"/>
        </w:r>
      </w:hyperlink>
    </w:p>
    <w:p w14:paraId="53688CFB" w14:textId="40125179" w:rsidR="00033AA0" w:rsidRDefault="00033AA0">
      <w:pPr>
        <w:pStyle w:val="26"/>
        <w:rPr>
          <w:noProof/>
        </w:rPr>
      </w:pPr>
      <w:hyperlink w:anchor="_Toc450393115" w:history="1">
        <w:r w:rsidRPr="00902551">
          <w:rPr>
            <w:rStyle w:val="af"/>
            <w:rFonts w:ascii="Times New Roman" w:hAnsi="Times New Roman" w:cs="Times New Roman"/>
            <w:noProof/>
          </w:rPr>
          <w:t xml:space="preserve">3.4 </w:t>
        </w:r>
        <w:r w:rsidRPr="00902551">
          <w:rPr>
            <w:rStyle w:val="af"/>
            <w:rFonts w:ascii="Times New Roman" w:hAnsi="Times New Roman" w:cs="Times New Roman"/>
            <w:noProof/>
          </w:rPr>
          <w:t>实验结果与分析</w:t>
        </w:r>
        <w:r>
          <w:rPr>
            <w:noProof/>
            <w:webHidden/>
          </w:rPr>
          <w:tab/>
        </w:r>
        <w:r>
          <w:rPr>
            <w:noProof/>
            <w:webHidden/>
          </w:rPr>
          <w:fldChar w:fldCharType="begin"/>
        </w:r>
        <w:r>
          <w:rPr>
            <w:noProof/>
            <w:webHidden/>
          </w:rPr>
          <w:instrText xml:space="preserve"> PAGEREF _Toc450393115 \h </w:instrText>
        </w:r>
        <w:r>
          <w:rPr>
            <w:noProof/>
            <w:webHidden/>
          </w:rPr>
        </w:r>
        <w:r>
          <w:rPr>
            <w:noProof/>
            <w:webHidden/>
          </w:rPr>
          <w:fldChar w:fldCharType="separate"/>
        </w:r>
        <w:r>
          <w:rPr>
            <w:noProof/>
            <w:webHidden/>
          </w:rPr>
          <w:t>41</w:t>
        </w:r>
        <w:r>
          <w:rPr>
            <w:noProof/>
            <w:webHidden/>
          </w:rPr>
          <w:fldChar w:fldCharType="end"/>
        </w:r>
      </w:hyperlink>
    </w:p>
    <w:p w14:paraId="6CF55112" w14:textId="4FD7C30F" w:rsidR="00033AA0" w:rsidRDefault="00033AA0">
      <w:pPr>
        <w:pStyle w:val="26"/>
        <w:rPr>
          <w:noProof/>
        </w:rPr>
      </w:pPr>
      <w:hyperlink w:anchor="_Toc450393116" w:history="1">
        <w:r w:rsidRPr="00902551">
          <w:rPr>
            <w:rStyle w:val="af"/>
            <w:rFonts w:ascii="Times New Roman" w:hAnsi="Times New Roman" w:cs="Times New Roman"/>
            <w:noProof/>
          </w:rPr>
          <w:t xml:space="preserve">3.5 </w:t>
        </w:r>
        <w:r w:rsidRPr="00902551">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_Toc450393116 \h </w:instrText>
        </w:r>
        <w:r>
          <w:rPr>
            <w:noProof/>
            <w:webHidden/>
          </w:rPr>
        </w:r>
        <w:r>
          <w:rPr>
            <w:noProof/>
            <w:webHidden/>
          </w:rPr>
          <w:fldChar w:fldCharType="separate"/>
        </w:r>
        <w:r>
          <w:rPr>
            <w:noProof/>
            <w:webHidden/>
          </w:rPr>
          <w:t>43</w:t>
        </w:r>
        <w:r>
          <w:rPr>
            <w:noProof/>
            <w:webHidden/>
          </w:rPr>
          <w:fldChar w:fldCharType="end"/>
        </w:r>
      </w:hyperlink>
    </w:p>
    <w:p w14:paraId="1A342237" w14:textId="27864317" w:rsidR="00033AA0" w:rsidRDefault="00033AA0">
      <w:pPr>
        <w:pStyle w:val="1c"/>
        <w:tabs>
          <w:tab w:val="left" w:pos="1260"/>
          <w:tab w:val="right" w:leader="dot" w:pos="8296"/>
        </w:tabs>
        <w:rPr>
          <w:noProof/>
        </w:rPr>
      </w:pPr>
      <w:hyperlink w:anchor="_Toc450393117" w:history="1">
        <w:r w:rsidRPr="00902551">
          <w:rPr>
            <w:rStyle w:val="af"/>
            <w:rFonts w:ascii="Times New Roman" w:eastAsia="宋体" w:hAnsi="Times New Roman" w:cs="Times New Roman"/>
            <w:noProof/>
          </w:rPr>
          <w:t>第四章</w:t>
        </w:r>
        <w:r>
          <w:rPr>
            <w:noProof/>
          </w:rPr>
          <w:tab/>
        </w:r>
        <w:r w:rsidRPr="00902551">
          <w:rPr>
            <w:rStyle w:val="af"/>
            <w:rFonts w:ascii="Times New Roman" w:eastAsia="宋体" w:hAnsi="Times New Roman" w:cs="Times New Roman"/>
            <w:noProof/>
          </w:rPr>
          <w:t>基于改进的</w:t>
        </w:r>
        <w:r w:rsidRPr="00902551">
          <w:rPr>
            <w:rStyle w:val="af"/>
            <w:rFonts w:ascii="Times New Roman" w:eastAsia="宋体" w:hAnsi="Times New Roman" w:cs="Times New Roman"/>
            <w:noProof/>
          </w:rPr>
          <w:t>YARN</w:t>
        </w:r>
        <w:r w:rsidRPr="00902551">
          <w:rPr>
            <w:rStyle w:val="af"/>
            <w:rFonts w:ascii="Times New Roman" w:eastAsia="宋体" w:hAnsi="Times New Roman" w:cs="Times New Roman"/>
            <w:noProof/>
          </w:rPr>
          <w:t>平台的</w:t>
        </w:r>
        <w:r w:rsidRPr="00902551">
          <w:rPr>
            <w:rStyle w:val="af"/>
            <w:rFonts w:ascii="Times New Roman" w:eastAsia="宋体" w:hAnsi="Times New Roman" w:cs="Times New Roman"/>
            <w:noProof/>
          </w:rPr>
          <w:t>PKTM</w:t>
        </w:r>
        <w:r w:rsidRPr="00902551">
          <w:rPr>
            <w:rStyle w:val="af"/>
            <w:rFonts w:ascii="Times New Roman" w:eastAsia="宋体" w:hAnsi="Times New Roman" w:cs="Times New Roman"/>
            <w:noProof/>
          </w:rPr>
          <w:t>系统</w:t>
        </w:r>
        <w:r>
          <w:rPr>
            <w:noProof/>
            <w:webHidden/>
          </w:rPr>
          <w:tab/>
        </w:r>
        <w:r>
          <w:rPr>
            <w:noProof/>
            <w:webHidden/>
          </w:rPr>
          <w:fldChar w:fldCharType="begin"/>
        </w:r>
        <w:r>
          <w:rPr>
            <w:noProof/>
            <w:webHidden/>
          </w:rPr>
          <w:instrText xml:space="preserve"> PAGEREF _Toc450393117 \h </w:instrText>
        </w:r>
        <w:r>
          <w:rPr>
            <w:noProof/>
            <w:webHidden/>
          </w:rPr>
        </w:r>
        <w:r>
          <w:rPr>
            <w:noProof/>
            <w:webHidden/>
          </w:rPr>
          <w:fldChar w:fldCharType="separate"/>
        </w:r>
        <w:r>
          <w:rPr>
            <w:noProof/>
            <w:webHidden/>
          </w:rPr>
          <w:t>44</w:t>
        </w:r>
        <w:r>
          <w:rPr>
            <w:noProof/>
            <w:webHidden/>
          </w:rPr>
          <w:fldChar w:fldCharType="end"/>
        </w:r>
      </w:hyperlink>
    </w:p>
    <w:p w14:paraId="5D11696D" w14:textId="7B4FBEB4" w:rsidR="00033AA0" w:rsidRDefault="00033AA0">
      <w:pPr>
        <w:pStyle w:val="26"/>
        <w:rPr>
          <w:noProof/>
        </w:rPr>
      </w:pPr>
      <w:hyperlink w:anchor="_Toc450393118" w:history="1">
        <w:r w:rsidRPr="00902551">
          <w:rPr>
            <w:rStyle w:val="af"/>
            <w:rFonts w:ascii="Times New Roman" w:eastAsia="宋体" w:hAnsi="Times New Roman" w:cs="Times New Roman"/>
            <w:noProof/>
          </w:rPr>
          <w:t>4.1</w:t>
        </w:r>
        <w:r>
          <w:rPr>
            <w:noProof/>
          </w:rPr>
          <w:tab/>
        </w:r>
        <w:r w:rsidRPr="00902551">
          <w:rPr>
            <w:rStyle w:val="af"/>
            <w:rFonts w:ascii="Times New Roman" w:eastAsia="宋体" w:hAnsi="Times New Roman" w:cs="Times New Roman"/>
            <w:noProof/>
          </w:rPr>
          <w:t>PKTM</w:t>
        </w:r>
        <w:r w:rsidRPr="00902551">
          <w:rPr>
            <w:rStyle w:val="af"/>
            <w:rFonts w:ascii="Times New Roman" w:eastAsia="宋体" w:hAnsi="Times New Roman" w:cs="Times New Roman"/>
            <w:noProof/>
          </w:rPr>
          <w:t>介绍</w:t>
        </w:r>
        <w:r>
          <w:rPr>
            <w:noProof/>
            <w:webHidden/>
          </w:rPr>
          <w:tab/>
        </w:r>
        <w:r>
          <w:rPr>
            <w:noProof/>
            <w:webHidden/>
          </w:rPr>
          <w:fldChar w:fldCharType="begin"/>
        </w:r>
        <w:r>
          <w:rPr>
            <w:noProof/>
            <w:webHidden/>
          </w:rPr>
          <w:instrText xml:space="preserve"> PAGEREF _Toc450393118 \h </w:instrText>
        </w:r>
        <w:r>
          <w:rPr>
            <w:noProof/>
            <w:webHidden/>
          </w:rPr>
        </w:r>
        <w:r>
          <w:rPr>
            <w:noProof/>
            <w:webHidden/>
          </w:rPr>
          <w:fldChar w:fldCharType="separate"/>
        </w:r>
        <w:r>
          <w:rPr>
            <w:noProof/>
            <w:webHidden/>
          </w:rPr>
          <w:t>44</w:t>
        </w:r>
        <w:r>
          <w:rPr>
            <w:noProof/>
            <w:webHidden/>
          </w:rPr>
          <w:fldChar w:fldCharType="end"/>
        </w:r>
      </w:hyperlink>
    </w:p>
    <w:p w14:paraId="00066573" w14:textId="5706240E" w:rsidR="00033AA0" w:rsidRDefault="00033AA0">
      <w:pPr>
        <w:pStyle w:val="26"/>
        <w:rPr>
          <w:noProof/>
        </w:rPr>
      </w:pPr>
      <w:hyperlink w:anchor="_Toc450393119" w:history="1">
        <w:r w:rsidRPr="00902551">
          <w:rPr>
            <w:rStyle w:val="af"/>
            <w:rFonts w:ascii="Times New Roman" w:hAnsi="Times New Roman" w:cs="Times New Roman"/>
            <w:noProof/>
          </w:rPr>
          <w:t>4.2 PKTM</w:t>
        </w:r>
        <w:r w:rsidRPr="00902551">
          <w:rPr>
            <w:rStyle w:val="af"/>
            <w:rFonts w:ascii="Times New Roman" w:hAnsi="Times New Roman" w:cs="Times New Roman"/>
            <w:noProof/>
          </w:rPr>
          <w:t>分布式算法改写</w:t>
        </w:r>
        <w:r>
          <w:rPr>
            <w:noProof/>
            <w:webHidden/>
          </w:rPr>
          <w:tab/>
        </w:r>
        <w:r>
          <w:rPr>
            <w:noProof/>
            <w:webHidden/>
          </w:rPr>
          <w:fldChar w:fldCharType="begin"/>
        </w:r>
        <w:r>
          <w:rPr>
            <w:noProof/>
            <w:webHidden/>
          </w:rPr>
          <w:instrText xml:space="preserve"> PAGEREF _Toc450393119 \h </w:instrText>
        </w:r>
        <w:r>
          <w:rPr>
            <w:noProof/>
            <w:webHidden/>
          </w:rPr>
        </w:r>
        <w:r>
          <w:rPr>
            <w:noProof/>
            <w:webHidden/>
          </w:rPr>
          <w:fldChar w:fldCharType="separate"/>
        </w:r>
        <w:r>
          <w:rPr>
            <w:noProof/>
            <w:webHidden/>
          </w:rPr>
          <w:t>45</w:t>
        </w:r>
        <w:r>
          <w:rPr>
            <w:noProof/>
            <w:webHidden/>
          </w:rPr>
          <w:fldChar w:fldCharType="end"/>
        </w:r>
      </w:hyperlink>
    </w:p>
    <w:p w14:paraId="106EA101" w14:textId="62A5449A" w:rsidR="00033AA0" w:rsidRDefault="00033AA0">
      <w:pPr>
        <w:pStyle w:val="32"/>
        <w:tabs>
          <w:tab w:val="right" w:leader="dot" w:pos="8296"/>
        </w:tabs>
        <w:ind w:left="840"/>
        <w:rPr>
          <w:noProof/>
        </w:rPr>
      </w:pPr>
      <w:hyperlink w:anchor="_Toc450393120" w:history="1">
        <w:r w:rsidRPr="00902551">
          <w:rPr>
            <w:rStyle w:val="af"/>
            <w:rFonts w:ascii="Times New Roman" w:eastAsiaTheme="majorEastAsia" w:hAnsi="Times New Roman" w:cs="Times New Roman"/>
            <w:noProof/>
          </w:rPr>
          <w:t>4.2.1 Hadoop</w:t>
        </w:r>
        <w:r w:rsidRPr="00902551">
          <w:rPr>
            <w:rStyle w:val="af"/>
            <w:rFonts w:ascii="Times New Roman" w:eastAsiaTheme="majorEastAsia" w:hAnsi="Times New Roman" w:cs="Times New Roman"/>
            <w:noProof/>
          </w:rPr>
          <w:t>上的</w:t>
        </w:r>
        <w:r w:rsidRPr="00902551">
          <w:rPr>
            <w:rStyle w:val="af"/>
            <w:rFonts w:ascii="Times New Roman" w:eastAsiaTheme="majorEastAsia" w:hAnsi="Times New Roman" w:cs="Times New Roman"/>
            <w:noProof/>
          </w:rPr>
          <w:t>Kirchhoff</w:t>
        </w:r>
        <w:r w:rsidRPr="00902551">
          <w:rPr>
            <w:rStyle w:val="af"/>
            <w:rFonts w:ascii="Times New Roman" w:eastAsiaTheme="majorEastAsia" w:hAnsi="Times New Roman" w:cs="Times New Roman"/>
            <w:noProof/>
          </w:rPr>
          <w:t>算法实现</w:t>
        </w:r>
        <w:r>
          <w:rPr>
            <w:noProof/>
            <w:webHidden/>
          </w:rPr>
          <w:tab/>
        </w:r>
        <w:r>
          <w:rPr>
            <w:noProof/>
            <w:webHidden/>
          </w:rPr>
          <w:fldChar w:fldCharType="begin"/>
        </w:r>
        <w:r>
          <w:rPr>
            <w:noProof/>
            <w:webHidden/>
          </w:rPr>
          <w:instrText xml:space="preserve"> PAGEREF _Toc450393120 \h </w:instrText>
        </w:r>
        <w:r>
          <w:rPr>
            <w:noProof/>
            <w:webHidden/>
          </w:rPr>
        </w:r>
        <w:r>
          <w:rPr>
            <w:noProof/>
            <w:webHidden/>
          </w:rPr>
          <w:fldChar w:fldCharType="separate"/>
        </w:r>
        <w:r>
          <w:rPr>
            <w:noProof/>
            <w:webHidden/>
          </w:rPr>
          <w:t>45</w:t>
        </w:r>
        <w:r>
          <w:rPr>
            <w:noProof/>
            <w:webHidden/>
          </w:rPr>
          <w:fldChar w:fldCharType="end"/>
        </w:r>
      </w:hyperlink>
    </w:p>
    <w:p w14:paraId="7F236DFD" w14:textId="7FEF0718" w:rsidR="00033AA0" w:rsidRDefault="00033AA0">
      <w:pPr>
        <w:pStyle w:val="32"/>
        <w:tabs>
          <w:tab w:val="right" w:leader="dot" w:pos="8296"/>
        </w:tabs>
        <w:ind w:left="840"/>
        <w:rPr>
          <w:noProof/>
        </w:rPr>
      </w:pPr>
      <w:hyperlink w:anchor="_Toc450393121" w:history="1">
        <w:r w:rsidRPr="00902551">
          <w:rPr>
            <w:rStyle w:val="af"/>
            <w:rFonts w:ascii="Times New Roman" w:eastAsiaTheme="majorEastAsia" w:hAnsi="Times New Roman" w:cs="Times New Roman"/>
            <w:noProof/>
          </w:rPr>
          <w:t>4.2.2 Spark</w:t>
        </w:r>
        <w:r w:rsidRPr="00902551">
          <w:rPr>
            <w:rStyle w:val="af"/>
            <w:rFonts w:ascii="Times New Roman" w:eastAsiaTheme="majorEastAsia" w:hAnsi="Times New Roman" w:cs="Times New Roman"/>
            <w:noProof/>
          </w:rPr>
          <w:t>上的</w:t>
        </w:r>
        <w:r w:rsidRPr="00902551">
          <w:rPr>
            <w:rStyle w:val="af"/>
            <w:rFonts w:ascii="Times New Roman" w:eastAsiaTheme="majorEastAsia" w:hAnsi="Times New Roman" w:cs="Times New Roman"/>
            <w:noProof/>
          </w:rPr>
          <w:t>Kirchhoff</w:t>
        </w:r>
        <w:r w:rsidRPr="00902551">
          <w:rPr>
            <w:rStyle w:val="af"/>
            <w:rFonts w:ascii="Times New Roman" w:eastAsiaTheme="majorEastAsia" w:hAnsi="Times New Roman" w:cs="Times New Roman"/>
            <w:noProof/>
          </w:rPr>
          <w:t>算法实现</w:t>
        </w:r>
        <w:r>
          <w:rPr>
            <w:noProof/>
            <w:webHidden/>
          </w:rPr>
          <w:tab/>
        </w:r>
        <w:r>
          <w:rPr>
            <w:noProof/>
            <w:webHidden/>
          </w:rPr>
          <w:fldChar w:fldCharType="begin"/>
        </w:r>
        <w:r>
          <w:rPr>
            <w:noProof/>
            <w:webHidden/>
          </w:rPr>
          <w:instrText xml:space="preserve"> PAGEREF _Toc450393121 \h </w:instrText>
        </w:r>
        <w:r>
          <w:rPr>
            <w:noProof/>
            <w:webHidden/>
          </w:rPr>
        </w:r>
        <w:r>
          <w:rPr>
            <w:noProof/>
            <w:webHidden/>
          </w:rPr>
          <w:fldChar w:fldCharType="separate"/>
        </w:r>
        <w:r>
          <w:rPr>
            <w:noProof/>
            <w:webHidden/>
          </w:rPr>
          <w:t>48</w:t>
        </w:r>
        <w:r>
          <w:rPr>
            <w:noProof/>
            <w:webHidden/>
          </w:rPr>
          <w:fldChar w:fldCharType="end"/>
        </w:r>
      </w:hyperlink>
    </w:p>
    <w:p w14:paraId="0D3F8D7A" w14:textId="07D046D1" w:rsidR="00033AA0" w:rsidRDefault="00033AA0">
      <w:pPr>
        <w:pStyle w:val="26"/>
        <w:rPr>
          <w:noProof/>
        </w:rPr>
      </w:pPr>
      <w:hyperlink w:anchor="_Toc450393122" w:history="1">
        <w:r w:rsidRPr="00902551">
          <w:rPr>
            <w:rStyle w:val="af"/>
            <w:rFonts w:ascii="Times New Roman" w:hAnsi="Times New Roman" w:cs="Times New Roman"/>
            <w:noProof/>
          </w:rPr>
          <w:t xml:space="preserve">4.3 </w:t>
        </w:r>
        <w:r w:rsidRPr="00902551">
          <w:rPr>
            <w:rStyle w:val="af"/>
            <w:rFonts w:ascii="Times New Roman" w:hAnsi="Times New Roman" w:cs="Times New Roman"/>
            <w:noProof/>
          </w:rPr>
          <w:t>实验结果</w:t>
        </w:r>
        <w:r>
          <w:rPr>
            <w:noProof/>
            <w:webHidden/>
          </w:rPr>
          <w:tab/>
        </w:r>
        <w:r>
          <w:rPr>
            <w:noProof/>
            <w:webHidden/>
          </w:rPr>
          <w:fldChar w:fldCharType="begin"/>
        </w:r>
        <w:r>
          <w:rPr>
            <w:noProof/>
            <w:webHidden/>
          </w:rPr>
          <w:instrText xml:space="preserve"> PAGEREF _Toc450393122 \h </w:instrText>
        </w:r>
        <w:r>
          <w:rPr>
            <w:noProof/>
            <w:webHidden/>
          </w:rPr>
        </w:r>
        <w:r>
          <w:rPr>
            <w:noProof/>
            <w:webHidden/>
          </w:rPr>
          <w:fldChar w:fldCharType="separate"/>
        </w:r>
        <w:r>
          <w:rPr>
            <w:noProof/>
            <w:webHidden/>
          </w:rPr>
          <w:t>51</w:t>
        </w:r>
        <w:r>
          <w:rPr>
            <w:noProof/>
            <w:webHidden/>
          </w:rPr>
          <w:fldChar w:fldCharType="end"/>
        </w:r>
      </w:hyperlink>
    </w:p>
    <w:p w14:paraId="5A232775" w14:textId="23326669" w:rsidR="00033AA0" w:rsidRDefault="00033AA0">
      <w:pPr>
        <w:pStyle w:val="32"/>
        <w:tabs>
          <w:tab w:val="right" w:leader="dot" w:pos="8296"/>
        </w:tabs>
        <w:ind w:left="840"/>
        <w:rPr>
          <w:noProof/>
        </w:rPr>
      </w:pPr>
      <w:hyperlink w:anchor="_Toc450393123" w:history="1">
        <w:r w:rsidRPr="00902551">
          <w:rPr>
            <w:rStyle w:val="af"/>
            <w:rFonts w:ascii="Times New Roman" w:eastAsiaTheme="majorEastAsia" w:hAnsi="Times New Roman" w:cs="Times New Roman"/>
            <w:noProof/>
          </w:rPr>
          <w:t xml:space="preserve">4.3.1 </w:t>
        </w:r>
        <w:r w:rsidRPr="00902551">
          <w:rPr>
            <w:rStyle w:val="af"/>
            <w:rFonts w:ascii="Times New Roman" w:eastAsiaTheme="majorEastAsia" w:hAnsi="Times New Roman" w:cs="Times New Roman"/>
            <w:noProof/>
          </w:rPr>
          <w:t>数据准备</w:t>
        </w:r>
        <w:r>
          <w:rPr>
            <w:noProof/>
            <w:webHidden/>
          </w:rPr>
          <w:tab/>
        </w:r>
        <w:r>
          <w:rPr>
            <w:noProof/>
            <w:webHidden/>
          </w:rPr>
          <w:fldChar w:fldCharType="begin"/>
        </w:r>
        <w:r>
          <w:rPr>
            <w:noProof/>
            <w:webHidden/>
          </w:rPr>
          <w:instrText xml:space="preserve"> PAGEREF _Toc450393123 \h </w:instrText>
        </w:r>
        <w:r>
          <w:rPr>
            <w:noProof/>
            <w:webHidden/>
          </w:rPr>
        </w:r>
        <w:r>
          <w:rPr>
            <w:noProof/>
            <w:webHidden/>
          </w:rPr>
          <w:fldChar w:fldCharType="separate"/>
        </w:r>
        <w:r>
          <w:rPr>
            <w:noProof/>
            <w:webHidden/>
          </w:rPr>
          <w:t>51</w:t>
        </w:r>
        <w:r>
          <w:rPr>
            <w:noProof/>
            <w:webHidden/>
          </w:rPr>
          <w:fldChar w:fldCharType="end"/>
        </w:r>
      </w:hyperlink>
    </w:p>
    <w:p w14:paraId="11AD9ECE" w14:textId="223A0740" w:rsidR="00033AA0" w:rsidRDefault="00033AA0">
      <w:pPr>
        <w:pStyle w:val="32"/>
        <w:tabs>
          <w:tab w:val="right" w:leader="dot" w:pos="8296"/>
        </w:tabs>
        <w:ind w:left="840"/>
        <w:rPr>
          <w:noProof/>
        </w:rPr>
      </w:pPr>
      <w:hyperlink w:anchor="_Toc450393124" w:history="1">
        <w:r w:rsidRPr="00902551">
          <w:rPr>
            <w:rStyle w:val="af"/>
            <w:rFonts w:ascii="Times New Roman" w:eastAsiaTheme="majorEastAsia" w:hAnsi="Times New Roman" w:cs="Times New Roman"/>
            <w:noProof/>
          </w:rPr>
          <w:t xml:space="preserve">4.3.2 </w:t>
        </w:r>
        <w:r w:rsidRPr="00902551">
          <w:rPr>
            <w:rStyle w:val="af"/>
            <w:rFonts w:ascii="Times New Roman" w:eastAsiaTheme="majorEastAsia" w:hAnsi="Times New Roman" w:cs="Times New Roman"/>
            <w:noProof/>
          </w:rPr>
          <w:t>实验结果</w:t>
        </w:r>
        <w:r>
          <w:rPr>
            <w:noProof/>
            <w:webHidden/>
          </w:rPr>
          <w:tab/>
        </w:r>
        <w:r>
          <w:rPr>
            <w:noProof/>
            <w:webHidden/>
          </w:rPr>
          <w:fldChar w:fldCharType="begin"/>
        </w:r>
        <w:r>
          <w:rPr>
            <w:noProof/>
            <w:webHidden/>
          </w:rPr>
          <w:instrText xml:space="preserve"> PAGEREF _Toc450393124 \h </w:instrText>
        </w:r>
        <w:r>
          <w:rPr>
            <w:noProof/>
            <w:webHidden/>
          </w:rPr>
        </w:r>
        <w:r>
          <w:rPr>
            <w:noProof/>
            <w:webHidden/>
          </w:rPr>
          <w:fldChar w:fldCharType="separate"/>
        </w:r>
        <w:r>
          <w:rPr>
            <w:noProof/>
            <w:webHidden/>
          </w:rPr>
          <w:t>51</w:t>
        </w:r>
        <w:r>
          <w:rPr>
            <w:noProof/>
            <w:webHidden/>
          </w:rPr>
          <w:fldChar w:fldCharType="end"/>
        </w:r>
      </w:hyperlink>
    </w:p>
    <w:p w14:paraId="4CB1FC82" w14:textId="337ED525" w:rsidR="00033AA0" w:rsidRDefault="00033AA0">
      <w:pPr>
        <w:pStyle w:val="26"/>
        <w:rPr>
          <w:noProof/>
        </w:rPr>
      </w:pPr>
      <w:hyperlink w:anchor="_Toc450393125" w:history="1">
        <w:r w:rsidRPr="00902551">
          <w:rPr>
            <w:rStyle w:val="af"/>
            <w:rFonts w:ascii="Times New Roman" w:hAnsi="Times New Roman" w:cs="Times New Roman"/>
            <w:noProof/>
          </w:rPr>
          <w:t>4.4</w:t>
        </w:r>
        <w:r w:rsidRPr="00902551">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_Toc450393125 \h </w:instrText>
        </w:r>
        <w:r>
          <w:rPr>
            <w:noProof/>
            <w:webHidden/>
          </w:rPr>
        </w:r>
        <w:r>
          <w:rPr>
            <w:noProof/>
            <w:webHidden/>
          </w:rPr>
          <w:fldChar w:fldCharType="separate"/>
        </w:r>
        <w:r>
          <w:rPr>
            <w:noProof/>
            <w:webHidden/>
          </w:rPr>
          <w:t>56</w:t>
        </w:r>
        <w:r>
          <w:rPr>
            <w:noProof/>
            <w:webHidden/>
          </w:rPr>
          <w:fldChar w:fldCharType="end"/>
        </w:r>
      </w:hyperlink>
    </w:p>
    <w:p w14:paraId="6330DF7E" w14:textId="278F35DB" w:rsidR="00033AA0" w:rsidRDefault="00033AA0">
      <w:pPr>
        <w:pStyle w:val="1c"/>
        <w:tabs>
          <w:tab w:val="left" w:pos="1260"/>
          <w:tab w:val="right" w:leader="dot" w:pos="8296"/>
        </w:tabs>
        <w:rPr>
          <w:noProof/>
        </w:rPr>
      </w:pPr>
      <w:hyperlink w:anchor="_Toc450393126" w:history="1">
        <w:r w:rsidRPr="00902551">
          <w:rPr>
            <w:rStyle w:val="af"/>
            <w:rFonts w:ascii="Times New Roman" w:eastAsia="宋体" w:hAnsi="Times New Roman" w:cs="Times New Roman"/>
            <w:noProof/>
          </w:rPr>
          <w:t>第五章</w:t>
        </w:r>
        <w:r>
          <w:rPr>
            <w:noProof/>
          </w:rPr>
          <w:tab/>
        </w:r>
        <w:r w:rsidRPr="00902551">
          <w:rPr>
            <w:rStyle w:val="af"/>
            <w:rFonts w:ascii="Times New Roman" w:eastAsia="宋体" w:hAnsi="Times New Roman" w:cs="Times New Roman"/>
            <w:noProof/>
          </w:rPr>
          <w:t>总结与展望</w:t>
        </w:r>
        <w:r>
          <w:rPr>
            <w:noProof/>
            <w:webHidden/>
          </w:rPr>
          <w:tab/>
        </w:r>
        <w:r>
          <w:rPr>
            <w:noProof/>
            <w:webHidden/>
          </w:rPr>
          <w:fldChar w:fldCharType="begin"/>
        </w:r>
        <w:r>
          <w:rPr>
            <w:noProof/>
            <w:webHidden/>
          </w:rPr>
          <w:instrText xml:space="preserve"> PAGEREF _Toc450393126 \h </w:instrText>
        </w:r>
        <w:r>
          <w:rPr>
            <w:noProof/>
            <w:webHidden/>
          </w:rPr>
        </w:r>
        <w:r>
          <w:rPr>
            <w:noProof/>
            <w:webHidden/>
          </w:rPr>
          <w:fldChar w:fldCharType="separate"/>
        </w:r>
        <w:r>
          <w:rPr>
            <w:noProof/>
            <w:webHidden/>
          </w:rPr>
          <w:t>57</w:t>
        </w:r>
        <w:r>
          <w:rPr>
            <w:noProof/>
            <w:webHidden/>
          </w:rPr>
          <w:fldChar w:fldCharType="end"/>
        </w:r>
      </w:hyperlink>
    </w:p>
    <w:p w14:paraId="64FABD90" w14:textId="16873827" w:rsidR="00033AA0" w:rsidRDefault="00033AA0">
      <w:pPr>
        <w:pStyle w:val="26"/>
        <w:rPr>
          <w:noProof/>
        </w:rPr>
      </w:pPr>
      <w:hyperlink w:anchor="_Toc450393127" w:history="1">
        <w:r w:rsidRPr="00902551">
          <w:rPr>
            <w:rStyle w:val="af"/>
            <w:rFonts w:ascii="Times New Roman" w:eastAsia="宋体" w:hAnsi="Times New Roman" w:cs="Times New Roman"/>
            <w:noProof/>
          </w:rPr>
          <w:t>5.1</w:t>
        </w:r>
        <w:r>
          <w:rPr>
            <w:noProof/>
          </w:rPr>
          <w:tab/>
        </w:r>
        <w:r w:rsidRPr="00902551">
          <w:rPr>
            <w:rStyle w:val="af"/>
            <w:rFonts w:ascii="Times New Roman" w:eastAsia="宋体" w:hAnsi="Times New Roman" w:cs="Times New Roman"/>
            <w:noProof/>
          </w:rPr>
          <w:t>总结</w:t>
        </w:r>
        <w:r>
          <w:rPr>
            <w:noProof/>
            <w:webHidden/>
          </w:rPr>
          <w:tab/>
        </w:r>
        <w:r>
          <w:rPr>
            <w:noProof/>
            <w:webHidden/>
          </w:rPr>
          <w:fldChar w:fldCharType="begin"/>
        </w:r>
        <w:r>
          <w:rPr>
            <w:noProof/>
            <w:webHidden/>
          </w:rPr>
          <w:instrText xml:space="preserve"> PAGEREF _Toc450393127 \h </w:instrText>
        </w:r>
        <w:r>
          <w:rPr>
            <w:noProof/>
            <w:webHidden/>
          </w:rPr>
        </w:r>
        <w:r>
          <w:rPr>
            <w:noProof/>
            <w:webHidden/>
          </w:rPr>
          <w:fldChar w:fldCharType="separate"/>
        </w:r>
        <w:r>
          <w:rPr>
            <w:noProof/>
            <w:webHidden/>
          </w:rPr>
          <w:t>57</w:t>
        </w:r>
        <w:r>
          <w:rPr>
            <w:noProof/>
            <w:webHidden/>
          </w:rPr>
          <w:fldChar w:fldCharType="end"/>
        </w:r>
      </w:hyperlink>
    </w:p>
    <w:p w14:paraId="02472086" w14:textId="7F01175C" w:rsidR="00033AA0" w:rsidRDefault="00033AA0">
      <w:pPr>
        <w:pStyle w:val="26"/>
        <w:rPr>
          <w:noProof/>
        </w:rPr>
      </w:pPr>
      <w:hyperlink w:anchor="_Toc450393128" w:history="1">
        <w:r w:rsidRPr="00902551">
          <w:rPr>
            <w:rStyle w:val="af"/>
            <w:rFonts w:ascii="Times New Roman" w:eastAsia="宋体" w:hAnsi="Times New Roman" w:cs="Times New Roman"/>
            <w:noProof/>
          </w:rPr>
          <w:t>5.2</w:t>
        </w:r>
        <w:r>
          <w:rPr>
            <w:noProof/>
          </w:rPr>
          <w:tab/>
        </w:r>
        <w:r w:rsidRPr="00902551">
          <w:rPr>
            <w:rStyle w:val="af"/>
            <w:rFonts w:ascii="Times New Roman" w:eastAsia="宋体" w:hAnsi="Times New Roman" w:cs="Times New Roman"/>
            <w:noProof/>
          </w:rPr>
          <w:t>展望</w:t>
        </w:r>
        <w:r>
          <w:rPr>
            <w:noProof/>
            <w:webHidden/>
          </w:rPr>
          <w:tab/>
        </w:r>
        <w:r>
          <w:rPr>
            <w:noProof/>
            <w:webHidden/>
          </w:rPr>
          <w:fldChar w:fldCharType="begin"/>
        </w:r>
        <w:r>
          <w:rPr>
            <w:noProof/>
            <w:webHidden/>
          </w:rPr>
          <w:instrText xml:space="preserve"> PAGEREF _Toc450393128 \h </w:instrText>
        </w:r>
        <w:r>
          <w:rPr>
            <w:noProof/>
            <w:webHidden/>
          </w:rPr>
        </w:r>
        <w:r>
          <w:rPr>
            <w:noProof/>
            <w:webHidden/>
          </w:rPr>
          <w:fldChar w:fldCharType="separate"/>
        </w:r>
        <w:r>
          <w:rPr>
            <w:noProof/>
            <w:webHidden/>
          </w:rPr>
          <w:t>57</w:t>
        </w:r>
        <w:r>
          <w:rPr>
            <w:noProof/>
            <w:webHidden/>
          </w:rPr>
          <w:fldChar w:fldCharType="end"/>
        </w:r>
      </w:hyperlink>
    </w:p>
    <w:p w14:paraId="7DB754AC" w14:textId="1A7DD777" w:rsidR="00033AA0" w:rsidRDefault="00033AA0">
      <w:pPr>
        <w:pStyle w:val="1c"/>
        <w:tabs>
          <w:tab w:val="right" w:leader="dot" w:pos="8296"/>
        </w:tabs>
        <w:rPr>
          <w:noProof/>
        </w:rPr>
      </w:pPr>
      <w:hyperlink w:anchor="_Toc450393129" w:history="1">
        <w:r w:rsidRPr="00902551">
          <w:rPr>
            <w:rStyle w:val="af"/>
            <w:rFonts w:ascii="Times New Roman" w:eastAsia="宋体" w:hAnsi="Times New Roman" w:cs="Times New Roman"/>
            <w:noProof/>
          </w:rPr>
          <w:t>参考文献</w:t>
        </w:r>
        <w:r>
          <w:rPr>
            <w:noProof/>
            <w:webHidden/>
          </w:rPr>
          <w:tab/>
        </w:r>
        <w:r>
          <w:rPr>
            <w:noProof/>
            <w:webHidden/>
          </w:rPr>
          <w:fldChar w:fldCharType="begin"/>
        </w:r>
        <w:r>
          <w:rPr>
            <w:noProof/>
            <w:webHidden/>
          </w:rPr>
          <w:instrText xml:space="preserve"> PAGEREF _Toc450393129 \h </w:instrText>
        </w:r>
        <w:r>
          <w:rPr>
            <w:noProof/>
            <w:webHidden/>
          </w:rPr>
        </w:r>
        <w:r>
          <w:rPr>
            <w:noProof/>
            <w:webHidden/>
          </w:rPr>
          <w:fldChar w:fldCharType="separate"/>
        </w:r>
        <w:r>
          <w:rPr>
            <w:noProof/>
            <w:webHidden/>
          </w:rPr>
          <w:t>58</w:t>
        </w:r>
        <w:r>
          <w:rPr>
            <w:noProof/>
            <w:webHidden/>
          </w:rPr>
          <w:fldChar w:fldCharType="end"/>
        </w:r>
      </w:hyperlink>
    </w:p>
    <w:p w14:paraId="7D3839D4" w14:textId="1EAF9D9F" w:rsidR="00033AA0" w:rsidRDefault="00033AA0">
      <w:pPr>
        <w:pStyle w:val="1c"/>
        <w:tabs>
          <w:tab w:val="right" w:leader="dot" w:pos="8296"/>
        </w:tabs>
        <w:rPr>
          <w:noProof/>
        </w:rPr>
      </w:pPr>
      <w:hyperlink w:anchor="_Toc450393130" w:history="1">
        <w:r w:rsidRPr="00902551">
          <w:rPr>
            <w:rStyle w:val="af"/>
            <w:rFonts w:ascii="Times New Roman" w:eastAsia="宋体" w:hAnsi="Times New Roman" w:cs="Times New Roman"/>
            <w:noProof/>
          </w:rPr>
          <w:t>科研成果</w:t>
        </w:r>
        <w:r>
          <w:rPr>
            <w:noProof/>
            <w:webHidden/>
          </w:rPr>
          <w:tab/>
        </w:r>
        <w:r>
          <w:rPr>
            <w:noProof/>
            <w:webHidden/>
          </w:rPr>
          <w:fldChar w:fldCharType="begin"/>
        </w:r>
        <w:r>
          <w:rPr>
            <w:noProof/>
            <w:webHidden/>
          </w:rPr>
          <w:instrText xml:space="preserve"> PAGEREF _Toc450393130 \h </w:instrText>
        </w:r>
        <w:r>
          <w:rPr>
            <w:noProof/>
            <w:webHidden/>
          </w:rPr>
        </w:r>
        <w:r>
          <w:rPr>
            <w:noProof/>
            <w:webHidden/>
          </w:rPr>
          <w:fldChar w:fldCharType="separate"/>
        </w:r>
        <w:r>
          <w:rPr>
            <w:noProof/>
            <w:webHidden/>
          </w:rPr>
          <w:t>61</w:t>
        </w:r>
        <w:r>
          <w:rPr>
            <w:noProof/>
            <w:webHidden/>
          </w:rPr>
          <w:fldChar w:fldCharType="end"/>
        </w:r>
      </w:hyperlink>
    </w:p>
    <w:p w14:paraId="710F67C8" w14:textId="47AB8940" w:rsidR="00033AA0" w:rsidRDefault="00033AA0">
      <w:pPr>
        <w:pStyle w:val="26"/>
        <w:rPr>
          <w:noProof/>
        </w:rPr>
      </w:pPr>
      <w:hyperlink w:anchor="_Toc450393131" w:history="1">
        <w:r w:rsidRPr="00902551">
          <w:rPr>
            <w:rStyle w:val="af"/>
            <w:rFonts w:ascii="Times New Roman" w:hAnsi="Times New Roman" w:cs="Times New Roman"/>
            <w:noProof/>
          </w:rPr>
          <w:t>在校参加的研究工作</w:t>
        </w:r>
        <w:r>
          <w:rPr>
            <w:noProof/>
            <w:webHidden/>
          </w:rPr>
          <w:tab/>
        </w:r>
        <w:r>
          <w:rPr>
            <w:noProof/>
            <w:webHidden/>
          </w:rPr>
          <w:fldChar w:fldCharType="begin"/>
        </w:r>
        <w:r>
          <w:rPr>
            <w:noProof/>
            <w:webHidden/>
          </w:rPr>
          <w:instrText xml:space="preserve"> PAGEREF _Toc450393131 \h </w:instrText>
        </w:r>
        <w:r>
          <w:rPr>
            <w:noProof/>
            <w:webHidden/>
          </w:rPr>
        </w:r>
        <w:r>
          <w:rPr>
            <w:noProof/>
            <w:webHidden/>
          </w:rPr>
          <w:fldChar w:fldCharType="separate"/>
        </w:r>
        <w:r>
          <w:rPr>
            <w:noProof/>
            <w:webHidden/>
          </w:rPr>
          <w:t>61</w:t>
        </w:r>
        <w:r>
          <w:rPr>
            <w:noProof/>
            <w:webHidden/>
          </w:rPr>
          <w:fldChar w:fldCharType="end"/>
        </w:r>
      </w:hyperlink>
    </w:p>
    <w:p w14:paraId="770D67E7" w14:textId="693DF19A" w:rsidR="00033AA0" w:rsidRDefault="00033AA0">
      <w:pPr>
        <w:pStyle w:val="26"/>
        <w:rPr>
          <w:noProof/>
        </w:rPr>
      </w:pPr>
      <w:hyperlink w:anchor="_Toc450393132" w:history="1">
        <w:r w:rsidRPr="00902551">
          <w:rPr>
            <w:rStyle w:val="af"/>
            <w:rFonts w:ascii="Times New Roman" w:hAnsi="Times New Roman" w:cs="Times New Roman"/>
            <w:noProof/>
          </w:rPr>
          <w:t>在校发表论文</w:t>
        </w:r>
        <w:r>
          <w:rPr>
            <w:noProof/>
            <w:webHidden/>
          </w:rPr>
          <w:tab/>
        </w:r>
        <w:r>
          <w:rPr>
            <w:noProof/>
            <w:webHidden/>
          </w:rPr>
          <w:fldChar w:fldCharType="begin"/>
        </w:r>
        <w:r>
          <w:rPr>
            <w:noProof/>
            <w:webHidden/>
          </w:rPr>
          <w:instrText xml:space="preserve"> PAGEREF _Toc450393132 \h </w:instrText>
        </w:r>
        <w:r>
          <w:rPr>
            <w:noProof/>
            <w:webHidden/>
          </w:rPr>
        </w:r>
        <w:r>
          <w:rPr>
            <w:noProof/>
            <w:webHidden/>
          </w:rPr>
          <w:fldChar w:fldCharType="separate"/>
        </w:r>
        <w:r>
          <w:rPr>
            <w:noProof/>
            <w:webHidden/>
          </w:rPr>
          <w:t>61</w:t>
        </w:r>
        <w:r>
          <w:rPr>
            <w:noProof/>
            <w:webHidden/>
          </w:rPr>
          <w:fldChar w:fldCharType="end"/>
        </w:r>
      </w:hyperlink>
    </w:p>
    <w:p w14:paraId="5857F9AF" w14:textId="79F20BCC" w:rsidR="00033AA0" w:rsidRDefault="00033AA0">
      <w:pPr>
        <w:pStyle w:val="1c"/>
        <w:tabs>
          <w:tab w:val="right" w:leader="dot" w:pos="8296"/>
        </w:tabs>
        <w:rPr>
          <w:noProof/>
        </w:rPr>
      </w:pPr>
      <w:hyperlink w:anchor="_Toc450393133" w:history="1">
        <w:r w:rsidRPr="00902551">
          <w:rPr>
            <w:rStyle w:val="af"/>
            <w:rFonts w:ascii="Times New Roman" w:eastAsia="宋体" w:hAnsi="Times New Roman" w:cs="Times New Roman"/>
            <w:noProof/>
          </w:rPr>
          <w:t>致谢</w:t>
        </w:r>
        <w:r>
          <w:rPr>
            <w:noProof/>
            <w:webHidden/>
          </w:rPr>
          <w:tab/>
        </w:r>
        <w:r>
          <w:rPr>
            <w:noProof/>
            <w:webHidden/>
          </w:rPr>
          <w:fldChar w:fldCharType="begin"/>
        </w:r>
        <w:r>
          <w:rPr>
            <w:noProof/>
            <w:webHidden/>
          </w:rPr>
          <w:instrText xml:space="preserve"> PAGEREF _Toc450393133 \h </w:instrText>
        </w:r>
        <w:r>
          <w:rPr>
            <w:noProof/>
            <w:webHidden/>
          </w:rPr>
        </w:r>
        <w:r>
          <w:rPr>
            <w:noProof/>
            <w:webHidden/>
          </w:rPr>
          <w:fldChar w:fldCharType="separate"/>
        </w:r>
        <w:r>
          <w:rPr>
            <w:noProof/>
            <w:webHidden/>
          </w:rPr>
          <w:t>62</w:t>
        </w:r>
        <w:r>
          <w:rPr>
            <w:noProof/>
            <w:webHidden/>
          </w:rPr>
          <w:fldChar w:fldCharType="end"/>
        </w:r>
      </w:hyperlink>
    </w:p>
    <w:p w14:paraId="558B48A2" w14:textId="14C14355"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13" w:name="_Toc450393082"/>
      <w:r w:rsidRPr="00B96E99">
        <w:rPr>
          <w:rFonts w:ascii="Times New Roman" w:eastAsia="宋体" w:hAnsi="Times New Roman" w:cs="Times New Roman"/>
        </w:rPr>
        <w:lastRenderedPageBreak/>
        <w:t>绪论</w:t>
      </w:r>
      <w:bookmarkEnd w:id="13"/>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14" w:name="_Toc450393083"/>
      <w:r w:rsidRPr="00B96E99">
        <w:rPr>
          <w:rFonts w:ascii="Times New Roman" w:eastAsia="宋体" w:hAnsi="Times New Roman" w:cs="Times New Roman"/>
        </w:rPr>
        <w:t>研究背景与意义</w:t>
      </w:r>
      <w:bookmarkEnd w:id="14"/>
    </w:p>
    <w:p w14:paraId="58C12AFB" w14:textId="77777777" w:rsidR="00526714" w:rsidRPr="00526714" w:rsidRDefault="00526714" w:rsidP="00526714">
      <w:pPr>
        <w:spacing w:line="400" w:lineRule="exact"/>
        <w:ind w:firstLine="420"/>
        <w:rPr>
          <w:ins w:id="15" w:author="ericson yang" w:date="2016-05-04T16:35:00Z"/>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526714">
        <w:rPr>
          <w:rFonts w:ascii="Times New Roman" w:eastAsia="宋体" w:hAnsi="Times New Roman" w:cs="Times New Roman"/>
          <w:sz w:val="24"/>
          <w:szCs w:val="24"/>
        </w:rPr>
        <w:t>[1-2]</w:t>
      </w:r>
      <w:r w:rsidRPr="00526714">
        <w:rPr>
          <w:rFonts w:ascii="Times New Roman" w:eastAsia="宋体" w:hAnsi="Times New Roman" w:cs="Times New Roman"/>
          <w:sz w:val="24"/>
          <w:szCs w:val="24"/>
        </w:rPr>
        <w:t>。</w:t>
      </w:r>
      <w:del w:id="16" w:author="ericson yang" w:date="2016-05-04T17:06:00Z">
        <w:r w:rsidRPr="00526714" w:rsidDel="001C276F">
          <w:rPr>
            <w:rFonts w:ascii="Times New Roman" w:eastAsia="宋体" w:hAnsi="Times New Roman" w:cs="Times New Roman"/>
            <w:sz w:val="24"/>
            <w:szCs w:val="24"/>
          </w:rPr>
          <w:delText>虽然计算机存储设备的低廉化以及高速的网络到来在一定程度上减缓了大数据带来的挑战，但数据的增长远远的大于硬件设备的增长，因此传统的大数据处理模型受到了很大的挑战。</w:delText>
        </w:r>
      </w:del>
      <w:r w:rsidRPr="00526714">
        <w:rPr>
          <w:rFonts w:ascii="Times New Roman" w:eastAsia="宋体" w:hAnsi="Times New Roman" w:cs="Times New Roman"/>
          <w:sz w:val="24"/>
          <w:szCs w:val="24"/>
        </w:rPr>
        <w:t>为了对新时代大数据进行有效的处理，应运而生了一系列</w:t>
      </w:r>
      <w:ins w:id="17" w:author="ericson yang" w:date="2016-05-07T12:49:00Z">
        <w:r w:rsidRPr="00526714">
          <w:rPr>
            <w:rFonts w:ascii="Times New Roman" w:eastAsia="宋体" w:hAnsi="Times New Roman" w:cs="Times New Roman" w:hint="eastAsia"/>
            <w:sz w:val="24"/>
            <w:szCs w:val="24"/>
          </w:rPr>
          <w:t>大数据</w:t>
        </w:r>
      </w:ins>
      <w:ins w:id="18" w:author="ericson yang" w:date="2016-05-04T17:02:00Z">
        <w:r w:rsidRPr="00526714">
          <w:rPr>
            <w:rFonts w:ascii="Times New Roman" w:eastAsia="宋体" w:hAnsi="Times New Roman" w:cs="Times New Roman" w:hint="eastAsia"/>
            <w:sz w:val="24"/>
            <w:szCs w:val="24"/>
          </w:rPr>
          <w:t>计算</w:t>
        </w:r>
      </w:ins>
      <w:del w:id="19" w:author="ericson yang" w:date="2016-05-04T17:06:00Z">
        <w:r w:rsidRPr="00526714" w:rsidDel="00FA55A5">
          <w:rPr>
            <w:rFonts w:ascii="Times New Roman" w:eastAsia="宋体" w:hAnsi="Times New Roman" w:cs="Times New Roman"/>
            <w:sz w:val="24"/>
            <w:szCs w:val="24"/>
          </w:rPr>
          <w:delText>大数据</w:delText>
        </w:r>
      </w:del>
      <w:del w:id="20" w:author="ericson yang" w:date="2016-05-04T17:02:00Z">
        <w:r w:rsidRPr="00526714" w:rsidDel="004F0A1D">
          <w:rPr>
            <w:rFonts w:ascii="Times New Roman" w:eastAsia="宋体" w:hAnsi="Times New Roman" w:cs="Times New Roman"/>
            <w:sz w:val="24"/>
            <w:szCs w:val="24"/>
          </w:rPr>
          <w:delText>分布式</w:delText>
        </w:r>
      </w:del>
      <w:r w:rsidRPr="00526714">
        <w:rPr>
          <w:rFonts w:ascii="Times New Roman" w:eastAsia="宋体" w:hAnsi="Times New Roman" w:cs="Times New Roman"/>
          <w:sz w:val="24"/>
          <w:szCs w:val="24"/>
        </w:rPr>
        <w:t>处理框架</w:t>
      </w:r>
      <w:del w:id="21" w:author="ericson yang" w:date="2016-05-04T17:06:00Z">
        <w:r w:rsidRPr="00526714" w:rsidDel="00C14DC7">
          <w:rPr>
            <w:rFonts w:ascii="Times New Roman" w:eastAsia="宋体" w:hAnsi="Times New Roman" w:cs="Times New Roman"/>
            <w:sz w:val="24"/>
            <w:szCs w:val="24"/>
          </w:rPr>
          <w:delText>，</w:delText>
        </w:r>
      </w:del>
      <w:ins w:id="22" w:author="ericson yang" w:date="2016-05-04T17:06:00Z">
        <w:r w:rsidRPr="00526714">
          <w:rPr>
            <w:rFonts w:ascii="Times New Roman" w:eastAsia="宋体" w:hAnsi="Times New Roman" w:cs="Times New Roman" w:hint="eastAsia"/>
            <w:sz w:val="24"/>
            <w:szCs w:val="24"/>
          </w:rPr>
          <w:t>，</w:t>
        </w:r>
      </w:ins>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ins w:id="23" w:author="ericson yang" w:date="2016-05-07T12:5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ins>
      <w:commentRangeStart w:id="24"/>
      <w:r w:rsidRPr="00526714">
        <w:rPr>
          <w:rFonts w:ascii="Times New Roman" w:eastAsia="宋体" w:hAnsi="Times New Roman" w:cs="Times New Roman"/>
          <w:sz w:val="24"/>
          <w:szCs w:val="24"/>
        </w:rPr>
        <w:t>等</w:t>
      </w:r>
      <w:commentRangeEnd w:id="24"/>
      <w:r>
        <w:rPr>
          <w:rStyle w:val="af3"/>
        </w:rPr>
        <w:commentReference w:id="24"/>
      </w:r>
      <w:r w:rsidRPr="00526714">
        <w:rPr>
          <w:rFonts w:ascii="Times New Roman" w:eastAsia="宋体" w:hAnsi="Times New Roman" w:cs="Times New Roman"/>
          <w:sz w:val="24"/>
          <w:szCs w:val="24"/>
        </w:rPr>
        <w:t>。</w:t>
      </w:r>
      <w:ins w:id="25" w:author="ericson yang" w:date="2016-05-07T12:54:00Z">
        <w:r w:rsidRPr="00526714">
          <w:rPr>
            <w:rFonts w:ascii="Times New Roman" w:eastAsia="宋体" w:hAnsi="Times New Roman" w:cs="Times New Roman" w:hint="eastAsia"/>
            <w:sz w:val="24"/>
            <w:szCs w:val="24"/>
          </w:rPr>
          <w:t>大数据的处理主要有：复杂的批量数据处理；基于历史数据的交互式</w:t>
        </w:r>
      </w:ins>
      <w:ins w:id="26" w:author="ericson yang" w:date="2016-05-07T12:55:00Z">
        <w:r w:rsidRPr="00526714">
          <w:rPr>
            <w:rFonts w:ascii="Times New Roman" w:eastAsia="宋体" w:hAnsi="Times New Roman" w:cs="Times New Roman" w:hint="eastAsia"/>
            <w:sz w:val="24"/>
            <w:szCs w:val="24"/>
          </w:rPr>
          <w:t>查询；基于实时数据流的数据处理。</w:t>
        </w:r>
      </w:ins>
      <w:ins w:id="27" w:author="ericson yang" w:date="2016-05-07T12:56:00Z">
        <w:r w:rsidRPr="00526714">
          <w:rPr>
            <w:rFonts w:ascii="Times New Roman" w:eastAsia="宋体" w:hAnsi="Times New Roman" w:cs="Times New Roman" w:hint="eastAsia"/>
            <w:sz w:val="24"/>
            <w:szCs w:val="24"/>
          </w:rPr>
          <w:t>不同的框架通过不同的实现方式来</w:t>
        </w:r>
      </w:ins>
      <w:ins w:id="28" w:author="ericson yang" w:date="2016-05-07T12:57:00Z">
        <w:r w:rsidRPr="00526714">
          <w:rPr>
            <w:rFonts w:ascii="Times New Roman" w:eastAsia="宋体" w:hAnsi="Times New Roman" w:cs="Times New Roman" w:hint="eastAsia"/>
            <w:sz w:val="24"/>
            <w:szCs w:val="24"/>
          </w:rPr>
          <w:t>处理不同类型的数据。</w:t>
        </w:r>
      </w:ins>
      <w:ins w:id="29" w:author="ericson yang" w:date="2016-05-07T12:58:00Z">
        <w:r w:rsidRPr="00526714">
          <w:rPr>
            <w:rFonts w:ascii="Times New Roman" w:eastAsia="宋体" w:hAnsi="Times New Roman" w:cs="Times New Roman" w:hint="eastAsia"/>
            <w:sz w:val="24"/>
            <w:szCs w:val="24"/>
          </w:rPr>
          <w:t>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ins>
      <w:ins w:id="30" w:author="ericson yang" w:date="2016-05-07T13:0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ins>
      <w:ins w:id="31" w:author="ericson yang" w:date="2016-05-07T13:00:00Z">
        <w:r w:rsidRPr="00526714">
          <w:rPr>
            <w:rFonts w:ascii="Times New Roman" w:eastAsia="宋体" w:hAnsi="Times New Roman" w:cs="Times New Roman" w:hint="eastAsia"/>
            <w:sz w:val="24"/>
            <w:szCs w:val="24"/>
          </w:rPr>
          <w:t>经过不断的发展，</w:t>
        </w:r>
      </w:ins>
      <w:ins w:id="32" w:author="ericson yang" w:date="2016-05-07T13:01:00Z">
        <w:r w:rsidRPr="00526714">
          <w:rPr>
            <w:rFonts w:ascii="Times New Roman" w:eastAsia="宋体" w:hAnsi="Times New Roman" w:cs="Times New Roman" w:hint="eastAsia"/>
            <w:sz w:val="24"/>
            <w:szCs w:val="24"/>
          </w:rPr>
          <w:t>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w:t>
        </w:r>
      </w:ins>
      <w:ins w:id="33" w:author="ericson yang" w:date="2016-05-07T13:02:00Z">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ins>
    </w:p>
    <w:p w14:paraId="059AC012" w14:textId="77777777" w:rsidR="00526714" w:rsidRPr="00526714" w:rsidRDefault="00526714" w:rsidP="00526714">
      <w:pPr>
        <w:spacing w:line="400" w:lineRule="exact"/>
        <w:ind w:firstLine="420"/>
        <w:rPr>
          <w:rFonts w:ascii="Times New Roman" w:eastAsia="宋体" w:hAnsi="Times New Roman" w:cs="Times New Roman"/>
          <w:sz w:val="24"/>
          <w:szCs w:val="24"/>
        </w:rPr>
      </w:pPr>
      <w:ins w:id="34" w:author="ericson yang" w:date="2016-05-04T16:35:00Z">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ins>
      <w:ins w:id="35" w:author="ericson yang" w:date="2016-05-04T16:36:00Z">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ins>
      <w:ins w:id="36" w:author="ericson yang" w:date="2016-05-04T16:35:00Z">
        <w:r w:rsidRPr="00526714">
          <w:rPr>
            <w:rFonts w:ascii="Times New Roman" w:eastAsia="宋体" w:hAnsi="Times New Roman" w:cs="Times New Roman" w:hint="eastAsia"/>
            <w:sz w:val="24"/>
            <w:szCs w:val="24"/>
          </w:rPr>
          <w:t>）</w:t>
        </w:r>
      </w:ins>
      <w:ins w:id="37" w:author="ericson yang" w:date="2016-05-04T16:39:00Z">
        <w:r w:rsidRPr="00526714">
          <w:rPr>
            <w:rFonts w:ascii="Times New Roman" w:eastAsia="宋体" w:hAnsi="Times New Roman" w:cs="Times New Roman" w:hint="eastAsia"/>
            <w:sz w:val="24"/>
            <w:szCs w:val="24"/>
          </w:rPr>
          <w:t>是计算机科学中的一个分支，主要是研究</w:t>
        </w:r>
      </w:ins>
      <w:r w:rsidRPr="00526714">
        <w:rPr>
          <w:rFonts w:ascii="Times New Roman" w:eastAsia="宋体" w:hAnsi="Times New Roman" w:cs="Times New Roman" w:hint="eastAsia"/>
          <w:sz w:val="24"/>
          <w:szCs w:val="24"/>
        </w:rPr>
        <w:t>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w:t>
      </w:r>
      <w:del w:id="38" w:author="ericson yang" w:date="2016-05-07T13:06:00Z">
        <w:r w:rsidRPr="00526714" w:rsidDel="007A2142">
          <w:rPr>
            <w:rFonts w:ascii="Times New Roman" w:eastAsia="宋体" w:hAnsi="Times New Roman" w:cs="Times New Roman" w:hint="eastAsia"/>
            <w:sz w:val="24"/>
            <w:szCs w:val="24"/>
          </w:rPr>
          <w:delText>一些</w:delText>
        </w:r>
      </w:del>
      <w:ins w:id="39" w:author="ericson yang" w:date="2016-05-07T13:06:00Z">
        <w:r w:rsidRPr="00526714">
          <w:rPr>
            <w:rFonts w:ascii="Times New Roman" w:eastAsia="宋体" w:hAnsi="Times New Roman" w:cs="Times New Roman" w:hint="eastAsia"/>
            <w:sz w:val="24"/>
            <w:szCs w:val="24"/>
          </w:rPr>
          <w:t>应用</w:t>
        </w:r>
      </w:ins>
      <w:ins w:id="40" w:author="ericson yang" w:date="2016-05-07T13:07:00Z">
        <w:r w:rsidRPr="00526714">
          <w:rPr>
            <w:rFonts w:ascii="Times New Roman" w:eastAsia="宋体" w:hAnsi="Times New Roman" w:cs="Times New Roman" w:hint="eastAsia"/>
            <w:sz w:val="24"/>
            <w:szCs w:val="24"/>
          </w:rPr>
          <w:t>于很多领域</w:t>
        </w:r>
      </w:ins>
      <w:ins w:id="41" w:author="ericson yang" w:date="2016-05-07T13:06:00Z">
        <w:r w:rsidRPr="00526714">
          <w:rPr>
            <w:rFonts w:ascii="Times New Roman" w:eastAsia="宋体" w:hAnsi="Times New Roman" w:cs="Times New Roman" w:hint="eastAsia"/>
            <w:sz w:val="24"/>
            <w:szCs w:val="24"/>
          </w:rPr>
          <w:t>，如地震勘探。</w:t>
        </w:r>
      </w:ins>
      <w:ins w:id="42" w:author="ericson yang" w:date="2016-05-07T13:10:00Z">
        <w:r w:rsidRPr="00526714">
          <w:rPr>
            <w:rFonts w:ascii="Times New Roman" w:eastAsia="宋体" w:hAnsi="Times New Roman" w:cs="Times New Roman" w:hint="eastAsia"/>
            <w:sz w:val="24"/>
            <w:szCs w:val="24"/>
          </w:rPr>
          <w:t>地震勘探是高性能</w:t>
        </w:r>
      </w:ins>
      <w:ins w:id="43" w:author="ericson yang" w:date="2016-05-07T13:11:00Z">
        <w:r w:rsidRPr="00526714">
          <w:rPr>
            <w:rFonts w:ascii="Times New Roman" w:eastAsia="宋体" w:hAnsi="Times New Roman" w:cs="Times New Roman" w:hint="eastAsia"/>
            <w:sz w:val="24"/>
            <w:szCs w:val="24"/>
          </w:rPr>
          <w:t>计算最重要的应用领域之一</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43</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w:t>
        </w:r>
      </w:ins>
      <w:del w:id="44" w:author="ericson yang" w:date="2016-05-07T13:03:00Z">
        <w:r w:rsidRPr="00526714" w:rsidDel="00B17CBC">
          <w:rPr>
            <w:rFonts w:ascii="Times New Roman" w:eastAsia="宋体" w:hAnsi="Times New Roman" w:cs="Times New Roman" w:hint="eastAsia"/>
            <w:sz w:val="24"/>
            <w:szCs w:val="24"/>
          </w:rPr>
          <w:delText>政府</w:delText>
        </w:r>
        <w:r w:rsidRPr="00526714" w:rsidDel="00FC630C">
          <w:rPr>
            <w:rFonts w:ascii="Times New Roman" w:eastAsia="宋体" w:hAnsi="Times New Roman" w:cs="Times New Roman" w:hint="eastAsia"/>
            <w:sz w:val="24"/>
            <w:szCs w:val="24"/>
          </w:rPr>
          <w:delText>机构</w:delText>
        </w:r>
        <w:r w:rsidRPr="00526714" w:rsidDel="00B17CBC">
          <w:rPr>
            <w:rFonts w:ascii="Times New Roman" w:eastAsia="宋体" w:hAnsi="Times New Roman" w:cs="Times New Roman" w:hint="eastAsia"/>
            <w:sz w:val="24"/>
            <w:szCs w:val="24"/>
          </w:rPr>
          <w:delText>尤其是军队</w:delText>
        </w:r>
      </w:del>
      <w:del w:id="45" w:author="ericson yang" w:date="2016-05-07T13:06:00Z">
        <w:r w:rsidRPr="00526714" w:rsidDel="007A2142">
          <w:rPr>
            <w:rFonts w:ascii="Times New Roman" w:eastAsia="宋体" w:hAnsi="Times New Roman" w:cs="Times New Roman" w:hint="eastAsia"/>
            <w:sz w:val="24"/>
            <w:szCs w:val="24"/>
          </w:rPr>
          <w:delText>也会运用高性能计算系统。</w:delText>
        </w:r>
      </w:del>
    </w:p>
    <w:p w14:paraId="1CC720B3" w14:textId="77777777" w:rsidR="00526714" w:rsidRPr="00526714" w:rsidRDefault="00526714" w:rsidP="00526714">
      <w:pPr>
        <w:spacing w:line="400" w:lineRule="exact"/>
        <w:ind w:firstLine="420"/>
        <w:rPr>
          <w:ins w:id="46" w:author="ericson yang" w:date="2016-05-07T12:41:00Z"/>
          <w:rFonts w:ascii="Times New Roman" w:eastAsia="宋体" w:hAnsi="Times New Roman" w:cs="Times New Roman"/>
          <w:sz w:val="24"/>
          <w:szCs w:val="24"/>
        </w:rPr>
        <w:pPrChange w:id="47" w:author="ericson yang" w:date="2016-05-07T13:24:00Z">
          <w:pPr>
            <w:spacing w:line="400" w:lineRule="exact"/>
            <w:ind w:firstLineChars="200" w:firstLine="480"/>
          </w:pPr>
        </w:pPrChange>
      </w:pPr>
      <w:ins w:id="48" w:author="ericson yang" w:date="2016-05-07T12:50:00Z">
        <w:r w:rsidRPr="00526714">
          <w:rPr>
            <w:rFonts w:ascii="Times New Roman" w:eastAsia="宋体" w:hAnsi="Times New Roman" w:cs="Times New Roman" w:hint="eastAsia"/>
            <w:sz w:val="24"/>
            <w:szCs w:val="24"/>
          </w:rPr>
          <w:t>大数据处理</w:t>
        </w:r>
      </w:ins>
      <w:del w:id="49" w:author="ericson yang" w:date="2016-05-07T12:50:00Z">
        <w:r w:rsidRPr="00526714" w:rsidDel="004E0B02">
          <w:rPr>
            <w:rFonts w:ascii="Times New Roman" w:eastAsia="宋体" w:hAnsi="Times New Roman" w:cs="Times New Roman" w:hint="eastAsia"/>
            <w:sz w:val="24"/>
            <w:szCs w:val="24"/>
          </w:rPr>
          <w:delText>云计算</w:delText>
        </w:r>
      </w:del>
      <w:r w:rsidRPr="00526714">
        <w:rPr>
          <w:rFonts w:ascii="Times New Roman" w:eastAsia="宋体" w:hAnsi="Times New Roman" w:cs="Times New Roman" w:hint="eastAsia"/>
          <w:sz w:val="24"/>
          <w:szCs w:val="24"/>
        </w:rPr>
        <w:t>和高性能计算在实际中都有很广泛的应用，很多工作者在致力</w:t>
      </w:r>
      <w:ins w:id="50" w:author="ericson yang" w:date="2016-05-07T11:19:00Z">
        <w:r w:rsidRPr="00526714">
          <w:rPr>
            <w:rFonts w:ascii="Times New Roman" w:eastAsia="宋体" w:hAnsi="Times New Roman" w:cs="Times New Roman" w:hint="eastAsia"/>
            <w:sz w:val="24"/>
            <w:szCs w:val="24"/>
          </w:rPr>
          <w:t>于这两个方向的研究</w:t>
        </w:r>
      </w:ins>
      <w:ins w:id="51" w:author="ericson yang" w:date="2016-05-07T11:23:00Z">
        <w:r w:rsidRPr="00526714">
          <w:rPr>
            <w:rFonts w:ascii="Times New Roman" w:eastAsia="宋体" w:hAnsi="Times New Roman" w:cs="Times New Roman" w:hint="eastAsia"/>
            <w:sz w:val="24"/>
            <w:szCs w:val="24"/>
          </w:rPr>
          <w:t>开发</w:t>
        </w:r>
      </w:ins>
      <w:ins w:id="52" w:author="ericson yang" w:date="2016-05-07T11:19:00Z">
        <w:r w:rsidRPr="00526714">
          <w:rPr>
            <w:rFonts w:ascii="Times New Roman" w:eastAsia="宋体" w:hAnsi="Times New Roman" w:cs="Times New Roman" w:hint="eastAsia"/>
            <w:sz w:val="24"/>
            <w:szCs w:val="24"/>
          </w:rPr>
          <w:t>。</w:t>
        </w:r>
      </w:ins>
      <w:ins w:id="53" w:author="ericson yang" w:date="2016-05-07T12:35:00Z">
        <w:r w:rsidRPr="00526714">
          <w:rPr>
            <w:rFonts w:ascii="Times New Roman" w:eastAsia="宋体" w:hAnsi="Times New Roman" w:cs="Times New Roman" w:hint="eastAsia"/>
            <w:sz w:val="24"/>
            <w:szCs w:val="24"/>
          </w:rPr>
          <w:t>在高性能计算中，</w:t>
        </w:r>
      </w:ins>
      <w:ins w:id="54" w:author="ericson yang" w:date="2016-05-07T12:37:00Z">
        <w:r w:rsidRPr="00526714">
          <w:rPr>
            <w:rFonts w:ascii="Times New Roman" w:eastAsia="宋体" w:hAnsi="Times New Roman" w:cs="Times New Roman" w:hint="eastAsia"/>
            <w:sz w:val="24"/>
            <w:szCs w:val="24"/>
          </w:rPr>
          <w:t>主要有单机多处理器的大型机和普通计算机集群。</w:t>
        </w:r>
      </w:ins>
      <w:ins w:id="55" w:author="ericson yang" w:date="2016-05-07T12:30:00Z">
        <w:r w:rsidRPr="00526714">
          <w:rPr>
            <w:rFonts w:ascii="Times New Roman" w:eastAsia="宋体" w:hAnsi="Times New Roman" w:cs="Times New Roman" w:hint="eastAsia"/>
            <w:sz w:val="24"/>
            <w:szCs w:val="24"/>
          </w:rPr>
          <w:t>目前</w:t>
        </w:r>
      </w:ins>
      <w:ins w:id="56" w:author="ericson yang" w:date="2016-05-07T12:55:00Z">
        <w:r w:rsidRPr="00526714">
          <w:rPr>
            <w:rFonts w:ascii="Times New Roman" w:eastAsia="宋体" w:hAnsi="Times New Roman" w:cs="Times New Roman" w:hint="eastAsia"/>
            <w:sz w:val="24"/>
            <w:szCs w:val="24"/>
          </w:rPr>
          <w:t>大数据处理</w:t>
        </w:r>
      </w:ins>
      <w:ins w:id="57" w:author="ericson yang" w:date="2016-05-07T12:30:00Z">
        <w:r w:rsidRPr="00526714">
          <w:rPr>
            <w:rFonts w:ascii="Times New Roman" w:eastAsia="宋体" w:hAnsi="Times New Roman" w:cs="Times New Roman" w:hint="eastAsia"/>
            <w:sz w:val="24"/>
            <w:szCs w:val="24"/>
          </w:rPr>
          <w:t>和高性能计算都</w:t>
        </w:r>
      </w:ins>
      <w:ins w:id="58" w:author="ericson yang" w:date="2016-05-07T12:31:00Z">
        <w:r w:rsidRPr="00526714">
          <w:rPr>
            <w:rFonts w:ascii="Times New Roman" w:eastAsia="宋体" w:hAnsi="Times New Roman" w:cs="Times New Roman" w:hint="eastAsia"/>
            <w:sz w:val="24"/>
            <w:szCs w:val="24"/>
          </w:rPr>
          <w:t>部署在集群上，通过大量性价比较高的普通计算机</w:t>
        </w:r>
      </w:ins>
      <w:ins w:id="59" w:author="ericson yang" w:date="2016-05-07T12:32:00Z">
        <w:r w:rsidRPr="00526714">
          <w:rPr>
            <w:rFonts w:ascii="Times New Roman" w:eastAsia="宋体" w:hAnsi="Times New Roman" w:cs="Times New Roman" w:hint="eastAsia"/>
            <w:sz w:val="24"/>
            <w:szCs w:val="24"/>
          </w:rPr>
          <w:t>相互连接，把大型程序分成不同的部分运行在各个计算机上，</w:t>
        </w:r>
      </w:ins>
      <w:ins w:id="60" w:author="ericson yang" w:date="2016-05-07T12:34:00Z">
        <w:r w:rsidRPr="00526714">
          <w:rPr>
            <w:rFonts w:ascii="Times New Roman" w:eastAsia="宋体" w:hAnsi="Times New Roman" w:cs="Times New Roman" w:hint="eastAsia"/>
            <w:sz w:val="24"/>
            <w:szCs w:val="24"/>
          </w:rPr>
          <w:t>从而达到较高的效率。</w:t>
        </w:r>
      </w:ins>
      <w:ins w:id="61" w:author="ericson yang" w:date="2016-05-07T12:40:00Z">
        <w:r w:rsidRPr="00526714">
          <w:rPr>
            <w:rFonts w:ascii="Times New Roman" w:eastAsia="宋体" w:hAnsi="Times New Roman" w:cs="Times New Roman" w:hint="eastAsia"/>
            <w:sz w:val="24"/>
            <w:szCs w:val="24"/>
          </w:rPr>
          <w:t>集群的</w:t>
        </w:r>
      </w:ins>
      <w:ins w:id="62" w:author="ericson yang" w:date="2016-05-07T12:41:00Z">
        <w:r w:rsidRPr="00526714">
          <w:rPr>
            <w:rFonts w:ascii="Times New Roman" w:eastAsia="宋体" w:hAnsi="Times New Roman" w:cs="Times New Roman" w:hint="eastAsia"/>
            <w:sz w:val="24"/>
            <w:szCs w:val="24"/>
          </w:rPr>
          <w:t>方式具有单机不具备的成本，可靠性，容错性等优点</w:t>
        </w:r>
      </w:ins>
      <w:ins w:id="63" w:author="ericson yang" w:date="2016-05-07T12:48:00Z">
        <w:r w:rsidRPr="00526714">
          <w:rPr>
            <w:rFonts w:ascii="Times New Roman" w:eastAsia="宋体" w:hAnsi="Times New Roman" w:cs="Times New Roman" w:hint="eastAsia"/>
            <w:sz w:val="24"/>
            <w:szCs w:val="24"/>
          </w:rPr>
          <w:t>。</w:t>
        </w:r>
      </w:ins>
      <w:ins w:id="64" w:author="ericson yang" w:date="2016-05-07T13:14:00Z">
        <w:r w:rsidRPr="00526714">
          <w:rPr>
            <w:rFonts w:ascii="Times New Roman" w:eastAsia="宋体" w:hAnsi="Times New Roman" w:cs="Times New Roman" w:hint="eastAsia"/>
            <w:sz w:val="24"/>
            <w:szCs w:val="24"/>
          </w:rPr>
          <w:t>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w:t>
        </w:r>
      </w:ins>
      <w:ins w:id="65" w:author="ericson yang" w:date="2016-05-07T13:16:00Z">
        <w:r w:rsidRPr="00526714">
          <w:rPr>
            <w:rFonts w:ascii="Times New Roman" w:eastAsia="宋体" w:hAnsi="Times New Roman" w:cs="Times New Roman" w:hint="eastAsia"/>
            <w:sz w:val="24"/>
            <w:szCs w:val="24"/>
          </w:rPr>
          <w:t>地震勘探等高性能计算有诸多不足，比如</w:t>
        </w:r>
      </w:ins>
      <w:ins w:id="66" w:author="ericson yang" w:date="2016-05-07T13:17:00Z">
        <w:r w:rsidRPr="00526714">
          <w:rPr>
            <w:rFonts w:ascii="Times New Roman" w:eastAsia="宋体" w:hAnsi="Times New Roman" w:cs="Times New Roman" w:hint="eastAsia"/>
            <w:sz w:val="24"/>
            <w:szCs w:val="24"/>
          </w:rPr>
          <w:t>并行部分的资源调度不合理，中间数据传输速度慢</w:t>
        </w:r>
      </w:ins>
      <w:ins w:id="67" w:author="ericson yang" w:date="2016-05-07T13:18:00Z">
        <w:r w:rsidRPr="00526714">
          <w:rPr>
            <w:rFonts w:ascii="Times New Roman" w:eastAsia="宋体" w:hAnsi="Times New Roman" w:cs="Times New Roman" w:hint="eastAsia"/>
            <w:sz w:val="24"/>
            <w:szCs w:val="24"/>
          </w:rPr>
          <w:t>等。因此，本文主要针对这些不足做出</w:t>
        </w:r>
      </w:ins>
      <w:ins w:id="68" w:author="ericson yang" w:date="2016-05-07T13:19:00Z">
        <w:r w:rsidRPr="00526714">
          <w:rPr>
            <w:rFonts w:ascii="Times New Roman" w:eastAsia="宋体" w:hAnsi="Times New Roman" w:cs="Times New Roman" w:hint="eastAsia"/>
            <w:sz w:val="24"/>
            <w:szCs w:val="24"/>
          </w:rPr>
          <w:t>改进，下面首先</w:t>
        </w:r>
      </w:ins>
      <w:ins w:id="69" w:author="ericson yang" w:date="2016-05-07T13:24:00Z">
        <w:r w:rsidRPr="00526714">
          <w:rPr>
            <w:rFonts w:ascii="Times New Roman" w:eastAsia="宋体" w:hAnsi="Times New Roman" w:cs="Times New Roman" w:hint="eastAsia"/>
            <w:sz w:val="24"/>
            <w:szCs w:val="24"/>
          </w:rPr>
          <w:t>简要</w:t>
        </w:r>
      </w:ins>
      <w:ins w:id="70" w:author="ericson yang" w:date="2016-05-07T13:19:00Z">
        <w:r w:rsidRPr="00526714">
          <w:rPr>
            <w:rFonts w:ascii="Times New Roman" w:eastAsia="宋体" w:hAnsi="Times New Roman" w:cs="Times New Roman" w:hint="eastAsia"/>
            <w:sz w:val="24"/>
            <w:szCs w:val="24"/>
          </w:rPr>
          <w:t>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ins>
      <w:ins w:id="71" w:author="ericson yang" w:date="2016-05-07T13:20:00Z">
        <w:r w:rsidRPr="00526714">
          <w:rPr>
            <w:rFonts w:ascii="Times New Roman" w:eastAsia="宋体" w:hAnsi="Times New Roman" w:cs="Times New Roman" w:hint="eastAsia"/>
            <w:sz w:val="24"/>
            <w:szCs w:val="24"/>
          </w:rPr>
          <w:t>等背景知识。</w:t>
        </w:r>
      </w:ins>
    </w:p>
    <w:p w14:paraId="1E3E224F" w14:textId="47BBA6E2" w:rsidR="008C4450" w:rsidRPr="00B96E99" w:rsidRDefault="008C4450" w:rsidP="00FC5E44">
      <w:pPr>
        <w:pStyle w:val="30"/>
        <w:rPr>
          <w:rFonts w:hint="eastAsia"/>
        </w:rPr>
      </w:pPr>
      <w:bookmarkStart w:id="72" w:name="_Toc450393084"/>
      <w:r w:rsidRPr="00B96E99">
        <w:lastRenderedPageBreak/>
        <w:t xml:space="preserve">1.1.1 </w:t>
      </w:r>
      <w:r w:rsidR="00AA6CBF" w:rsidRPr="00B96E99">
        <w:t>Hadoop</w:t>
      </w:r>
      <w:r w:rsidR="000F52FE">
        <w:rPr>
          <w:rFonts w:hint="eastAsia"/>
        </w:rPr>
        <w:t>背景</w:t>
      </w:r>
      <w:bookmarkEnd w:id="72"/>
    </w:p>
    <w:p w14:paraId="71D3933D" w14:textId="77777777" w:rsidR="002F792D" w:rsidRPr="00B96E99" w:rsidRDefault="002F792D" w:rsidP="002F792D">
      <w:pPr>
        <w:spacing w:line="400" w:lineRule="exact"/>
        <w:ind w:firstLineChars="200" w:firstLine="480"/>
        <w:rPr>
          <w:ins w:id="73" w:author="ericson yang" w:date="2016-05-07T13:42:00Z"/>
          <w:rFonts w:ascii="Times New Roman" w:hAnsi="Times New Roman" w:cs="Times New Roman"/>
          <w:sz w:val="24"/>
          <w:szCs w:val="24"/>
        </w:rPr>
      </w:pPr>
      <w:ins w:id="74" w:author="ericson yang" w:date="2016-05-07T13:42:00Z">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B96E99">
          <w:rPr>
            <w:rFonts w:ascii="Times New Roman" w:hAnsi="Times New Roman" w:cs="Times New Roman"/>
            <w:sz w:val="24"/>
            <w:szCs w:val="24"/>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B96E99">
          <w:rPr>
            <w:rFonts w:ascii="Times New Roman" w:hAnsi="Times New Roman" w:cs="Times New Roman"/>
            <w:sz w:val="24"/>
            <w:szCs w:val="24"/>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B96E99">
          <w:rPr>
            <w:rFonts w:ascii="Times New Roman" w:hAnsi="Times New Roman" w:cs="Times New Roman"/>
            <w:sz w:val="24"/>
            <w:szCs w:val="24"/>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ins>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rsidP="00B57E1A">
      <w:pPr>
        <w:pStyle w:val="40"/>
        <w:pPrChange w:id="75" w:author="JieTang" w:date="2016-05-02T19:29:00Z">
          <w:pPr>
            <w:pStyle w:val="30"/>
            <w:numPr>
              <w:ilvl w:val="3"/>
              <w:numId w:val="26"/>
            </w:numPr>
            <w:ind w:left="864" w:hanging="864"/>
          </w:pPr>
        </w:pPrChange>
      </w:pPr>
      <w:bookmarkStart w:id="76" w:name="_Toc450393085"/>
      <w:ins w:id="77" w:author="JieTang" w:date="2016-05-02T19:30:00Z">
        <w:r w:rsidRPr="00B57E1A">
          <w:rPr>
            <w:rFonts w:hint="eastAsia"/>
          </w:rPr>
          <w:t xml:space="preserve">1.1.1.1 </w:t>
        </w:r>
      </w:ins>
      <w:r w:rsidR="005A3576" w:rsidRPr="00B57E1A">
        <w:t>MapReduce</w:t>
      </w:r>
      <w:r w:rsidR="005A3576" w:rsidRPr="00B57E1A">
        <w:t>介绍</w:t>
      </w:r>
      <w:bookmarkEnd w:id="76"/>
    </w:p>
    <w:p w14:paraId="52285F44" w14:textId="7AC918C6" w:rsidR="00582922" w:rsidRDefault="00B57E1A" w:rsidP="00AC0E49">
      <w:pPr>
        <w:spacing w:line="360" w:lineRule="auto"/>
        <w:ind w:firstLineChars="200" w:firstLine="480"/>
        <w:jc w:val="center"/>
        <w:rPr>
          <w:rFonts w:ascii="Times New Roman" w:hAnsi="Times New Roman" w:cs="Times New Roman"/>
          <w:sz w:val="24"/>
          <w:szCs w:val="24"/>
        </w:rPr>
      </w:pPr>
      <w:ins w:id="78" w:author="ericson yang" w:date="2016-05-07T13:42:00Z">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B96E99">
          <w:rPr>
            <w:rFonts w:ascii="Times New Roman" w:hAnsi="Times New Roman" w:cs="Times New Roman"/>
            <w:sz w:val="24"/>
            <w:szCs w:val="24"/>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w:t>
        </w:r>
        <w:r w:rsidRPr="00B96E99">
          <w:rPr>
            <w:rFonts w:ascii="Times New Roman" w:hAnsi="Times New Roman" w:cs="Times New Roman"/>
            <w:sz w:val="24"/>
            <w:szCs w:val="24"/>
          </w:rPr>
          <w:lastRenderedPageBreak/>
          <w:t>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ins>
      <w:r w:rsidR="00582922">
        <w:rPr>
          <w:rFonts w:ascii="Times New Roman" w:hAnsi="Times New Roman" w:cs="Times New Roman" w:hint="eastAsia"/>
          <w:sz w:val="24"/>
          <w:szCs w:val="24"/>
        </w:rPr>
        <w:t>所</w:t>
      </w:r>
      <w:ins w:id="79" w:author="ericson yang" w:date="2016-05-07T13:42:00Z">
        <w:r w:rsidRPr="00B96E99">
          <w:rPr>
            <w:rFonts w:ascii="Times New Roman" w:hAnsi="Times New Roman" w:cs="Times New Roman"/>
            <w:sz w:val="24"/>
            <w:szCs w:val="24"/>
          </w:rPr>
          <w:t>示。</w:t>
        </w:r>
      </w:ins>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7151C404" w:rsidR="008751B9" w:rsidRDefault="008751B9" w:rsidP="008751B9">
      <w:pPr>
        <w:spacing w:line="400" w:lineRule="exact"/>
        <w:ind w:firstLineChars="200" w:firstLine="480"/>
        <w:rPr>
          <w:rFonts w:ascii="Times New Roman" w:hAnsi="Times New Roman" w:cs="Times New Roman"/>
          <w:sz w:val="24"/>
          <w:szCs w:val="24"/>
        </w:rPr>
        <w:pPrChange w:id="80" w:author="ericson yang" w:date="2016-05-07T13:46:00Z">
          <w:pPr>
            <w:spacing w:line="360" w:lineRule="auto"/>
            <w:ind w:firstLineChars="200" w:firstLine="480"/>
          </w:pPr>
        </w:pPrChange>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是一个高性能的批处理分布式计算框架，用于对海量数据进行并行分析和处理。与传统的数据仓库和分析技术相比，</w:t>
      </w:r>
      <w:r w:rsidRPr="00B96E99">
        <w:rPr>
          <w:rFonts w:ascii="Times New Roman" w:hAnsi="Times New Roman" w:cs="Times New Roman"/>
          <w:sz w:val="24"/>
          <w:szCs w:val="24"/>
        </w:rPr>
        <w:t>MapReduce</w:t>
      </w:r>
      <w:r w:rsidRPr="00B96E99">
        <w:rPr>
          <w:rFonts w:ascii="Times New Roman" w:hAnsi="Times New Roman" w:cs="Times New Roman"/>
          <w:sz w:val="24"/>
          <w:szCs w:val="24"/>
        </w:rPr>
        <w:t>适合处理各种类型的数据，包括结构化、半结构化和非结构化数据。数据量在</w:t>
      </w:r>
      <w:r w:rsidRPr="00B96E99">
        <w:rPr>
          <w:rFonts w:ascii="Times New Roman" w:hAnsi="Times New Roman" w:cs="Times New Roman"/>
          <w:sz w:val="24"/>
          <w:szCs w:val="24"/>
        </w:rPr>
        <w:t>TB</w:t>
      </w:r>
      <w:r w:rsidRPr="00B96E99">
        <w:rPr>
          <w:rFonts w:ascii="Times New Roman" w:hAnsi="Times New Roman" w:cs="Times New Roman"/>
          <w:sz w:val="24"/>
          <w:szCs w:val="24"/>
        </w:rPr>
        <w:t>和</w:t>
      </w:r>
      <w:r w:rsidRPr="00B96E99">
        <w:rPr>
          <w:rFonts w:ascii="Times New Roman" w:hAnsi="Times New Roman" w:cs="Times New Roman"/>
          <w:sz w:val="24"/>
          <w:szCs w:val="24"/>
        </w:rPr>
        <w:t>PB</w:t>
      </w:r>
      <w:r w:rsidRPr="00B96E99">
        <w:rPr>
          <w:rFonts w:ascii="Times New Roman" w:hAnsi="Times New Roman" w:cs="Times New Roman"/>
          <w:sz w:val="24"/>
          <w:szCs w:val="24"/>
        </w:rPr>
        <w:t>级别，在这个量级上，传统方法通常已经无法处理数据。</w:t>
      </w:r>
      <w:r w:rsidRPr="00B96E99">
        <w:rPr>
          <w:rFonts w:ascii="Times New Roman" w:hAnsi="Times New Roman" w:cs="Times New Roman"/>
          <w:sz w:val="24"/>
          <w:szCs w:val="24"/>
        </w:rPr>
        <w:t>MapReduce</w:t>
      </w:r>
      <w:r w:rsidRPr="00B96E99">
        <w:rPr>
          <w:rFonts w:ascii="Times New Roman" w:hAnsi="Times New Roman" w:cs="Times New Roman"/>
          <w:sz w:val="24"/>
          <w:szCs w:val="24"/>
        </w:rPr>
        <w:t>将分析任务分为大量的并行</w:t>
      </w:r>
      <w:r w:rsidRPr="00B96E99">
        <w:rPr>
          <w:rFonts w:ascii="Times New Roman" w:hAnsi="Times New Roman" w:cs="Times New Roman"/>
          <w:sz w:val="24"/>
          <w:szCs w:val="24"/>
        </w:rPr>
        <w:t>Map</w:t>
      </w:r>
      <w:r w:rsidRPr="00B96E99">
        <w:rPr>
          <w:rFonts w:ascii="Times New Roman" w:hAnsi="Times New Roman" w:cs="Times New Roman"/>
          <w:sz w:val="24"/>
          <w:szCs w:val="24"/>
        </w:rPr>
        <w:t>任务和</w:t>
      </w:r>
      <w:r w:rsidRPr="00B96E99">
        <w:rPr>
          <w:rFonts w:ascii="Times New Roman" w:hAnsi="Times New Roman" w:cs="Times New Roman"/>
          <w:sz w:val="24"/>
          <w:szCs w:val="24"/>
        </w:rPr>
        <w:t>Reduce</w:t>
      </w:r>
      <w:r w:rsidRPr="00B96E99">
        <w:rPr>
          <w:rFonts w:ascii="Times New Roman" w:hAnsi="Times New Roman" w:cs="Times New Roman"/>
          <w:sz w:val="24"/>
          <w:szCs w:val="24"/>
        </w:rPr>
        <w:t>任务两类。</w:t>
      </w:r>
      <w:r w:rsidRPr="00B96E99">
        <w:rPr>
          <w:rFonts w:ascii="Times New Roman" w:hAnsi="Times New Roman" w:cs="Times New Roman"/>
          <w:sz w:val="24"/>
          <w:szCs w:val="24"/>
        </w:rPr>
        <w:t xml:space="preserve">Map </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任务可以运行在多个服务器上。</w:t>
      </w:r>
    </w:p>
    <w:p w14:paraId="68D9AEB5" w14:textId="2102803D" w:rsidR="003A2DD3" w:rsidRDefault="003A2DD3" w:rsidP="003A2DD3">
      <w:pPr>
        <w:pStyle w:val="30"/>
        <w:rPr>
          <w:rFonts w:hint="eastAsia"/>
        </w:rPr>
      </w:pPr>
      <w:bookmarkStart w:id="81" w:name="_Toc450393086"/>
      <w:r>
        <w:rPr>
          <w:rFonts w:hint="eastAsia"/>
        </w:rPr>
        <w:t>1</w:t>
      </w:r>
      <w:r>
        <w:t>.1.2 YARN</w:t>
      </w:r>
      <w:r>
        <w:rPr>
          <w:rFonts w:hint="eastAsia"/>
        </w:rPr>
        <w:t>平台背景</w:t>
      </w:r>
      <w:bookmarkEnd w:id="81"/>
    </w:p>
    <w:p w14:paraId="7A100A8E" w14:textId="0703CFA8" w:rsidR="00A82750" w:rsidRDefault="00A82750" w:rsidP="003947EC">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 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是一个全局的资源管理器，负责整个系统的资源管理和分配。它主要由调度器和应用管理器组成。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 xml:space="preserve">Container </w:t>
      </w:r>
      <w:r w:rsidRPr="00B96E99">
        <w:rPr>
          <w:rFonts w:ascii="Times New Roman" w:hAnsi="Times New Roman" w:cs="Times New Roman"/>
          <w:sz w:val="24"/>
          <w:szCs w:val="24"/>
        </w:rPr>
        <w:t>（资源分配单位的抽象概念）的运</w:t>
      </w:r>
      <w:r w:rsidRPr="00B96E99">
        <w:rPr>
          <w:rFonts w:ascii="Times New Roman" w:hAnsi="Times New Roman" w:cs="Times New Roman"/>
          <w:sz w:val="24"/>
          <w:szCs w:val="24"/>
        </w:rPr>
        <w:lastRenderedPageBreak/>
        <w:t>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Pr="00B96E99">
        <w:rPr>
          <w:rFonts w:ascii="Times New Roman" w:hAnsi="Times New Roman" w:cs="Times New Roman"/>
          <w:sz w:val="24"/>
          <w:szCs w:val="24"/>
        </w:rPr>
        <w:t>1.5</w:t>
      </w:r>
      <w:r w:rsidRPr="00B96E99">
        <w:rPr>
          <w:rFonts w:ascii="Times New Roman" w:hAnsi="Times New Roman" w:cs="Times New Roman"/>
          <w:sz w:val="24"/>
          <w:szCs w:val="24"/>
        </w:rPr>
        <w:t>所示。</w:t>
      </w:r>
    </w:p>
    <w:p w14:paraId="21EA0FC0" w14:textId="70B20FAB" w:rsidR="00FB6662" w:rsidRPr="00B96E99" w:rsidRDefault="00FB6662" w:rsidP="006913B1">
      <w:pPr>
        <w:spacing w:line="360" w:lineRule="auto"/>
        <w:ind w:firstLineChars="200" w:firstLine="480"/>
        <w:rPr>
          <w:rFonts w:ascii="Times New Roman" w:hAnsi="Times New Roman" w:cs="Times New Roman"/>
          <w:sz w:val="24"/>
          <w:szCs w:val="24"/>
        </w:rPr>
      </w:pPr>
      <w:r w:rsidRPr="00B96E99">
        <w:rPr>
          <w:rFonts w:ascii="Times New Roman" w:hAnsi="Times New Roman" w:cs="Times New Roman"/>
          <w:sz w:val="24"/>
          <w:szCs w:val="24"/>
        </w:rPr>
        <w:t>目前</w:t>
      </w:r>
      <w:r w:rsidRPr="00B96E99">
        <w:rPr>
          <w:rFonts w:ascii="Times New Roman" w:hAnsi="Times New Roman" w:cs="Times New Roman"/>
          <w:sz w:val="24"/>
          <w:szCs w:val="24"/>
        </w:rPr>
        <w:t>MapReduce</w:t>
      </w:r>
      <w:r w:rsidRPr="00B96E99">
        <w:rPr>
          <w:rFonts w:ascii="Times New Roman" w:hAnsi="Times New Roman" w:cs="Times New Roman"/>
          <w:sz w:val="24"/>
          <w:szCs w:val="24"/>
        </w:rPr>
        <w:t>主要有两个版本：</w:t>
      </w:r>
      <w:r w:rsidRPr="00B96E99">
        <w:rPr>
          <w:rFonts w:ascii="Times New Roman" w:hAnsi="Times New Roman" w:cs="Times New Roman"/>
          <w:sz w:val="24"/>
          <w:szCs w:val="24"/>
        </w:rPr>
        <w:t>MRv1</w:t>
      </w:r>
      <w:r w:rsidRPr="00B96E99">
        <w:rPr>
          <w:rFonts w:ascii="Times New Roman" w:hAnsi="Times New Roman" w:cs="Times New Roman"/>
          <w:sz w:val="24"/>
          <w:szCs w:val="24"/>
        </w:rPr>
        <w:t>和</w:t>
      </w:r>
      <w:r w:rsidRPr="00B96E99">
        <w:rPr>
          <w:rFonts w:ascii="Times New Roman" w:hAnsi="Times New Roman" w:cs="Times New Roman"/>
          <w:sz w:val="24"/>
          <w:szCs w:val="24"/>
        </w:rPr>
        <w:t>MRv2</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MRv1 </w:t>
      </w:r>
      <w:r w:rsidRPr="00B96E99">
        <w:rPr>
          <w:rFonts w:ascii="Times New Roman" w:hAnsi="Times New Roman" w:cs="Times New Roman"/>
          <w:sz w:val="24"/>
          <w:szCs w:val="24"/>
        </w:rPr>
        <w:t>是第一代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计算框架，由两部分组成：编程模型和运行时环境（</w:t>
      </w:r>
      <w:r w:rsidRPr="00B96E99">
        <w:rPr>
          <w:rFonts w:ascii="Times New Roman" w:hAnsi="Times New Roman" w:cs="Times New Roman"/>
          <w:sz w:val="24"/>
          <w:szCs w:val="24"/>
        </w:rPr>
        <w:t>JobTracker</w:t>
      </w:r>
      <w:r w:rsidRPr="00B96E99">
        <w:rPr>
          <w:rFonts w:ascii="Times New Roman" w:hAnsi="Times New Roman" w:cs="Times New Roman"/>
          <w:sz w:val="24"/>
          <w:szCs w:val="24"/>
        </w:rPr>
        <w:t>和</w:t>
      </w:r>
      <w:r w:rsidRPr="00B96E99">
        <w:rPr>
          <w:rFonts w:ascii="Times New Roman" w:hAnsi="Times New Roman" w:cs="Times New Roman"/>
          <w:sz w:val="24"/>
          <w:szCs w:val="24"/>
        </w:rPr>
        <w:t>TaskTracker</w:t>
      </w:r>
      <w:r w:rsidRPr="00B96E99">
        <w:rPr>
          <w:rFonts w:ascii="Times New Roman" w:hAnsi="Times New Roman" w:cs="Times New Roman"/>
          <w:sz w:val="24"/>
          <w:szCs w:val="24"/>
        </w:rPr>
        <w:t>）。</w:t>
      </w:r>
      <w:r w:rsidRPr="00B96E99">
        <w:rPr>
          <w:rFonts w:ascii="Times New Roman" w:hAnsi="Times New Roman" w:cs="Times New Roman"/>
          <w:sz w:val="24"/>
          <w:szCs w:val="24"/>
        </w:rPr>
        <w:t>MRv2</w:t>
      </w:r>
      <w:r w:rsidRPr="00B96E99">
        <w:rPr>
          <w:rFonts w:ascii="Times New Roman" w:hAnsi="Times New Roman" w:cs="Times New Roman"/>
          <w:sz w:val="24"/>
          <w:szCs w:val="24"/>
        </w:rPr>
        <w:t>是第二代</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框架，将</w:t>
      </w:r>
      <w:r w:rsidRPr="00B96E99">
        <w:rPr>
          <w:rFonts w:ascii="Times New Roman" w:hAnsi="Times New Roman" w:cs="Times New Roman"/>
          <w:sz w:val="24"/>
          <w:szCs w:val="24"/>
        </w:rPr>
        <w:t xml:space="preserve">JobTracker </w:t>
      </w:r>
      <w:r w:rsidRPr="00B96E99">
        <w:rPr>
          <w:rFonts w:ascii="Times New Roman" w:hAnsi="Times New Roman" w:cs="Times New Roman"/>
          <w:sz w:val="24"/>
          <w:szCs w:val="24"/>
        </w:rPr>
        <w:t>拆分成两个独立的服务：全局的资源管理器</w:t>
      </w:r>
      <w:r w:rsidRPr="00B96E99">
        <w:rPr>
          <w:rFonts w:ascii="Times New Roman" w:hAnsi="Times New Roman" w:cs="Times New Roman"/>
          <w:sz w:val="24"/>
          <w:szCs w:val="24"/>
        </w:rPr>
        <w:t>ResourceManager</w:t>
      </w:r>
      <w:r w:rsidRPr="00B96E99">
        <w:rPr>
          <w:rFonts w:ascii="Times New Roman" w:hAnsi="Times New Roman" w:cs="Times New Roman"/>
          <w:sz w:val="24"/>
          <w:szCs w:val="24"/>
        </w:rPr>
        <w:t>和用于跟踪和管理程序的</w:t>
      </w:r>
      <w:r w:rsidRPr="00B96E99">
        <w:rPr>
          <w:rFonts w:ascii="Times New Roman" w:hAnsi="Times New Roman" w:cs="Times New Roman"/>
          <w:sz w:val="24"/>
          <w:szCs w:val="24"/>
        </w:rPr>
        <w:t>ApplicationMaster</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 </w:t>
      </w:r>
      <w:r w:rsidRPr="00B96E99">
        <w:rPr>
          <w:rFonts w:ascii="Times New Roman" w:hAnsi="Times New Roman" w:cs="Times New Roman"/>
          <w:sz w:val="24"/>
          <w:szCs w:val="24"/>
        </w:rPr>
        <w:t>两代</w:t>
      </w:r>
      <w:r w:rsidRPr="00B96E99">
        <w:rPr>
          <w:rFonts w:ascii="Times New Roman" w:hAnsi="Times New Roman" w:cs="Times New Roman"/>
          <w:sz w:val="24"/>
          <w:szCs w:val="24"/>
        </w:rPr>
        <w:t>Hadoop</w:t>
      </w:r>
      <w:r w:rsidRPr="00B96E99">
        <w:rPr>
          <w:rFonts w:ascii="Times New Roman" w:hAnsi="Times New Roman" w:cs="Times New Roman"/>
          <w:sz w:val="24"/>
          <w:szCs w:val="24"/>
        </w:rPr>
        <w:t>对比图如</w:t>
      </w:r>
      <w:r w:rsidRPr="00B96E99">
        <w:rPr>
          <w:rFonts w:ascii="Times New Roman" w:hAnsi="Times New Roman" w:cs="Times New Roman"/>
          <w:sz w:val="24"/>
          <w:szCs w:val="24"/>
        </w:rPr>
        <w:t xml:space="preserve">1.3 </w:t>
      </w:r>
      <w:r w:rsidRPr="00B96E99">
        <w:rPr>
          <w:rFonts w:ascii="Times New Roman" w:hAnsi="Times New Roman" w:cs="Times New Roman"/>
          <w:sz w:val="24"/>
          <w:szCs w:val="24"/>
        </w:rPr>
        <w:t>所示。</w:t>
      </w:r>
    </w:p>
    <w:p w14:paraId="10864F06" w14:textId="77777777" w:rsidR="00C92AA5" w:rsidRPr="00B96E99" w:rsidRDefault="00C92AA5" w:rsidP="006913B1">
      <w:pPr>
        <w:spacing w:line="360" w:lineRule="auto"/>
        <w:ind w:firstLineChars="200" w:firstLine="480"/>
        <w:rPr>
          <w:rFonts w:ascii="Times New Roman" w:hAnsi="Times New Roman" w:cs="Times New Roman"/>
          <w:sz w:val="24"/>
          <w:szCs w:val="24"/>
        </w:rPr>
      </w:pPr>
      <w:r w:rsidRPr="00B96E99">
        <w:rPr>
          <w:rFonts w:ascii="Times New Roman" w:hAnsi="Times New Roman" w:cs="Times New Roman"/>
          <w:sz w:val="24"/>
          <w:szCs w:val="24"/>
        </w:rPr>
        <w:t>MRv1</w:t>
      </w:r>
      <w:r w:rsidRPr="00B96E99">
        <w:rPr>
          <w:rFonts w:ascii="Times New Roman" w:hAnsi="Times New Roman" w:cs="Times New Roman"/>
          <w:sz w:val="24"/>
          <w:szCs w:val="24"/>
        </w:rPr>
        <w:t>核心功能主要是：</w:t>
      </w:r>
      <w:r w:rsidRPr="00B96E99">
        <w:rPr>
          <w:rFonts w:ascii="Times New Roman" w:hAnsi="Times New Roman" w:cs="Times New Roman"/>
          <w:sz w:val="24"/>
          <w:szCs w:val="24"/>
        </w:rPr>
        <w:t>JobTracker</w:t>
      </w:r>
      <w:r w:rsidRPr="00B96E99">
        <w:rPr>
          <w:rFonts w:ascii="Times New Roman" w:hAnsi="Times New Roman" w:cs="Times New Roman"/>
          <w:sz w:val="24"/>
          <w:szCs w:val="24"/>
        </w:rPr>
        <w:t>和</w:t>
      </w:r>
      <w:r w:rsidRPr="00B96E99">
        <w:rPr>
          <w:rFonts w:ascii="Times New Roman" w:hAnsi="Times New Roman" w:cs="Times New Roman"/>
          <w:sz w:val="24"/>
          <w:szCs w:val="24"/>
        </w:rPr>
        <w:t>TaskTracker</w:t>
      </w:r>
      <w:r w:rsidRPr="00B96E99">
        <w:rPr>
          <w:rFonts w:ascii="Times New Roman" w:hAnsi="Times New Roman" w:cs="Times New Roman"/>
          <w:sz w:val="24"/>
          <w:szCs w:val="24"/>
        </w:rPr>
        <w:t>。</w:t>
      </w:r>
      <w:r w:rsidRPr="00B96E99">
        <w:rPr>
          <w:rFonts w:ascii="Times New Roman" w:hAnsi="Times New Roman" w:cs="Times New Roman"/>
          <w:sz w:val="24"/>
          <w:szCs w:val="24"/>
        </w:rPr>
        <w:t>JobTracker</w:t>
      </w:r>
      <w:r w:rsidRPr="00B96E99">
        <w:rPr>
          <w:rFonts w:ascii="Times New Roman" w:hAnsi="Times New Roman" w:cs="Times New Roman"/>
          <w:sz w:val="24"/>
          <w:szCs w:val="24"/>
        </w:rPr>
        <w:t>是整个计算框架中的主服务，相当于集群的</w:t>
      </w:r>
      <w:r w:rsidRPr="00B96E99">
        <w:rPr>
          <w:rFonts w:ascii="Times New Roman" w:hAnsi="Times New Roman" w:cs="Times New Roman"/>
          <w:sz w:val="24"/>
          <w:szCs w:val="24"/>
        </w:rPr>
        <w:t>“</w:t>
      </w:r>
      <w:r w:rsidRPr="00B96E99">
        <w:rPr>
          <w:rFonts w:ascii="Times New Roman" w:hAnsi="Times New Roman" w:cs="Times New Roman"/>
          <w:sz w:val="24"/>
          <w:szCs w:val="24"/>
        </w:rPr>
        <w:t>管理者</w:t>
      </w:r>
      <w:r w:rsidRPr="00B96E99">
        <w:rPr>
          <w:rFonts w:ascii="Times New Roman" w:hAnsi="Times New Roman" w:cs="Times New Roman"/>
          <w:sz w:val="24"/>
          <w:szCs w:val="24"/>
        </w:rPr>
        <w:t>”</w:t>
      </w:r>
      <w:r w:rsidRPr="00B96E99">
        <w:rPr>
          <w:rFonts w:ascii="Times New Roman" w:hAnsi="Times New Roman" w:cs="Times New Roman"/>
          <w:sz w:val="24"/>
          <w:szCs w:val="24"/>
        </w:rPr>
        <w:t>，负责整个集群的作业控制和资源管理。</w:t>
      </w:r>
      <w:r w:rsidRPr="00B96E99">
        <w:rPr>
          <w:rFonts w:ascii="Times New Roman" w:hAnsi="Times New Roman" w:cs="Times New Roman"/>
          <w:sz w:val="24"/>
          <w:szCs w:val="24"/>
        </w:rPr>
        <w:t>JobTracker</w:t>
      </w:r>
      <w:r w:rsidRPr="00B96E99">
        <w:rPr>
          <w:rFonts w:ascii="Times New Roman" w:hAnsi="Times New Roman" w:cs="Times New Roman"/>
          <w:sz w:val="24"/>
          <w:szCs w:val="24"/>
        </w:rPr>
        <w:t>是一个后台服务进程，启动之后，会一直监听并接收来自各个</w:t>
      </w:r>
      <w:r w:rsidRPr="00B96E99">
        <w:rPr>
          <w:rFonts w:ascii="Times New Roman" w:hAnsi="Times New Roman" w:cs="Times New Roman"/>
          <w:sz w:val="24"/>
          <w:szCs w:val="24"/>
        </w:rPr>
        <w:t>TaskTracker</w:t>
      </w:r>
      <w:r w:rsidRPr="00B96E99">
        <w:rPr>
          <w:rFonts w:ascii="Times New Roman" w:hAnsi="Times New Roman" w:cs="Times New Roman"/>
          <w:sz w:val="24"/>
          <w:szCs w:val="24"/>
        </w:rPr>
        <w:t>发送的心跳信息，包含节点资源使用情况和任务运行情况等信息。</w:t>
      </w:r>
      <w:r w:rsidRPr="00B96E99">
        <w:rPr>
          <w:rFonts w:ascii="Times New Roman" w:hAnsi="Times New Roman" w:cs="Times New Roman"/>
          <w:sz w:val="24"/>
          <w:szCs w:val="24"/>
        </w:rPr>
        <w:t>JobTracker</w:t>
      </w:r>
      <w:r w:rsidRPr="00B96E99">
        <w:rPr>
          <w:rFonts w:ascii="Times New Roman" w:hAnsi="Times New Roman" w:cs="Times New Roman"/>
          <w:sz w:val="24"/>
          <w:szCs w:val="24"/>
        </w:rPr>
        <w:t>会将这些信息统一保存起来，并根据需要为</w:t>
      </w:r>
      <w:r w:rsidRPr="00B96E99">
        <w:rPr>
          <w:rFonts w:ascii="Times New Roman" w:hAnsi="Times New Roman" w:cs="Times New Roman"/>
          <w:sz w:val="24"/>
          <w:szCs w:val="24"/>
        </w:rPr>
        <w:t>TaskTracker</w:t>
      </w:r>
      <w:r w:rsidRPr="00B96E99">
        <w:rPr>
          <w:rFonts w:ascii="Times New Roman" w:hAnsi="Times New Roman" w:cs="Times New Roman"/>
          <w:sz w:val="24"/>
          <w:szCs w:val="24"/>
        </w:rPr>
        <w:t>分配新任务。</w:t>
      </w:r>
      <w:r w:rsidRPr="00B96E99">
        <w:rPr>
          <w:rFonts w:ascii="Times New Roman" w:hAnsi="Times New Roman" w:cs="Times New Roman"/>
          <w:sz w:val="24"/>
          <w:szCs w:val="24"/>
        </w:rPr>
        <w:t>JobTracker</w:t>
      </w:r>
      <w:r w:rsidRPr="00B96E99">
        <w:rPr>
          <w:rFonts w:ascii="Times New Roman" w:hAnsi="Times New Roman" w:cs="Times New Roman"/>
          <w:sz w:val="24"/>
          <w:szCs w:val="24"/>
        </w:rPr>
        <w:t>的主要功能就是作业控制和资源管理；</w:t>
      </w:r>
      <w:r w:rsidRPr="00B96E99">
        <w:rPr>
          <w:rFonts w:ascii="Times New Roman" w:hAnsi="Times New Roman" w:cs="Times New Roman"/>
          <w:sz w:val="24"/>
          <w:szCs w:val="24"/>
        </w:rPr>
        <w:t>TaskTracker</w:t>
      </w:r>
      <w:r w:rsidRPr="00B96E99">
        <w:rPr>
          <w:rFonts w:ascii="Times New Roman" w:hAnsi="Times New Roman" w:cs="Times New Roman"/>
          <w:sz w:val="24"/>
          <w:szCs w:val="24"/>
        </w:rPr>
        <w:t>是</w:t>
      </w:r>
      <w:r w:rsidRPr="00B96E99">
        <w:rPr>
          <w:rFonts w:ascii="Times New Roman" w:hAnsi="Times New Roman" w:cs="Times New Roman"/>
          <w:sz w:val="24"/>
          <w:szCs w:val="24"/>
        </w:rPr>
        <w:t xml:space="preserve">Hadoop </w:t>
      </w:r>
      <w:r w:rsidRPr="00B96E99">
        <w:rPr>
          <w:rFonts w:ascii="Times New Roman" w:hAnsi="Times New Roman" w:cs="Times New Roman"/>
          <w:sz w:val="24"/>
          <w:szCs w:val="24"/>
        </w:rPr>
        <w:t>集群中运行与各个节点上的服务，它扮演着</w:t>
      </w:r>
      <w:r w:rsidRPr="00B96E99">
        <w:rPr>
          <w:rFonts w:ascii="Times New Roman" w:hAnsi="Times New Roman" w:cs="Times New Roman"/>
          <w:sz w:val="24"/>
          <w:szCs w:val="24"/>
        </w:rPr>
        <w:t>“</w:t>
      </w:r>
      <w:r w:rsidRPr="00B96E99">
        <w:rPr>
          <w:rFonts w:ascii="Times New Roman" w:hAnsi="Times New Roman" w:cs="Times New Roman"/>
          <w:sz w:val="24"/>
          <w:szCs w:val="24"/>
        </w:rPr>
        <w:t>通信枢纽</w:t>
      </w:r>
      <w:r w:rsidRPr="00B96E99">
        <w:rPr>
          <w:rFonts w:ascii="Times New Roman" w:hAnsi="Times New Roman" w:cs="Times New Roman"/>
          <w:sz w:val="24"/>
          <w:szCs w:val="24"/>
        </w:rPr>
        <w:t>”</w:t>
      </w:r>
      <w:r w:rsidRPr="00B96E99">
        <w:rPr>
          <w:rFonts w:ascii="Times New Roman" w:hAnsi="Times New Roman" w:cs="Times New Roman"/>
          <w:sz w:val="24"/>
          <w:szCs w:val="24"/>
        </w:rPr>
        <w:t>的角色，是</w:t>
      </w:r>
      <w:r w:rsidRPr="00B96E99">
        <w:rPr>
          <w:rFonts w:ascii="Times New Roman" w:hAnsi="Times New Roman" w:cs="Times New Roman"/>
          <w:sz w:val="24"/>
          <w:szCs w:val="24"/>
        </w:rPr>
        <w:t>JobTracker</w:t>
      </w:r>
      <w:r w:rsidRPr="00B96E99">
        <w:rPr>
          <w:rFonts w:ascii="Times New Roman" w:hAnsi="Times New Roman" w:cs="Times New Roman"/>
          <w:sz w:val="24"/>
          <w:szCs w:val="24"/>
        </w:rPr>
        <w:t>与</w:t>
      </w:r>
      <w:r w:rsidRPr="00B96E99">
        <w:rPr>
          <w:rFonts w:ascii="Times New Roman" w:hAnsi="Times New Roman" w:cs="Times New Roman"/>
          <w:sz w:val="24"/>
          <w:szCs w:val="24"/>
        </w:rPr>
        <w:t>TaskTracker</w:t>
      </w:r>
      <w:r w:rsidRPr="00B96E99">
        <w:rPr>
          <w:rFonts w:ascii="Times New Roman" w:hAnsi="Times New Roman" w:cs="Times New Roman"/>
          <w:sz w:val="24"/>
          <w:szCs w:val="24"/>
        </w:rPr>
        <w:t>之间的</w:t>
      </w:r>
      <w:r w:rsidRPr="00B96E99">
        <w:rPr>
          <w:rFonts w:ascii="Times New Roman" w:hAnsi="Times New Roman" w:cs="Times New Roman"/>
          <w:sz w:val="24"/>
          <w:szCs w:val="24"/>
        </w:rPr>
        <w:t>“</w:t>
      </w:r>
      <w:r w:rsidRPr="00B96E99">
        <w:rPr>
          <w:rFonts w:ascii="Times New Roman" w:hAnsi="Times New Roman" w:cs="Times New Roman"/>
          <w:sz w:val="24"/>
          <w:szCs w:val="24"/>
        </w:rPr>
        <w:t>沟通桥梁</w:t>
      </w:r>
      <w:r w:rsidRPr="00B96E99">
        <w:rPr>
          <w:rFonts w:ascii="Times New Roman" w:hAnsi="Times New Roman" w:cs="Times New Roman"/>
          <w:sz w:val="24"/>
          <w:szCs w:val="24"/>
        </w:rPr>
        <w:t>”</w:t>
      </w:r>
      <w:r w:rsidRPr="00B96E99">
        <w:rPr>
          <w:rFonts w:ascii="Times New Roman" w:hAnsi="Times New Roman" w:cs="Times New Roman"/>
          <w:sz w:val="24"/>
          <w:szCs w:val="24"/>
        </w:rPr>
        <w:t>：一方面，它从</w:t>
      </w:r>
      <w:r w:rsidRPr="00B96E99">
        <w:rPr>
          <w:rFonts w:ascii="Times New Roman" w:hAnsi="Times New Roman" w:cs="Times New Roman"/>
          <w:sz w:val="24"/>
          <w:szCs w:val="24"/>
        </w:rPr>
        <w:t>JobTracker</w:t>
      </w:r>
      <w:r w:rsidRPr="00B96E99">
        <w:rPr>
          <w:rFonts w:ascii="Times New Roman" w:hAnsi="Times New Roman" w:cs="Times New Roman"/>
          <w:sz w:val="24"/>
          <w:szCs w:val="24"/>
        </w:rPr>
        <w:t>端接收并执行各种命令；另一方面，它将本节点上的各个任务状态通过周期性心跳汇报给</w:t>
      </w:r>
      <w:r w:rsidRPr="00B96E99">
        <w:rPr>
          <w:rFonts w:ascii="Times New Roman" w:hAnsi="Times New Roman" w:cs="Times New Roman"/>
          <w:sz w:val="24"/>
          <w:szCs w:val="24"/>
        </w:rPr>
        <w:t>JobTracker</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TaskTracker </w:t>
      </w:r>
      <w:r w:rsidRPr="00B96E99">
        <w:rPr>
          <w:rFonts w:ascii="Times New Roman" w:hAnsi="Times New Roman" w:cs="Times New Roman"/>
          <w:sz w:val="24"/>
          <w:szCs w:val="24"/>
        </w:rPr>
        <w:t>主要实现了两个功能：汇报心跳和执行命令。</w:t>
      </w:r>
      <w:r w:rsidRPr="00B96E99">
        <w:rPr>
          <w:rFonts w:ascii="Times New Roman" w:hAnsi="Times New Roman" w:cs="Times New Roman"/>
          <w:sz w:val="24"/>
          <w:szCs w:val="24"/>
        </w:rPr>
        <w:t>MRv1</w:t>
      </w:r>
      <w:r w:rsidRPr="00B96E99">
        <w:rPr>
          <w:rFonts w:ascii="Times New Roman" w:hAnsi="Times New Roman" w:cs="Times New Roman"/>
          <w:sz w:val="24"/>
          <w:szCs w:val="24"/>
        </w:rPr>
        <w:t>框架如图</w:t>
      </w:r>
      <w:r w:rsidRPr="00B96E99">
        <w:rPr>
          <w:rFonts w:ascii="Times New Roman" w:hAnsi="Times New Roman" w:cs="Times New Roman"/>
          <w:sz w:val="24"/>
          <w:szCs w:val="24"/>
        </w:rPr>
        <w:t xml:space="preserve">1.4 </w:t>
      </w:r>
      <w:r w:rsidRPr="00B96E99">
        <w:rPr>
          <w:rFonts w:ascii="Times New Roman" w:hAnsi="Times New Roman" w:cs="Times New Roman"/>
          <w:sz w:val="24"/>
          <w:szCs w:val="24"/>
        </w:rPr>
        <w:t>所示。</w:t>
      </w:r>
    </w:p>
    <w:p w14:paraId="0B924E15" w14:textId="77777777" w:rsidR="00691179" w:rsidRPr="00B96E99" w:rsidRDefault="00691179" w:rsidP="0069117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lastRenderedPageBreak/>
        <w:drawing>
          <wp:inline distT="0" distB="0" distL="0" distR="0" wp14:anchorId="145B86FA" wp14:editId="1655DF1E">
            <wp:extent cx="4309607" cy="2890021"/>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0358" cy="2917348"/>
                    </a:xfrm>
                    <a:prstGeom prst="rect">
                      <a:avLst/>
                    </a:prstGeom>
                  </pic:spPr>
                </pic:pic>
              </a:graphicData>
            </a:graphic>
          </wp:inline>
        </w:drawing>
      </w:r>
    </w:p>
    <w:p w14:paraId="06CA3840" w14:textId="77777777" w:rsidR="00691179" w:rsidRPr="00B96E99" w:rsidRDefault="00691179" w:rsidP="0069117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1.4 MRv1</w:t>
      </w:r>
      <w:r w:rsidRPr="00B96E99">
        <w:rPr>
          <w:rFonts w:ascii="Times New Roman" w:hAnsi="Times New Roman" w:cs="Times New Roman"/>
          <w:sz w:val="24"/>
          <w:szCs w:val="24"/>
        </w:rPr>
        <w:t>框架</w:t>
      </w:r>
    </w:p>
    <w:p w14:paraId="16DCA0B5" w14:textId="77777777" w:rsidR="00C64B43" w:rsidRPr="00B96E99" w:rsidRDefault="00C64B43" w:rsidP="00C64B43">
      <w:pPr>
        <w:spacing w:line="360" w:lineRule="auto"/>
        <w:ind w:firstLineChars="200" w:firstLine="480"/>
        <w:rPr>
          <w:rFonts w:ascii="Times New Roman" w:hAnsi="Times New Roman" w:cs="Times New Roman"/>
          <w:sz w:val="24"/>
          <w:szCs w:val="24"/>
        </w:rPr>
      </w:pPr>
      <w:r w:rsidRPr="00B96E99">
        <w:rPr>
          <w:rFonts w:ascii="Times New Roman" w:hAnsi="Times New Roman" w:cs="Times New Roman"/>
          <w:sz w:val="24"/>
          <w:szCs w:val="24"/>
        </w:rPr>
        <w:t>随着数据量的高速增长和新型应用的出现，</w:t>
      </w:r>
      <w:r w:rsidRPr="00B96E99">
        <w:rPr>
          <w:rFonts w:ascii="Times New Roman" w:hAnsi="Times New Roman" w:cs="Times New Roman"/>
          <w:sz w:val="24"/>
          <w:szCs w:val="24"/>
        </w:rPr>
        <w:t>MRv1</w:t>
      </w:r>
      <w:r w:rsidRPr="00B96E99">
        <w:rPr>
          <w:rFonts w:ascii="Times New Roman" w:hAnsi="Times New Roman" w:cs="Times New Roman"/>
          <w:sz w:val="24"/>
          <w:szCs w:val="24"/>
        </w:rPr>
        <w:t>在扩展性、可靠性、资源利用率和多框架支持等方面暴露出了明显的不足，由此诞生了下一代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w:t>
      </w:r>
      <w:r w:rsidRPr="00B96E99">
        <w:rPr>
          <w:rFonts w:ascii="Times New Roman" w:hAnsi="Times New Roman" w:cs="Times New Roman"/>
          <w:sz w:val="24"/>
          <w:szCs w:val="24"/>
        </w:rPr>
        <w:t>MRv1</w:t>
      </w:r>
      <w:r w:rsidRPr="00B96E99">
        <w:rPr>
          <w:rFonts w:ascii="Times New Roman" w:hAnsi="Times New Roman" w:cs="Times New Roman"/>
          <w:sz w:val="24"/>
          <w:szCs w:val="24"/>
        </w:rPr>
        <w:t>主要有以下几个缺点：扩展性差、可靠性差、资源利用率低和无法支持多种计算框架。</w:t>
      </w: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00692D69"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 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是一个全局的资源管理器，负责整个系统的资源管理和分配。它主要由调度器和应用管理器组成。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 xml:space="preserve">Container </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Pr="00B96E99">
        <w:rPr>
          <w:rFonts w:ascii="Times New Roman" w:hAnsi="Times New Roman" w:cs="Times New Roman"/>
          <w:sz w:val="24"/>
          <w:szCs w:val="24"/>
        </w:rPr>
        <w:t>1.5</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lastRenderedPageBreak/>
        <w:drawing>
          <wp:inline distT="0" distB="0" distL="0" distR="0" wp14:anchorId="775D4182" wp14:editId="4FA72098">
            <wp:extent cx="4444779" cy="2984948"/>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0030" cy="3008622"/>
                    </a:xfrm>
                    <a:prstGeom prst="rect">
                      <a:avLst/>
                    </a:prstGeom>
                  </pic:spPr>
                </pic:pic>
              </a:graphicData>
            </a:graphic>
          </wp:inline>
        </w:drawing>
      </w:r>
    </w:p>
    <w:p w14:paraId="168C77DE" w14:textId="77777777" w:rsidR="00C64B43" w:rsidRPr="00B96E99" w:rsidRDefault="00C64B43" w:rsidP="00C64B43">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1.5 YARN</w:t>
      </w:r>
      <w:r w:rsidRPr="00B96E99">
        <w:rPr>
          <w:rFonts w:ascii="Times New Roman" w:hAnsi="Times New Roman" w:cs="Times New Roman"/>
          <w:sz w:val="24"/>
          <w:szCs w:val="24"/>
        </w:rPr>
        <w:t>框架</w:t>
      </w:r>
    </w:p>
    <w:p w14:paraId="25DF43C3" w14:textId="77777777" w:rsidR="00ED4EC6" w:rsidRPr="00B96E99" w:rsidRDefault="003314FC">
      <w:pPr>
        <w:pStyle w:val="40"/>
        <w:pPrChange w:id="82" w:author="JieTang" w:date="2016-05-02T19:33:00Z">
          <w:pPr>
            <w:pStyle w:val="30"/>
            <w:numPr>
              <w:ilvl w:val="3"/>
              <w:numId w:val="26"/>
            </w:numPr>
            <w:ind w:left="864" w:hanging="864"/>
          </w:pPr>
        </w:pPrChange>
      </w:pPr>
      <w:bookmarkStart w:id="83" w:name="_Toc450393087"/>
      <w:ins w:id="84" w:author="JieTang" w:date="2016-05-02T19:33:00Z">
        <w:r>
          <w:rPr>
            <w:rFonts w:hint="eastAsia"/>
          </w:rPr>
          <w:t>1.1.1</w:t>
        </w:r>
      </w:ins>
      <w:ins w:id="85" w:author="JieTang" w:date="2016-05-02T19:34:00Z">
        <w:r>
          <w:rPr>
            <w:rFonts w:hint="eastAsia"/>
          </w:rPr>
          <w:t xml:space="preserve">.2 </w:t>
        </w:r>
      </w:ins>
      <w:r w:rsidR="006309EA" w:rsidRPr="00B96E99">
        <w:t>HDFS</w:t>
      </w:r>
      <w:r w:rsidR="006309EA" w:rsidRPr="00B96E99">
        <w:t>介绍</w:t>
      </w:r>
      <w:bookmarkEnd w:id="83"/>
    </w:p>
    <w:p w14:paraId="01374797" w14:textId="77777777" w:rsidR="00ED4EC6" w:rsidRPr="00B96E99" w:rsidRDefault="00ED4EC6">
      <w:pPr>
        <w:spacing w:line="400" w:lineRule="exact"/>
        <w:ind w:firstLineChars="200" w:firstLine="480"/>
        <w:rPr>
          <w:rFonts w:ascii="Times New Roman" w:hAnsi="Times New Roman" w:cs="Times New Roman"/>
          <w:sz w:val="24"/>
          <w:szCs w:val="24"/>
        </w:rPr>
        <w:pPrChange w:id="86" w:author="JieTang" w:date="2016-05-04T09:34:00Z">
          <w:pPr>
            <w:spacing w:line="360" w:lineRule="auto"/>
            <w:ind w:firstLineChars="200" w:firstLine="480"/>
          </w:pPr>
        </w:pPrChange>
      </w:pPr>
      <w:r w:rsidRPr="00B96E99">
        <w:rPr>
          <w:rFonts w:ascii="Times New Roman" w:hAnsi="Times New Roman" w:cs="Times New Roman"/>
          <w:sz w:val="24"/>
          <w:szCs w:val="24"/>
        </w:rPr>
        <w:t>HDFS</w:t>
      </w:r>
      <w:r w:rsidRPr="00B96E99">
        <w:rPr>
          <w:rFonts w:ascii="Times New Roman" w:hAnsi="Times New Roman" w:cs="Times New Roman"/>
          <w:sz w:val="24"/>
          <w:szCs w:val="24"/>
        </w:rPr>
        <w:t>是</w:t>
      </w:r>
      <w:r w:rsidRPr="00B96E99">
        <w:rPr>
          <w:rFonts w:ascii="Times New Roman" w:hAnsi="Times New Roman" w:cs="Times New Roman"/>
          <w:sz w:val="24"/>
          <w:szCs w:val="24"/>
        </w:rPr>
        <w:t>Apache Hadoop</w:t>
      </w:r>
      <w:r w:rsidRPr="00B96E99">
        <w:rPr>
          <w:rFonts w:ascii="Times New Roman" w:hAnsi="Times New Roman" w:cs="Times New Roman"/>
          <w:sz w:val="24"/>
          <w:szCs w:val="24"/>
        </w:rPr>
        <w:t>项目的一个子项目，来源于</w:t>
      </w:r>
      <w:r w:rsidRPr="00B96E99">
        <w:rPr>
          <w:rFonts w:ascii="Times New Roman" w:hAnsi="Times New Roman" w:cs="Times New Roman"/>
          <w:sz w:val="24"/>
          <w:szCs w:val="24"/>
        </w:rPr>
        <w:t>G</w:t>
      </w:r>
      <w:r w:rsidR="004468BC" w:rsidRPr="00B96E99">
        <w:rPr>
          <w:rFonts w:ascii="Times New Roman" w:hAnsi="Times New Roman" w:cs="Times New Roman"/>
          <w:sz w:val="24"/>
          <w:szCs w:val="24"/>
        </w:rPr>
        <w:t>oogle File System[9</w:t>
      </w:r>
      <w:r w:rsidR="00EC355B" w:rsidRPr="00B96E99">
        <w:rPr>
          <w:rFonts w:ascii="Times New Roman" w:hAnsi="Times New Roman" w:cs="Times New Roman"/>
          <w:sz w:val="24"/>
          <w:szCs w:val="24"/>
        </w:rPr>
        <w:t>]</w:t>
      </w:r>
      <w:r w:rsidRPr="00B96E99">
        <w:rPr>
          <w:rFonts w:ascii="Times New Roman" w:hAnsi="Times New Roman" w:cs="Times New Roman"/>
          <w:sz w:val="24"/>
          <w:szCs w:val="24"/>
        </w:rPr>
        <w:t>，是一个高度容错的分布式文件系统，设计用于在低成本硬件上运行，非常适用于大数据集的程序</w:t>
      </w:r>
      <w:r w:rsidR="004C74C1" w:rsidRPr="00B96E99">
        <w:rPr>
          <w:rFonts w:ascii="Times New Roman" w:hAnsi="Times New Roman" w:cs="Times New Roman"/>
          <w:sz w:val="24"/>
          <w:szCs w:val="24"/>
        </w:rPr>
        <w:t>[10]</w:t>
      </w:r>
      <w:r w:rsidRPr="00B96E99">
        <w:rPr>
          <w:rFonts w:ascii="Times New Roman" w:hAnsi="Times New Roman" w:cs="Times New Roman"/>
          <w:sz w:val="24"/>
          <w:szCs w:val="24"/>
        </w:rPr>
        <w:t>。</w:t>
      </w:r>
      <w:r w:rsidRPr="00B96E99">
        <w:rPr>
          <w:rFonts w:ascii="Times New Roman" w:hAnsi="Times New Roman" w:cs="Times New Roman"/>
          <w:sz w:val="24"/>
          <w:szCs w:val="24"/>
        </w:rPr>
        <w:t>HDFS</w:t>
      </w:r>
      <w:r w:rsidRPr="00B96E99">
        <w:rPr>
          <w:rFonts w:ascii="Times New Roman" w:hAnsi="Times New Roman" w:cs="Times New Roman"/>
          <w:sz w:val="24"/>
          <w:szCs w:val="24"/>
        </w:rPr>
        <w:t>作为一个分布式文件系统，它可以部署在廉价的通用硬件上，提供高吞吐率的数据访问，适合那些需要处理海量数据集的应用程序。</w:t>
      </w:r>
      <w:r w:rsidRPr="00B96E99">
        <w:rPr>
          <w:rFonts w:ascii="Times New Roman" w:hAnsi="Times New Roman" w:cs="Times New Roman"/>
          <w:sz w:val="24"/>
          <w:szCs w:val="24"/>
        </w:rPr>
        <w:t>HDFS</w:t>
      </w:r>
      <w:r w:rsidRPr="00B96E99">
        <w:rPr>
          <w:rFonts w:ascii="Times New Roman" w:hAnsi="Times New Roman" w:cs="Times New Roman"/>
          <w:sz w:val="24"/>
          <w:szCs w:val="24"/>
        </w:rPr>
        <w:t>的主要特点包括：</w:t>
      </w:r>
    </w:p>
    <w:p w14:paraId="40C224BA" w14:textId="77777777" w:rsidR="0060344A" w:rsidRPr="00B96E99" w:rsidRDefault="004D628D" w:rsidP="00450FB8">
      <w:pPr>
        <w:pStyle w:val="a3"/>
        <w:numPr>
          <w:ilvl w:val="0"/>
          <w:numId w:val="34"/>
        </w:numPr>
        <w:spacing w:line="360" w:lineRule="auto"/>
        <w:ind w:firstLineChars="0"/>
        <w:rPr>
          <w:rFonts w:ascii="Times New Roman" w:hAnsi="Times New Roman" w:cs="Times New Roman"/>
          <w:sz w:val="24"/>
          <w:szCs w:val="24"/>
        </w:rPr>
      </w:pPr>
      <w:r w:rsidRPr="00B96E99">
        <w:rPr>
          <w:rFonts w:ascii="Times New Roman" w:hAnsi="Times New Roman" w:cs="Times New Roman"/>
          <w:sz w:val="24"/>
          <w:szCs w:val="24"/>
        </w:rPr>
        <w:t>支持超大文件，超大文件指的是几百</w:t>
      </w:r>
      <w:r w:rsidRPr="00B96E99">
        <w:rPr>
          <w:rFonts w:ascii="Times New Roman" w:hAnsi="Times New Roman" w:cs="Times New Roman"/>
          <w:sz w:val="24"/>
          <w:szCs w:val="24"/>
        </w:rPr>
        <w:t xml:space="preserve">GB </w:t>
      </w:r>
      <w:r w:rsidRPr="00B96E99">
        <w:rPr>
          <w:rFonts w:ascii="Times New Roman" w:hAnsi="Times New Roman" w:cs="Times New Roman"/>
          <w:sz w:val="24"/>
          <w:szCs w:val="24"/>
        </w:rPr>
        <w:t>甚至几百</w:t>
      </w:r>
      <w:r w:rsidRPr="00B96E99">
        <w:rPr>
          <w:rFonts w:ascii="Times New Roman" w:hAnsi="Times New Roman" w:cs="Times New Roman"/>
          <w:sz w:val="24"/>
          <w:szCs w:val="24"/>
        </w:rPr>
        <w:t>TB</w:t>
      </w:r>
      <w:r w:rsidRPr="00B96E99">
        <w:rPr>
          <w:rFonts w:ascii="Times New Roman" w:hAnsi="Times New Roman" w:cs="Times New Roman"/>
          <w:sz w:val="24"/>
          <w:szCs w:val="24"/>
        </w:rPr>
        <w:t>大小的文件。</w:t>
      </w:r>
    </w:p>
    <w:p w14:paraId="7307C83D" w14:textId="77777777" w:rsidR="004D628D" w:rsidRPr="00B96E99" w:rsidRDefault="004D628D" w:rsidP="00450FB8">
      <w:pPr>
        <w:pStyle w:val="a3"/>
        <w:numPr>
          <w:ilvl w:val="0"/>
          <w:numId w:val="34"/>
        </w:numPr>
        <w:spacing w:line="360" w:lineRule="auto"/>
        <w:ind w:firstLineChars="0"/>
        <w:rPr>
          <w:rFonts w:ascii="Times New Roman" w:hAnsi="Times New Roman" w:cs="Times New Roman"/>
          <w:sz w:val="24"/>
          <w:szCs w:val="24"/>
        </w:rPr>
      </w:pPr>
      <w:r w:rsidRPr="00B96E99">
        <w:rPr>
          <w:rFonts w:ascii="Times New Roman" w:hAnsi="Times New Roman" w:cs="Times New Roman"/>
          <w:sz w:val="24"/>
          <w:szCs w:val="24"/>
        </w:rPr>
        <w:t>检测和快速应对硬件故障。故障检测和自动恢复是</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的一个设计目标。</w:t>
      </w:r>
    </w:p>
    <w:p w14:paraId="0C99BB35" w14:textId="77777777" w:rsidR="004D628D" w:rsidRPr="00B96E99" w:rsidRDefault="004D628D" w:rsidP="00450FB8">
      <w:pPr>
        <w:pStyle w:val="a3"/>
        <w:numPr>
          <w:ilvl w:val="0"/>
          <w:numId w:val="34"/>
        </w:numPr>
        <w:spacing w:line="360" w:lineRule="auto"/>
        <w:ind w:firstLineChars="0"/>
        <w:rPr>
          <w:rFonts w:ascii="Times New Roman" w:hAnsi="Times New Roman" w:cs="Times New Roman"/>
          <w:sz w:val="24"/>
          <w:szCs w:val="24"/>
        </w:rPr>
      </w:pPr>
      <w:r w:rsidRPr="00B96E99">
        <w:rPr>
          <w:rFonts w:ascii="Times New Roman" w:hAnsi="Times New Roman" w:cs="Times New Roman"/>
          <w:sz w:val="24"/>
          <w:szCs w:val="24"/>
        </w:rPr>
        <w:t>流式数据访问，</w:t>
      </w:r>
      <w:r w:rsidRPr="00B96E99">
        <w:rPr>
          <w:rFonts w:ascii="Times New Roman" w:hAnsi="Times New Roman" w:cs="Times New Roman"/>
          <w:sz w:val="24"/>
          <w:szCs w:val="24"/>
        </w:rPr>
        <w:t>HDFS</w:t>
      </w:r>
      <w:r w:rsidRPr="00B96E99">
        <w:rPr>
          <w:rFonts w:ascii="Times New Roman" w:hAnsi="Times New Roman" w:cs="Times New Roman"/>
          <w:sz w:val="24"/>
          <w:szCs w:val="24"/>
        </w:rPr>
        <w:t>注重的是数据的吞吐量，而不是数据访问的速度。</w:t>
      </w:r>
    </w:p>
    <w:p w14:paraId="00AF9B3A" w14:textId="77777777" w:rsidR="004D628D" w:rsidRPr="00B96E99" w:rsidRDefault="004D628D" w:rsidP="00450FB8">
      <w:pPr>
        <w:pStyle w:val="a3"/>
        <w:numPr>
          <w:ilvl w:val="0"/>
          <w:numId w:val="34"/>
        </w:numPr>
        <w:spacing w:line="360" w:lineRule="auto"/>
        <w:ind w:firstLineChars="0"/>
        <w:rPr>
          <w:rFonts w:ascii="Times New Roman" w:hAnsi="Times New Roman" w:cs="Times New Roman"/>
          <w:sz w:val="24"/>
          <w:szCs w:val="24"/>
        </w:rPr>
      </w:pPr>
      <w:r w:rsidRPr="00B96E99">
        <w:rPr>
          <w:rFonts w:ascii="Times New Roman" w:hAnsi="Times New Roman" w:cs="Times New Roman"/>
          <w:sz w:val="24"/>
          <w:szCs w:val="24"/>
        </w:rPr>
        <w:t>简化的一致模型，大部分的</w:t>
      </w:r>
      <w:r w:rsidRPr="00B96E99">
        <w:rPr>
          <w:rFonts w:ascii="Times New Roman" w:hAnsi="Times New Roman" w:cs="Times New Roman"/>
          <w:sz w:val="24"/>
          <w:szCs w:val="24"/>
        </w:rPr>
        <w:t>HDFS</w:t>
      </w:r>
      <w:r w:rsidRPr="00B96E99">
        <w:rPr>
          <w:rFonts w:ascii="Times New Roman" w:hAnsi="Times New Roman" w:cs="Times New Roman"/>
          <w:sz w:val="24"/>
          <w:szCs w:val="24"/>
        </w:rPr>
        <w:t>程序操作文件时需要一次写入、多次读取。</w:t>
      </w:r>
    </w:p>
    <w:p w14:paraId="6BE2B1AC" w14:textId="77777777" w:rsidR="006F6A30" w:rsidRPr="00B96E99" w:rsidRDefault="006F6A30">
      <w:pPr>
        <w:spacing w:line="400" w:lineRule="exact"/>
        <w:ind w:firstLineChars="200" w:firstLine="480"/>
        <w:rPr>
          <w:rFonts w:ascii="Times New Roman" w:hAnsi="Times New Roman" w:cs="Times New Roman"/>
          <w:sz w:val="24"/>
          <w:szCs w:val="24"/>
        </w:rPr>
        <w:pPrChange w:id="87" w:author="JieTang" w:date="2016-05-04T09:34:00Z">
          <w:pPr>
            <w:spacing w:line="360" w:lineRule="auto"/>
            <w:ind w:firstLineChars="200" w:firstLine="480"/>
          </w:pPr>
        </w:pPrChange>
      </w:pPr>
      <w:r w:rsidRPr="00B96E99">
        <w:rPr>
          <w:rFonts w:ascii="Times New Roman" w:hAnsi="Times New Roman" w:cs="Times New Roman"/>
          <w:sz w:val="24"/>
          <w:szCs w:val="24"/>
        </w:rPr>
        <w:t>HDFS</w:t>
      </w:r>
      <w:r w:rsidRPr="00B96E99">
        <w:rPr>
          <w:rFonts w:ascii="Times New Roman" w:hAnsi="Times New Roman" w:cs="Times New Roman"/>
          <w:sz w:val="24"/>
          <w:szCs w:val="24"/>
        </w:rPr>
        <w:t>采用了主从体系结构，名字节点</w:t>
      </w:r>
      <w:r w:rsidRPr="00B96E99">
        <w:rPr>
          <w:rFonts w:ascii="Times New Roman" w:hAnsi="Times New Roman" w:cs="Times New Roman"/>
          <w:sz w:val="24"/>
          <w:szCs w:val="24"/>
        </w:rPr>
        <w:t>NameNode</w:t>
      </w:r>
      <w:r w:rsidRPr="00B96E99">
        <w:rPr>
          <w:rFonts w:ascii="Times New Roman" w:hAnsi="Times New Roman" w:cs="Times New Roman"/>
          <w:sz w:val="24"/>
          <w:szCs w:val="24"/>
        </w:rPr>
        <w:t>、数据节点</w:t>
      </w:r>
      <w:r w:rsidRPr="00B96E99">
        <w:rPr>
          <w:rFonts w:ascii="Times New Roman" w:hAnsi="Times New Roman" w:cs="Times New Roman"/>
          <w:sz w:val="24"/>
          <w:szCs w:val="24"/>
        </w:rPr>
        <w:t>DataNode</w:t>
      </w:r>
      <w:r w:rsidRPr="00B96E99">
        <w:rPr>
          <w:rFonts w:ascii="Times New Roman" w:hAnsi="Times New Roman" w:cs="Times New Roman"/>
          <w:sz w:val="24"/>
          <w:szCs w:val="24"/>
        </w:rPr>
        <w:t>。</w:t>
      </w:r>
      <w:r w:rsidRPr="00B96E99">
        <w:rPr>
          <w:rFonts w:ascii="Times New Roman" w:hAnsi="Times New Roman" w:cs="Times New Roman"/>
          <w:sz w:val="24"/>
          <w:szCs w:val="24"/>
        </w:rPr>
        <w:t>NameNode</w:t>
      </w:r>
      <w:r w:rsidRPr="00B96E99">
        <w:rPr>
          <w:rFonts w:ascii="Times New Roman" w:hAnsi="Times New Roman" w:cs="Times New Roman"/>
          <w:sz w:val="24"/>
          <w:szCs w:val="24"/>
        </w:rPr>
        <w:t>是</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主从结构中主节点上运行的主要进程，维护着文件系统树以及文件树种所有文件和文件夹的元数据。</w:t>
      </w:r>
      <w:r w:rsidRPr="00B96E99">
        <w:rPr>
          <w:rFonts w:ascii="Times New Roman" w:hAnsi="Times New Roman" w:cs="Times New Roman"/>
          <w:sz w:val="24"/>
          <w:szCs w:val="24"/>
        </w:rPr>
        <w:t>NameNode</w:t>
      </w:r>
      <w:r w:rsidRPr="00B96E99">
        <w:rPr>
          <w:rFonts w:ascii="Times New Roman" w:hAnsi="Times New Roman" w:cs="Times New Roman"/>
          <w:sz w:val="24"/>
          <w:szCs w:val="24"/>
        </w:rPr>
        <w:t>记录着每个文件中各个块所在的数据节点的位置信息，但是他并不持久化存储这些信息，因为这些信息会在系统启动时从数据节点重建。</w:t>
      </w:r>
      <w:r w:rsidRPr="00B96E99">
        <w:rPr>
          <w:rFonts w:ascii="Times New Roman" w:hAnsi="Times New Roman" w:cs="Times New Roman"/>
          <w:sz w:val="24"/>
          <w:szCs w:val="24"/>
        </w:rPr>
        <w:t xml:space="preserve">DataNode </w:t>
      </w:r>
      <w:r w:rsidRPr="00B96E99">
        <w:rPr>
          <w:rFonts w:ascii="Times New Roman" w:hAnsi="Times New Roman" w:cs="Times New Roman"/>
          <w:sz w:val="24"/>
          <w:szCs w:val="24"/>
        </w:rPr>
        <w:t>是文件系统的工作节点，它们根据</w:t>
      </w:r>
      <w:r w:rsidRPr="00B96E99">
        <w:rPr>
          <w:rFonts w:ascii="Times New Roman" w:hAnsi="Times New Roman" w:cs="Times New Roman"/>
          <w:sz w:val="24"/>
          <w:szCs w:val="24"/>
        </w:rPr>
        <w:lastRenderedPageBreak/>
        <w:t xml:space="preserve">NameNode </w:t>
      </w:r>
      <w:r w:rsidRPr="00B96E99">
        <w:rPr>
          <w:rFonts w:ascii="Times New Roman" w:hAnsi="Times New Roman" w:cs="Times New Roman"/>
          <w:sz w:val="24"/>
          <w:szCs w:val="24"/>
        </w:rPr>
        <w:t>的调度存储和检索数据，并且定期向</w:t>
      </w:r>
      <w:r w:rsidRPr="00B96E99">
        <w:rPr>
          <w:rFonts w:ascii="Times New Roman" w:hAnsi="Times New Roman" w:cs="Times New Roman"/>
          <w:sz w:val="24"/>
          <w:szCs w:val="24"/>
        </w:rPr>
        <w:t xml:space="preserve">NameNode </w:t>
      </w:r>
      <w:r w:rsidRPr="00B96E99">
        <w:rPr>
          <w:rFonts w:ascii="Times New Roman" w:hAnsi="Times New Roman" w:cs="Times New Roman"/>
          <w:sz w:val="24"/>
          <w:szCs w:val="24"/>
        </w:rPr>
        <w:t>发送它们所存储的块的列表，</w:t>
      </w:r>
      <w:r w:rsidRPr="00B96E99">
        <w:rPr>
          <w:rFonts w:ascii="Times New Roman" w:hAnsi="Times New Roman" w:cs="Times New Roman"/>
          <w:sz w:val="24"/>
          <w:szCs w:val="24"/>
        </w:rPr>
        <w:t>DataNode</w:t>
      </w:r>
      <w:r w:rsidRPr="00B96E99">
        <w:rPr>
          <w:rFonts w:ascii="Times New Roman" w:hAnsi="Times New Roman" w:cs="Times New Roman"/>
          <w:sz w:val="24"/>
          <w:szCs w:val="24"/>
        </w:rPr>
        <w:t>提供了真实文件块的存储和读写。</w:t>
      </w:r>
      <w:r w:rsidRPr="00B96E99">
        <w:rPr>
          <w:rFonts w:ascii="Times New Roman" w:hAnsi="Times New Roman" w:cs="Times New Roman"/>
          <w:sz w:val="24"/>
          <w:szCs w:val="24"/>
        </w:rPr>
        <w:t>HDFS</w:t>
      </w:r>
      <w:r w:rsidRPr="00B96E99">
        <w:rPr>
          <w:rFonts w:ascii="Times New Roman" w:hAnsi="Times New Roman" w:cs="Times New Roman"/>
          <w:sz w:val="24"/>
          <w:szCs w:val="24"/>
        </w:rPr>
        <w:t>框架如图</w:t>
      </w:r>
      <w:r w:rsidRPr="00B96E99">
        <w:rPr>
          <w:rFonts w:ascii="Times New Roman" w:hAnsi="Times New Roman" w:cs="Times New Roman"/>
          <w:sz w:val="24"/>
          <w:szCs w:val="24"/>
        </w:rPr>
        <w:t>1.6</w:t>
      </w:r>
      <w:r w:rsidRPr="00B96E99">
        <w:rPr>
          <w:rFonts w:ascii="Times New Roman" w:hAnsi="Times New Roman" w:cs="Times New Roman"/>
          <w:sz w:val="24"/>
          <w:szCs w:val="24"/>
        </w:rPr>
        <w:t>所示。</w:t>
      </w:r>
    </w:p>
    <w:p w14:paraId="72C6F6C3" w14:textId="77777777" w:rsidR="006F6A30" w:rsidRPr="00B96E99" w:rsidRDefault="00F1599A" w:rsidP="00F1599A">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599A5789" wp14:editId="111D0754">
            <wp:extent cx="3625795" cy="2738772"/>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8078" cy="2755603"/>
                    </a:xfrm>
                    <a:prstGeom prst="rect">
                      <a:avLst/>
                    </a:prstGeom>
                  </pic:spPr>
                </pic:pic>
              </a:graphicData>
            </a:graphic>
          </wp:inline>
        </w:drawing>
      </w:r>
    </w:p>
    <w:p w14:paraId="55F59624" w14:textId="77777777" w:rsidR="00F1599A" w:rsidRPr="00B96E99" w:rsidRDefault="00F1599A" w:rsidP="00F1599A">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1.6 HDFS</w:t>
      </w:r>
      <w:r w:rsidRPr="00B96E99">
        <w:rPr>
          <w:rFonts w:ascii="Times New Roman" w:hAnsi="Times New Roman" w:cs="Times New Roman"/>
          <w:sz w:val="24"/>
          <w:szCs w:val="24"/>
        </w:rPr>
        <w:t>框架</w:t>
      </w:r>
    </w:p>
    <w:p w14:paraId="498DD44B" w14:textId="77777777" w:rsidR="007F4C2A" w:rsidRPr="00B96E99" w:rsidRDefault="009E53E4">
      <w:pPr>
        <w:pStyle w:val="30"/>
        <w:numPr>
          <w:ilvl w:val="2"/>
          <w:numId w:val="58"/>
        </w:numPr>
        <w:rPr>
          <w:rFonts w:ascii="Times New Roman" w:eastAsia="宋体" w:hAnsi="Times New Roman" w:cs="Times New Roman"/>
          <w:sz w:val="28"/>
          <w:szCs w:val="28"/>
        </w:rPr>
        <w:pPrChange w:id="88" w:author="JieTang" w:date="2016-05-02T19:35:00Z">
          <w:pPr>
            <w:pStyle w:val="30"/>
            <w:numPr>
              <w:ilvl w:val="2"/>
              <w:numId w:val="26"/>
            </w:numPr>
            <w:ind w:left="720" w:hanging="720"/>
          </w:pPr>
        </w:pPrChange>
      </w:pPr>
      <w:bookmarkStart w:id="89" w:name="_Toc450393088"/>
      <w:r w:rsidRPr="00B96E99">
        <w:rPr>
          <w:rFonts w:ascii="Times New Roman" w:eastAsia="宋体" w:hAnsi="Times New Roman" w:cs="Times New Roman"/>
          <w:sz w:val="28"/>
          <w:szCs w:val="28"/>
        </w:rPr>
        <w:t>Spark</w:t>
      </w:r>
      <w:r w:rsidRPr="00B96E99">
        <w:rPr>
          <w:rFonts w:ascii="Times New Roman" w:eastAsia="宋体" w:hAnsi="Times New Roman" w:cs="Times New Roman"/>
          <w:sz w:val="28"/>
          <w:szCs w:val="28"/>
        </w:rPr>
        <w:t>介绍</w:t>
      </w:r>
      <w:bookmarkEnd w:id="89"/>
    </w:p>
    <w:p w14:paraId="61162CB1" w14:textId="77777777" w:rsidR="00045F1F" w:rsidRPr="00B96E99" w:rsidRDefault="00045F1F" w:rsidP="0021692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B96E99">
        <w:rPr>
          <w:rFonts w:ascii="Times New Roman" w:eastAsia="宋体" w:hAnsi="Times New Roman" w:cs="Times New Roman"/>
          <w:sz w:val="24"/>
          <w:szCs w:val="24"/>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算法实现的分布式计算</w:t>
      </w:r>
      <w:r w:rsidR="00D24520"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Pr="00B96E99">
        <w:rPr>
          <w:rFonts w:ascii="Times New Roman" w:eastAsia="宋体" w:hAnsi="Times New Roman" w:cs="Times New Roman"/>
          <w:sz w:val="24"/>
          <w:szCs w:val="24"/>
        </w:rPr>
        <w:t xml:space="preserve">1.7 </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1593" cy="2503580"/>
                    </a:xfrm>
                    <a:prstGeom prst="rect">
                      <a:avLst/>
                    </a:prstGeom>
                  </pic:spPr>
                </pic:pic>
              </a:graphicData>
            </a:graphic>
          </wp:inline>
        </w:drawing>
      </w:r>
    </w:p>
    <w:p w14:paraId="403C4374" w14:textId="7777777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图</w:t>
      </w:r>
      <w:r w:rsidRPr="00B96E99">
        <w:rPr>
          <w:rFonts w:ascii="Times New Roman" w:eastAsia="宋体" w:hAnsi="Times New Roman" w:cs="Times New Roman"/>
          <w:sz w:val="24"/>
          <w:szCs w:val="24"/>
        </w:rPr>
        <w:t>1.7 Spark</w:t>
      </w:r>
      <w:r w:rsidRPr="00B96E99">
        <w:rPr>
          <w:rFonts w:ascii="Times New Roman" w:eastAsia="宋体" w:hAnsi="Times New Roman" w:cs="Times New Roman"/>
          <w:sz w:val="24"/>
          <w:szCs w:val="24"/>
        </w:rPr>
        <w:t>架构</w:t>
      </w:r>
    </w:p>
    <w:p w14:paraId="62F492AE" w14:textId="77777777" w:rsidR="00F7188A" w:rsidRPr="00B96E99" w:rsidRDefault="003314FC">
      <w:pPr>
        <w:pStyle w:val="40"/>
        <w:pPrChange w:id="90" w:author="JieTang" w:date="2016-05-02T19:35:00Z">
          <w:pPr>
            <w:pStyle w:val="30"/>
            <w:numPr>
              <w:ilvl w:val="3"/>
              <w:numId w:val="26"/>
            </w:numPr>
            <w:ind w:left="864" w:hanging="864"/>
          </w:pPr>
        </w:pPrChange>
      </w:pPr>
      <w:bookmarkStart w:id="91" w:name="_Toc450393089"/>
      <w:ins w:id="92" w:author="JieTang" w:date="2016-05-02T19:35:00Z">
        <w:r>
          <w:rPr>
            <w:rFonts w:hint="eastAsia"/>
          </w:rPr>
          <w:t xml:space="preserve">1.1.2.1 </w:t>
        </w:r>
      </w:ins>
      <w:r w:rsidR="00F7188A" w:rsidRPr="00B96E99">
        <w:t>RDD</w:t>
      </w:r>
      <w:r w:rsidR="00F7188A" w:rsidRPr="00B96E99">
        <w:t>介绍</w:t>
      </w:r>
      <w:bookmarkEnd w:id="91"/>
    </w:p>
    <w:p w14:paraId="5BABF95F" w14:textId="77777777" w:rsidR="00F7188A" w:rsidRPr="00B96E99" w:rsidRDefault="00F7188A" w:rsidP="00F7188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B96E99">
        <w:rPr>
          <w:rFonts w:ascii="Times New Roman" w:eastAsia="宋体" w:hAnsi="Times New Roman" w:cs="Times New Roman"/>
          <w:sz w:val="24"/>
          <w:szCs w:val="24"/>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Pr="00B96E99">
        <w:rPr>
          <w:rFonts w:ascii="Times New Roman" w:eastAsia="宋体" w:hAnsi="Times New Roman" w:cs="Times New Roman"/>
          <w:sz w:val="24"/>
          <w:szCs w:val="24"/>
        </w:rPr>
        <w:t>1.8</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77F99BD2">
            <wp:extent cx="4278565" cy="2441051"/>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5173" cy="2461937"/>
                    </a:xfrm>
                    <a:prstGeom prst="rect">
                      <a:avLst/>
                    </a:prstGeom>
                  </pic:spPr>
                </pic:pic>
              </a:graphicData>
            </a:graphic>
          </wp:inline>
        </w:drawing>
      </w:r>
    </w:p>
    <w:p w14:paraId="3377F1B1" w14:textId="77777777"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1.8 RDD</w:t>
      </w:r>
      <w:r w:rsidRPr="00B96E99">
        <w:rPr>
          <w:rFonts w:ascii="Times New Roman" w:eastAsia="宋体" w:hAnsi="Times New Roman" w:cs="Times New Roman"/>
          <w:sz w:val="24"/>
          <w:szCs w:val="24"/>
        </w:rPr>
        <w:t>依赖关系</w:t>
      </w:r>
    </w:p>
    <w:p w14:paraId="1B7FED24" w14:textId="77777777" w:rsidR="00A810BA" w:rsidRPr="00B96E99" w:rsidRDefault="00A810BA" w:rsidP="00A810B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本质上是一个内存数据集，在访问</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时，指针只会指向与操作有关的部分。</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将操作分为两类：</w:t>
      </w:r>
      <w:r w:rsidRPr="00B96E99">
        <w:rPr>
          <w:rFonts w:ascii="Times New Roman" w:eastAsia="宋体" w:hAnsi="Times New Roman" w:cs="Times New Roman"/>
          <w:sz w:val="24"/>
          <w:szCs w:val="24"/>
        </w:rPr>
        <w:t xml:space="preserve">transformation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action</w:t>
      </w:r>
      <w:r w:rsidRPr="00B96E99">
        <w:rPr>
          <w:rFonts w:ascii="Times New Roman" w:eastAsia="宋体" w:hAnsi="Times New Roman" w:cs="Times New Roman"/>
          <w:sz w:val="24"/>
          <w:szCs w:val="24"/>
        </w:rPr>
        <w:t>。无论执行多少次</w:t>
      </w:r>
      <w:r w:rsidRPr="00B96E99">
        <w:rPr>
          <w:rFonts w:ascii="Times New Roman" w:eastAsia="宋体" w:hAnsi="Times New Roman" w:cs="Times New Roman"/>
          <w:sz w:val="24"/>
          <w:szCs w:val="24"/>
        </w:rPr>
        <w:t>transformation</w:t>
      </w:r>
      <w:r w:rsidRPr="00B96E99">
        <w:rPr>
          <w:rFonts w:ascii="Times New Roman" w:eastAsia="宋体" w:hAnsi="Times New Roman" w:cs="Times New Roman"/>
          <w:sz w:val="24"/>
          <w:szCs w:val="24"/>
        </w:rPr>
        <w:t>操作，</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都不会真正执行运算，只有当</w:t>
      </w:r>
      <w:r w:rsidRPr="00B96E99">
        <w:rPr>
          <w:rFonts w:ascii="Times New Roman" w:eastAsia="宋体" w:hAnsi="Times New Roman" w:cs="Times New Roman"/>
          <w:sz w:val="24"/>
          <w:szCs w:val="24"/>
        </w:rPr>
        <w:t xml:space="preserve">action </w:t>
      </w:r>
      <w:r w:rsidRPr="00B96E99">
        <w:rPr>
          <w:rFonts w:ascii="Times New Roman" w:eastAsia="宋体" w:hAnsi="Times New Roman" w:cs="Times New Roman"/>
          <w:sz w:val="24"/>
          <w:szCs w:val="24"/>
        </w:rPr>
        <w:t>操作被执行时，运算才会触发。而在</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内部实现机制中，底层接口则是基于迭代器的，从而使得数据访问变的更高效，也避免了大量中间结果对内存的消耗。</w:t>
      </w:r>
    </w:p>
    <w:p w14:paraId="15B94FC1" w14:textId="77777777" w:rsidR="0043365A" w:rsidRPr="00B96E99" w:rsidRDefault="0043365A" w:rsidP="00A810B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ins w:id="93" w:author="JieTang" w:date="2016-05-02T19:36:00Z">
        <w:r w:rsidR="003314FC">
          <w:rPr>
            <w:rFonts w:ascii="Times New Roman" w:eastAsia="宋体" w:hAnsi="Times New Roman" w:cs="Times New Roman" w:hint="eastAsia"/>
            <w:sz w:val="24"/>
            <w:szCs w:val="24"/>
          </w:rPr>
          <w:t>部分</w:t>
        </w:r>
      </w:ins>
      <w:del w:id="94" w:author="JieTang" w:date="2016-05-02T19:36:00Z">
        <w:r w:rsidRPr="00B96E99" w:rsidDel="003314FC">
          <w:rPr>
            <w:rFonts w:ascii="Times New Roman" w:eastAsia="宋体" w:hAnsi="Times New Roman" w:cs="Times New Roman"/>
            <w:sz w:val="24"/>
            <w:szCs w:val="24"/>
          </w:rPr>
          <w:delText>东西</w:delText>
        </w:r>
      </w:del>
      <w:r w:rsidRPr="00B96E99">
        <w:rPr>
          <w:rFonts w:ascii="Times New Roman" w:eastAsia="宋体" w:hAnsi="Times New Roman" w:cs="Times New Roman"/>
          <w:sz w:val="24"/>
          <w:szCs w:val="24"/>
        </w:rPr>
        <w:t>，它表示已被分区、不可变的并能够被并行操作的数据集合，不同的数据集格式对应不同的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ins w:id="95" w:author="JieTang" w:date="2016-05-02T19:37:00Z">
        <w:r w:rsidR="003314FC">
          <w:rPr>
            <w:rFonts w:ascii="Times New Roman" w:eastAsia="宋体" w:hAnsi="Times New Roman" w:cs="Times New Roman" w:hint="eastAsia"/>
            <w:sz w:val="24"/>
            <w:szCs w:val="24"/>
          </w:rPr>
          <w:t>读入</w:t>
        </w:r>
      </w:ins>
      <w:del w:id="96" w:author="JieTang" w:date="2016-05-02T19:37:00Z">
        <w:r w:rsidRPr="00B96E99" w:rsidDel="003314FC">
          <w:rPr>
            <w:rFonts w:ascii="Times New Roman" w:eastAsia="宋体" w:hAnsi="Times New Roman" w:cs="Times New Roman"/>
            <w:sz w:val="24"/>
            <w:szCs w:val="24"/>
          </w:rPr>
          <w:delText xml:space="preserve">cache </w:delText>
        </w:r>
      </w:del>
      <w:r w:rsidRPr="00B96E99">
        <w:rPr>
          <w:rFonts w:ascii="Times New Roman" w:eastAsia="宋体" w:hAnsi="Times New Roman" w:cs="Times New Roman"/>
          <w:sz w:val="24"/>
          <w:szCs w:val="24"/>
        </w:rPr>
        <w:t>到内存</w:t>
      </w:r>
      <w:ins w:id="97" w:author="JieTang" w:date="2016-05-02T19:37:00Z">
        <w:r w:rsidR="003314FC">
          <w:rPr>
            <w:rFonts w:ascii="Times New Roman" w:eastAsia="宋体" w:hAnsi="Times New Roman" w:cs="Times New Roman" w:hint="eastAsia"/>
            <w:sz w:val="24"/>
            <w:szCs w:val="24"/>
          </w:rPr>
          <w:t>的缓存</w:t>
        </w:r>
      </w:ins>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w:t>
      </w:r>
      <w:r w:rsidRPr="00B96E99">
        <w:rPr>
          <w:rFonts w:ascii="Times New Roman" w:eastAsia="宋体" w:hAnsi="Times New Roman" w:cs="Times New Roman"/>
          <w:sz w:val="24"/>
          <w:szCs w:val="24"/>
        </w:rPr>
        <w:lastRenderedPageBreak/>
        <w:t>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ins w:id="98" w:author="JieTang" w:date="2016-05-02T19:37:00Z">
        <w:r w:rsidR="003314FC">
          <w:rPr>
            <w:rFonts w:ascii="Times New Roman" w:eastAsia="宋体" w:hAnsi="Times New Roman" w:cs="Times New Roman" w:hint="eastAsia"/>
            <w:sz w:val="24"/>
            <w:szCs w:val="24"/>
          </w:rPr>
          <w:t>来说</w:t>
        </w:r>
      </w:ins>
      <w:r w:rsidRPr="00B96E99">
        <w:rPr>
          <w:rFonts w:ascii="Times New Roman" w:eastAsia="宋体" w:hAnsi="Times New Roman" w:cs="Times New Roman"/>
          <w:sz w:val="24"/>
          <w:szCs w:val="24"/>
        </w:rPr>
        <w:t>，</w:t>
      </w:r>
      <w:ins w:id="99" w:author="JieTang" w:date="2016-05-02T19:37:00Z">
        <w:r w:rsidR="003314FC">
          <w:rPr>
            <w:rFonts w:ascii="Times New Roman" w:eastAsia="宋体" w:hAnsi="Times New Roman" w:cs="Times New Roman" w:hint="eastAsia"/>
            <w:sz w:val="24"/>
            <w:szCs w:val="24"/>
          </w:rPr>
          <w:t>运行</w:t>
        </w:r>
      </w:ins>
      <w:r w:rsidRPr="00B96E99">
        <w:rPr>
          <w:rFonts w:ascii="Times New Roman" w:eastAsia="宋体" w:hAnsi="Times New Roman" w:cs="Times New Roman"/>
          <w:sz w:val="24"/>
          <w:szCs w:val="24"/>
        </w:rPr>
        <w:t>效率大大提高。</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只能从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文件系统输入创建或者从父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转换得到。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有以下几个特点：</w:t>
      </w:r>
    </w:p>
    <w:p w14:paraId="01355225" w14:textId="77777777" w:rsidR="00DD2E95" w:rsidRPr="00B96E99" w:rsidRDefault="004E1A2A" w:rsidP="00450FB8">
      <w:pPr>
        <w:pStyle w:val="a3"/>
        <w:numPr>
          <w:ilvl w:val="0"/>
          <w:numId w:val="3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它是在集群节点上是不可变的。</w:t>
      </w:r>
    </w:p>
    <w:p w14:paraId="759CFD4D" w14:textId="77777777" w:rsidR="004E1A2A" w:rsidRPr="00B96E99" w:rsidRDefault="004E1A2A" w:rsidP="00450FB8">
      <w:pPr>
        <w:pStyle w:val="a3"/>
        <w:numPr>
          <w:ilvl w:val="0"/>
          <w:numId w:val="3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通过并行转换的方式来创建分区。</w:t>
      </w:r>
    </w:p>
    <w:p w14:paraId="22AE6517" w14:textId="77777777" w:rsidR="004E1A2A" w:rsidRPr="00B96E99" w:rsidRDefault="004E1A2A" w:rsidP="00450FB8">
      <w:pPr>
        <w:pStyle w:val="a3"/>
        <w:numPr>
          <w:ilvl w:val="0"/>
          <w:numId w:val="3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失败自动重建。</w:t>
      </w:r>
    </w:p>
    <w:p w14:paraId="1768FAF3" w14:textId="77777777" w:rsidR="004E1A2A" w:rsidRPr="00B96E99" w:rsidRDefault="004E1A2A" w:rsidP="00450FB8">
      <w:pPr>
        <w:pStyle w:val="a3"/>
        <w:numPr>
          <w:ilvl w:val="0"/>
          <w:numId w:val="3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可以控制存储级别（内存、磁盘等）来进行重用。</w:t>
      </w:r>
    </w:p>
    <w:p w14:paraId="316FFCB8" w14:textId="77777777" w:rsidR="004E1A2A" w:rsidRPr="00B96E99" w:rsidRDefault="004E1A2A" w:rsidP="00450FB8">
      <w:pPr>
        <w:pStyle w:val="a3"/>
        <w:numPr>
          <w:ilvl w:val="0"/>
          <w:numId w:val="3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必须是可序列化的。</w:t>
      </w:r>
    </w:p>
    <w:p w14:paraId="303EDA6A" w14:textId="77777777" w:rsidR="004E1A2A" w:rsidRPr="00B96E99" w:rsidRDefault="004E1A2A" w:rsidP="00450FB8">
      <w:pPr>
        <w:pStyle w:val="a3"/>
        <w:numPr>
          <w:ilvl w:val="0"/>
          <w:numId w:val="3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是静态类型的。</w:t>
      </w:r>
    </w:p>
    <w:p w14:paraId="764DD77E" w14:textId="77777777" w:rsidR="000110F6" w:rsidRPr="00B96E99" w:rsidRDefault="000110F6">
      <w:pPr>
        <w:pStyle w:val="24"/>
        <w:numPr>
          <w:ilvl w:val="1"/>
          <w:numId w:val="58"/>
        </w:numPr>
        <w:rPr>
          <w:rFonts w:ascii="Times New Roman" w:hAnsi="Times New Roman" w:cs="Times New Roman"/>
        </w:rPr>
        <w:pPrChange w:id="100" w:author="JieTang" w:date="2016-05-02T19:35:00Z">
          <w:pPr>
            <w:pStyle w:val="24"/>
            <w:numPr>
              <w:ilvl w:val="1"/>
              <w:numId w:val="26"/>
            </w:numPr>
            <w:ind w:left="576" w:hanging="576"/>
          </w:pPr>
        </w:pPrChange>
      </w:pPr>
      <w:bookmarkStart w:id="101" w:name="_Toc450393090"/>
      <w:r w:rsidRPr="00B96E99">
        <w:rPr>
          <w:rFonts w:ascii="Times New Roman" w:hAnsi="Times New Roman" w:cs="Times New Roman"/>
        </w:rPr>
        <w:t>研究现状</w:t>
      </w:r>
      <w:bookmarkEnd w:id="101"/>
    </w:p>
    <w:p w14:paraId="2350E573" w14:textId="77777777" w:rsidR="004F7A40" w:rsidRPr="00B96E99" w:rsidRDefault="003314FC">
      <w:pPr>
        <w:pStyle w:val="30"/>
        <w:rPr>
          <w:rFonts w:ascii="Times New Roman" w:eastAsiaTheme="majorEastAsia" w:hAnsi="Times New Roman" w:cs="Times New Roman"/>
          <w:sz w:val="28"/>
          <w:szCs w:val="28"/>
        </w:rPr>
        <w:pPrChange w:id="102" w:author="JieTang" w:date="2016-05-02T19:38:00Z">
          <w:pPr>
            <w:pStyle w:val="30"/>
            <w:numPr>
              <w:ilvl w:val="2"/>
              <w:numId w:val="26"/>
            </w:numPr>
            <w:ind w:left="720" w:hanging="720"/>
          </w:pPr>
        </w:pPrChange>
      </w:pPr>
      <w:bookmarkStart w:id="103" w:name="_Toc450393091"/>
      <w:ins w:id="104" w:author="JieTang" w:date="2016-05-02T19:38:00Z">
        <w:r>
          <w:rPr>
            <w:rFonts w:ascii="Times New Roman" w:eastAsiaTheme="majorEastAsia" w:hAnsi="Times New Roman" w:cs="Times New Roman" w:hint="eastAsia"/>
            <w:sz w:val="28"/>
            <w:szCs w:val="28"/>
            <w:highlight w:val="lightGray"/>
          </w:rPr>
          <w:t>1.2.1</w:t>
        </w:r>
      </w:ins>
      <w:r w:rsidR="00770402" w:rsidRPr="00B96E99">
        <w:rPr>
          <w:rFonts w:ascii="Times New Roman" w:eastAsiaTheme="majorEastAsia" w:hAnsi="Times New Roman" w:cs="Times New Roman"/>
          <w:sz w:val="28"/>
          <w:szCs w:val="28"/>
        </w:rPr>
        <w:t xml:space="preserve"> </w:t>
      </w:r>
      <w:r w:rsidR="00B17A0D" w:rsidRPr="00B96E99">
        <w:rPr>
          <w:rFonts w:ascii="Times New Roman" w:eastAsiaTheme="majorEastAsia" w:hAnsi="Times New Roman" w:cs="Times New Roman"/>
          <w:sz w:val="28"/>
          <w:szCs w:val="28"/>
        </w:rPr>
        <w:t>YARN</w:t>
      </w:r>
      <w:r w:rsidR="00B17A0D" w:rsidRPr="00B96E99">
        <w:rPr>
          <w:rFonts w:ascii="Times New Roman" w:eastAsiaTheme="majorEastAsia" w:hAnsi="Times New Roman" w:cs="Times New Roman"/>
          <w:sz w:val="28"/>
          <w:szCs w:val="28"/>
        </w:rPr>
        <w:t>研究现状</w:t>
      </w:r>
      <w:bookmarkEnd w:id="103"/>
    </w:p>
    <w:p w14:paraId="717F3D2C" w14:textId="77777777" w:rsidR="00E76099" w:rsidRPr="00B96E99" w:rsidRDefault="00E76099" w:rsidP="00E76099">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50FB8">
      <w:pPr>
        <w:pStyle w:val="a3"/>
        <w:numPr>
          <w:ilvl w:val="0"/>
          <w:numId w:val="3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50FB8">
      <w:pPr>
        <w:pStyle w:val="a3"/>
        <w:numPr>
          <w:ilvl w:val="0"/>
          <w:numId w:val="3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50FB8">
      <w:pPr>
        <w:pStyle w:val="a3"/>
        <w:numPr>
          <w:ilvl w:val="0"/>
          <w:numId w:val="3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50FB8">
      <w:pPr>
        <w:pStyle w:val="a3"/>
        <w:numPr>
          <w:ilvl w:val="0"/>
          <w:numId w:val="3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77777777" w:rsidR="004E0304" w:rsidRPr="00B96E99" w:rsidRDefault="004E0304" w:rsidP="004E030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由于</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在扩展性、可靠性、资源利用率和多框架等方面存在明显不足，于是诞生了更加先进的下一代</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w:t>
      </w:r>
      <w:r w:rsidRPr="00B96E99">
        <w:rPr>
          <w:rFonts w:ascii="Times New Roman" w:eastAsia="宋体" w:hAnsi="Times New Roman" w:cs="Times New Roman"/>
          <w:sz w:val="24"/>
          <w:szCs w:val="24"/>
        </w:rPr>
        <w:t>MRv2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MRv2 </w:t>
      </w:r>
      <w:r w:rsidRPr="00B96E99">
        <w:rPr>
          <w:rFonts w:ascii="Times New Roman" w:eastAsia="宋体" w:hAnsi="Times New Roman" w:cs="Times New Roman"/>
          <w:sz w:val="24"/>
          <w:szCs w:val="24"/>
        </w:rPr>
        <w:t>将资源管理模块构建成了一个独立的通用系统</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实际上是一个弹性计算平台，它的目标已经不再局限于支持</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一种计算框架，而是朝着对多种框架进行统一管理的方向发展。共享集群有很多优点：资源利用率、运维成本低和数据共享。</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共享集群示意图如图</w:t>
      </w:r>
      <w:r w:rsidRPr="00B96E99">
        <w:rPr>
          <w:rFonts w:ascii="Times New Roman" w:eastAsia="宋体" w:hAnsi="Times New Roman" w:cs="Times New Roman"/>
          <w:sz w:val="24"/>
          <w:szCs w:val="24"/>
        </w:rPr>
        <w:t>1.9</w:t>
      </w:r>
      <w:r w:rsidRPr="00B96E99">
        <w:rPr>
          <w:rFonts w:ascii="Times New Roman" w:eastAsia="宋体" w:hAnsi="Times New Roman" w:cs="Times New Roman"/>
          <w:sz w:val="24"/>
          <w:szCs w:val="24"/>
        </w:rPr>
        <w:t>所示。</w:t>
      </w:r>
    </w:p>
    <w:p w14:paraId="2E839A16" w14:textId="77777777" w:rsidR="007918D4" w:rsidRPr="00B96E99" w:rsidRDefault="007918D4" w:rsidP="007918D4">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3289C9A5">
            <wp:extent cx="4007457" cy="2533489"/>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5574" cy="2544942"/>
                    </a:xfrm>
                    <a:prstGeom prst="rect">
                      <a:avLst/>
                    </a:prstGeom>
                  </pic:spPr>
                </pic:pic>
              </a:graphicData>
            </a:graphic>
          </wp:inline>
        </w:drawing>
      </w:r>
    </w:p>
    <w:p w14:paraId="09BB07F3" w14:textId="77777777" w:rsidR="007918D4" w:rsidRPr="00B96E99" w:rsidRDefault="007918D4" w:rsidP="007918D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1.9 </w:t>
      </w:r>
      <w:r w:rsidRPr="00B96E99">
        <w:rPr>
          <w:rFonts w:ascii="Times New Roman" w:eastAsia="宋体" w:hAnsi="Times New Roman" w:cs="Times New Roman"/>
          <w:sz w:val="24"/>
          <w:szCs w:val="24"/>
        </w:rPr>
        <w:t>共享集群框架</w:t>
      </w:r>
    </w:p>
    <w:p w14:paraId="672CB377" w14:textId="77777777" w:rsidR="00E0331E" w:rsidRPr="00B96E99" w:rsidRDefault="00E0331E" w:rsidP="00E0331E">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主要由</w:t>
      </w:r>
      <w:commentRangeStart w:id="105"/>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Container</w:t>
      </w:r>
      <w:commentRangeEnd w:id="105"/>
      <w:r w:rsidR="00FC5E44">
        <w:rPr>
          <w:rStyle w:val="af3"/>
        </w:rPr>
        <w:commentReference w:id="105"/>
      </w:r>
      <w:r w:rsidRPr="00B96E99">
        <w:rPr>
          <w:rFonts w:ascii="Times New Roman" w:eastAsia="宋体" w:hAnsi="Times New Roman" w:cs="Times New Roman"/>
          <w:sz w:val="24"/>
          <w:szCs w:val="24"/>
        </w:rPr>
        <w:t>等几个组件组成。</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是一个全局的资源管理器，负责整个系统的资源管理和分配。它主要由两个组件构成：</w:t>
      </w:r>
      <w:commentRangeStart w:id="106"/>
      <w:r w:rsidRPr="00B96E99">
        <w:rPr>
          <w:rFonts w:ascii="Times New Roman" w:eastAsia="宋体" w:hAnsi="Times New Roman" w:cs="Times New Roman"/>
          <w:sz w:val="24"/>
          <w:szCs w:val="24"/>
        </w:rPr>
        <w:t>调度器和应用程序管理器</w:t>
      </w:r>
      <w:commentRangeEnd w:id="106"/>
      <w:r w:rsidR="00FC5E44">
        <w:rPr>
          <w:rStyle w:val="af3"/>
        </w:rPr>
        <w:commentReference w:id="106"/>
      </w:r>
      <w:r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、监控</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运行状态并在失败时重新启动它等；用户提交的每个应用程序均包含一个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，主要与</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调度器协商以获取资源（用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表示）、与</w:t>
      </w:r>
      <w:r w:rsidRPr="00B96E99">
        <w:rPr>
          <w:rFonts w:ascii="Times New Roman" w:eastAsia="宋体" w:hAnsi="Times New Roman" w:cs="Times New Roman"/>
          <w:sz w:val="24"/>
          <w:szCs w:val="24"/>
        </w:rPr>
        <w:t xml:space="preserve">NM </w:t>
      </w:r>
      <w:r w:rsidRPr="00B96E99">
        <w:rPr>
          <w:rFonts w:ascii="Times New Roman" w:eastAsia="宋体" w:hAnsi="Times New Roman" w:cs="Times New Roman"/>
          <w:sz w:val="24"/>
          <w:szCs w:val="24"/>
        </w:rPr>
        <w:t>通信以启动</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停止任务、监控所有任务运行状态；</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是每个节点上的资源和任务管理器，它会定时向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汇报本节点资源使用情况和各个</w:t>
      </w:r>
      <w:r w:rsidRPr="00B96E99">
        <w:rPr>
          <w:rFonts w:ascii="Times New Roman" w:eastAsia="宋体" w:hAnsi="Times New Roman" w:cs="Times New Roman"/>
          <w:sz w:val="24"/>
          <w:szCs w:val="24"/>
        </w:rPr>
        <w:t xml:space="preserve">Container </w:t>
      </w:r>
      <w:r w:rsidRPr="00B96E99">
        <w:rPr>
          <w:rFonts w:ascii="Times New Roman" w:eastAsia="宋体" w:hAnsi="Times New Roman" w:cs="Times New Roman"/>
          <w:sz w:val="24"/>
          <w:szCs w:val="24"/>
        </w:rPr>
        <w:t>的运行状态和接收并处理来自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Container </w:t>
      </w:r>
      <w:r w:rsidRPr="00B96E99">
        <w:rPr>
          <w:rFonts w:ascii="Times New Roman" w:eastAsia="宋体" w:hAnsi="Times New Roman" w:cs="Times New Roman"/>
          <w:sz w:val="24"/>
          <w:szCs w:val="24"/>
        </w:rPr>
        <w:t>启动</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停止等各种请求；</w:t>
      </w:r>
      <w:r w:rsidRPr="00B96E99">
        <w:rPr>
          <w:rFonts w:ascii="Times New Roman" w:eastAsia="宋体" w:hAnsi="Times New Roman" w:cs="Times New Roman"/>
          <w:sz w:val="24"/>
          <w:szCs w:val="24"/>
        </w:rPr>
        <w:t xml:space="preserve">Container </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中的资源抽象，它封装了某个节点上的多维度资源，</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会为每个任务分配一个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，且该任务只能使用该</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中描述的资源。</w:t>
      </w:r>
    </w:p>
    <w:p w14:paraId="38EDD34B" w14:textId="77777777" w:rsidR="00631726" w:rsidRPr="00B96E99" w:rsidRDefault="00631726" w:rsidP="00E0331E">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中的资源调度模块是插拔式的，用户可以根据自己的需要更改调度器模块。调度器是</w:t>
      </w:r>
      <w:r w:rsidR="00163E0E"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中的一个核心模块，</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中默认支持三种调度器：</w:t>
      </w:r>
      <w:r w:rsidRPr="00B96E99">
        <w:rPr>
          <w:rFonts w:ascii="Times New Roman" w:eastAsia="宋体" w:hAnsi="Times New Roman" w:cs="Times New Roman"/>
          <w:sz w:val="24"/>
          <w:szCs w:val="24"/>
        </w:rPr>
        <w:t>FIFO</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调度器根据</w:t>
      </w:r>
      <w:commentRangeStart w:id="107"/>
      <w:r w:rsidRPr="00B96E99">
        <w:rPr>
          <w:rFonts w:ascii="Times New Roman" w:eastAsia="宋体" w:hAnsi="Times New Roman" w:cs="Times New Roman"/>
          <w:sz w:val="24"/>
          <w:szCs w:val="24"/>
        </w:rPr>
        <w:t xml:space="preserve">jobs </w:t>
      </w:r>
      <w:commentRangeEnd w:id="107"/>
      <w:r w:rsidR="00FC5E44">
        <w:rPr>
          <w:rStyle w:val="af3"/>
        </w:rPr>
        <w:commentReference w:id="107"/>
      </w:r>
      <w:r w:rsidRPr="00B96E99">
        <w:rPr>
          <w:rFonts w:ascii="Times New Roman" w:eastAsia="宋体" w:hAnsi="Times New Roman" w:cs="Times New Roman"/>
          <w:sz w:val="24"/>
          <w:szCs w:val="24"/>
        </w:rPr>
        <w:t>的提交时间来调度。这是最简单的调度器，缺点是耗时的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将会滞留在集群中妨碍后续的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执行。这对于多用户来说很不合理；</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调度器是多用户调度器，由</w:t>
      </w:r>
      <w:r w:rsidRPr="00B96E99">
        <w:rPr>
          <w:rFonts w:ascii="Times New Roman" w:eastAsia="宋体" w:hAnsi="Times New Roman" w:cs="Times New Roman"/>
          <w:sz w:val="24"/>
          <w:szCs w:val="24"/>
        </w:rPr>
        <w:t>yahoo</w:t>
      </w:r>
      <w:r w:rsidR="00163E0E" w:rsidRPr="00B96E99">
        <w:rPr>
          <w:rFonts w:ascii="Times New Roman" w:eastAsia="宋体" w:hAnsi="Times New Roman" w:cs="Times New Roman"/>
          <w:sz w:val="24"/>
          <w:szCs w:val="24"/>
        </w:rPr>
        <w:t>！设计，基于</w:t>
      </w:r>
      <w:r w:rsidRPr="00B96E99">
        <w:rPr>
          <w:rFonts w:ascii="Times New Roman" w:eastAsia="宋体" w:hAnsi="Times New Roman" w:cs="Times New Roman"/>
          <w:sz w:val="24"/>
          <w:szCs w:val="24"/>
        </w:rPr>
        <w:t>queue</w:t>
      </w:r>
      <w:r w:rsidRPr="00B96E99">
        <w:rPr>
          <w:rFonts w:ascii="Times New Roman" w:eastAsia="宋体" w:hAnsi="Times New Roman" w:cs="Times New Roman"/>
          <w:sz w:val="24"/>
          <w:szCs w:val="24"/>
        </w:rPr>
        <w:t>结构的资源分配结构，每个</w:t>
      </w:r>
      <w:r w:rsidRPr="00B96E99">
        <w:rPr>
          <w:rFonts w:ascii="Times New Roman" w:eastAsia="宋体" w:hAnsi="Times New Roman" w:cs="Times New Roman"/>
          <w:sz w:val="24"/>
          <w:szCs w:val="24"/>
        </w:rPr>
        <w:t>queue</w:t>
      </w:r>
      <w:r w:rsidRPr="00B96E99">
        <w:rPr>
          <w:rFonts w:ascii="Times New Roman" w:eastAsia="宋体" w:hAnsi="Times New Roman" w:cs="Times New Roman"/>
          <w:sz w:val="24"/>
          <w:szCs w:val="24"/>
        </w:rPr>
        <w:t>都有指定的资源和在每个</w:t>
      </w:r>
      <w:r w:rsidRPr="00B96E99">
        <w:rPr>
          <w:rFonts w:ascii="Times New Roman" w:eastAsia="宋体" w:hAnsi="Times New Roman" w:cs="Times New Roman"/>
          <w:sz w:val="24"/>
          <w:szCs w:val="24"/>
        </w:rPr>
        <w:t xml:space="preserve">queue </w:t>
      </w:r>
      <w:r w:rsidRPr="00B96E99">
        <w:rPr>
          <w:rFonts w:ascii="Times New Roman" w:eastAsia="宋体" w:hAnsi="Times New Roman" w:cs="Times New Roman"/>
          <w:sz w:val="24"/>
          <w:szCs w:val="24"/>
        </w:rPr>
        <w:t>内部使用</w:t>
      </w:r>
      <w:r w:rsidRPr="00B96E99">
        <w:rPr>
          <w:rFonts w:ascii="Times New Roman" w:eastAsia="宋体" w:hAnsi="Times New Roman" w:cs="Times New Roman"/>
          <w:sz w:val="24"/>
          <w:szCs w:val="24"/>
        </w:rPr>
        <w:t>FIFO</w:t>
      </w:r>
      <w:r w:rsidRPr="00B96E99">
        <w:rPr>
          <w:rFonts w:ascii="Times New Roman" w:eastAsia="宋体" w:hAnsi="Times New Roman" w:cs="Times New Roman"/>
          <w:sz w:val="24"/>
          <w:szCs w:val="24"/>
        </w:rPr>
        <w:t>策略来调度</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调度器非常类似于</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调度器，也是一个多用户调度器，由</w:t>
      </w:r>
      <w:r w:rsidRPr="00B96E99">
        <w:rPr>
          <w:rFonts w:ascii="Times New Roman" w:eastAsia="宋体" w:hAnsi="Times New Roman" w:cs="Times New Roman"/>
          <w:sz w:val="24"/>
          <w:szCs w:val="24"/>
        </w:rPr>
        <w:t>Facebook</w:t>
      </w:r>
      <w:r w:rsidRPr="00B96E99">
        <w:rPr>
          <w:rFonts w:ascii="Times New Roman" w:eastAsia="宋体" w:hAnsi="Times New Roman" w:cs="Times New Roman"/>
          <w:sz w:val="24"/>
          <w:szCs w:val="24"/>
        </w:rPr>
        <w:t>开发。</w:t>
      </w:r>
    </w:p>
    <w:p w14:paraId="16CFAFC7" w14:textId="77777777" w:rsidR="00A01261" w:rsidRPr="00B96E99" w:rsidRDefault="00A01261">
      <w:pPr>
        <w:pStyle w:val="30"/>
        <w:numPr>
          <w:ilvl w:val="2"/>
          <w:numId w:val="58"/>
        </w:numPr>
        <w:rPr>
          <w:rFonts w:ascii="Times New Roman" w:eastAsiaTheme="majorEastAsia" w:hAnsi="Times New Roman" w:cs="Times New Roman"/>
          <w:sz w:val="28"/>
          <w:szCs w:val="28"/>
        </w:rPr>
        <w:pPrChange w:id="108" w:author="JieTang" w:date="2016-05-02T19:35:00Z">
          <w:pPr>
            <w:pStyle w:val="30"/>
            <w:numPr>
              <w:ilvl w:val="2"/>
              <w:numId w:val="26"/>
            </w:numPr>
            <w:ind w:left="720" w:hanging="720"/>
          </w:pPr>
        </w:pPrChange>
      </w:pPr>
      <w:del w:id="109" w:author="JieTang" w:date="2016-05-02T19:42:00Z">
        <w:r w:rsidRPr="00B96E99" w:rsidDel="00FC5E44">
          <w:rPr>
            <w:rFonts w:ascii="Times New Roman" w:eastAsiaTheme="majorEastAsia" w:hAnsi="Times New Roman" w:cs="Times New Roman"/>
            <w:sz w:val="28"/>
            <w:szCs w:val="28"/>
          </w:rPr>
          <w:lastRenderedPageBreak/>
          <w:delText xml:space="preserve"> </w:delText>
        </w:r>
      </w:del>
      <w:bookmarkStart w:id="110" w:name="_Toc450393092"/>
      <w:r w:rsidR="00163E0E" w:rsidRPr="00B96E99">
        <w:rPr>
          <w:rFonts w:ascii="Times New Roman" w:eastAsiaTheme="majorEastAsia" w:hAnsi="Times New Roman" w:cs="Times New Roman"/>
          <w:sz w:val="28"/>
          <w:szCs w:val="28"/>
        </w:rPr>
        <w:t>Shuffle</w:t>
      </w:r>
      <w:ins w:id="111" w:author="JieTang" w:date="2016-05-02T19:42:00Z">
        <w:r w:rsidR="00FC5E44">
          <w:rPr>
            <w:rFonts w:ascii="Times New Roman" w:eastAsiaTheme="majorEastAsia" w:hAnsi="Times New Roman" w:cs="Times New Roman" w:hint="eastAsia"/>
            <w:sz w:val="28"/>
            <w:szCs w:val="28"/>
          </w:rPr>
          <w:t>算法</w:t>
        </w:r>
      </w:ins>
      <w:r w:rsidR="003D5C13" w:rsidRPr="00B96E99">
        <w:rPr>
          <w:rFonts w:ascii="Times New Roman" w:eastAsiaTheme="majorEastAsia" w:hAnsi="Times New Roman" w:cs="Times New Roman"/>
          <w:sz w:val="28"/>
          <w:szCs w:val="28"/>
        </w:rPr>
        <w:t>研究</w:t>
      </w:r>
      <w:r w:rsidR="00163E0E" w:rsidRPr="00B96E99">
        <w:rPr>
          <w:rFonts w:ascii="Times New Roman" w:eastAsiaTheme="majorEastAsia" w:hAnsi="Times New Roman" w:cs="Times New Roman"/>
          <w:sz w:val="28"/>
          <w:szCs w:val="28"/>
        </w:rPr>
        <w:t>现状</w:t>
      </w:r>
      <w:bookmarkEnd w:id="110"/>
    </w:p>
    <w:p w14:paraId="38971C5E" w14:textId="77777777" w:rsidR="00A01261" w:rsidRPr="00B96E99"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B96E99">
        <w:rPr>
          <w:rFonts w:ascii="Times New Roman" w:eastAsia="宋体" w:hAnsi="Times New Roman" w:cs="Times New Roman"/>
          <w:sz w:val="24"/>
          <w:szCs w:val="24"/>
        </w:rPr>
        <w:t>[14]</w:t>
      </w:r>
      <w:r w:rsidRPr="00B96E99">
        <w:rPr>
          <w:rFonts w:ascii="Times New Roman" w:eastAsia="宋体" w:hAnsi="Times New Roman" w:cs="Times New Roman"/>
          <w:sz w:val="24"/>
          <w:szCs w:val="24"/>
        </w:rPr>
        <w:t>。</w:t>
      </w:r>
      <w:commentRangeStart w:id="112"/>
      <w:r w:rsidRPr="00B96E99">
        <w:rPr>
          <w:rFonts w:ascii="Times New Roman" w:eastAsia="宋体" w:hAnsi="Times New Roman" w:cs="Times New Roman"/>
          <w:sz w:val="24"/>
          <w:szCs w:val="24"/>
        </w:rPr>
        <w:t xml:space="preserve">Shuffle </w:t>
      </w:r>
      <w:commentRangeEnd w:id="112"/>
      <w:r w:rsidR="00FC5E44">
        <w:rPr>
          <w:rStyle w:val="af3"/>
        </w:rPr>
        <w:commentReference w:id="112"/>
      </w:r>
      <w:r w:rsidRPr="00B96E99">
        <w:rPr>
          <w:rFonts w:ascii="Times New Roman" w:eastAsia="宋体" w:hAnsi="Times New Roman" w:cs="Times New Roman"/>
          <w:sz w:val="24"/>
          <w:szCs w:val="24"/>
        </w:rPr>
        <w:t>阶段是隶属于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过程的子过程，但是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的整个过程在</w:t>
      </w:r>
      <w:r w:rsidRPr="00B96E99">
        <w:rPr>
          <w:rFonts w:ascii="Times New Roman" w:eastAsia="宋体" w:hAnsi="Times New Roman" w:cs="Times New Roman"/>
          <w:sz w:val="24"/>
          <w:szCs w:val="24"/>
        </w:rPr>
        <w:t>Map Reduce</w:t>
      </w:r>
      <w:r w:rsidRPr="00B96E99">
        <w:rPr>
          <w:rFonts w:ascii="Times New Roman" w:eastAsia="宋体" w:hAnsi="Times New Roman" w:cs="Times New Roman"/>
          <w:sz w:val="24"/>
          <w:szCs w:val="24"/>
        </w:rPr>
        <w:t>过程中起到了一个数据过渡的作用。该模块是连接</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端的核心桥梁，该模块是插拔式的，用户可根据自己的需求更改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的实现。</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阶段的初始操作阶段，过程简单的理解就是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009853B2"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18280909" w14:textId="77777777" w:rsidR="006F3C5C" w:rsidRPr="00B96E99" w:rsidRDefault="006F3C5C"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00627442"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52EF4B4D"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4128A92E"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4FEF2C3E"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25811AE5"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64F18AE5"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216A6CE1"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w:t>
      </w:r>
      <w:r w:rsidRPr="00B96E99">
        <w:rPr>
          <w:rFonts w:ascii="Times New Roman" w:eastAsia="宋体" w:hAnsi="Times New Roman" w:cs="Times New Roman"/>
          <w:sz w:val="24"/>
          <w:szCs w:val="24"/>
        </w:rPr>
        <w:lastRenderedPageBreak/>
        <w:t>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0ADFA69E" w14:textId="77777777" w:rsidR="00107FE8" w:rsidRPr="00B96E99" w:rsidRDefault="00107FE8" w:rsidP="00107FE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的整体结构图如</w:t>
      </w:r>
      <w:r w:rsidRPr="00B96E99">
        <w:rPr>
          <w:rFonts w:ascii="Times New Roman" w:eastAsia="宋体" w:hAnsi="Times New Roman" w:cs="Times New Roman"/>
          <w:sz w:val="24"/>
          <w:szCs w:val="24"/>
        </w:rPr>
        <w:t>1.10</w:t>
      </w:r>
      <w:r w:rsidRPr="00B96E99">
        <w:rPr>
          <w:rFonts w:ascii="Times New Roman" w:eastAsia="宋体" w:hAnsi="Times New Roman" w:cs="Times New Roman"/>
          <w:sz w:val="24"/>
          <w:szCs w:val="24"/>
        </w:rPr>
        <w:t>所示，图中</w:t>
      </w:r>
      <w:r w:rsidRPr="00B96E99">
        <w:rPr>
          <w:rFonts w:ascii="Times New Roman" w:eastAsia="宋体" w:hAnsi="Times New Roman" w:cs="Times New Roman"/>
          <w:sz w:val="24"/>
          <w:szCs w:val="24"/>
        </w:rPr>
        <w:t xml:space="preserve">Spill </w:t>
      </w:r>
      <w:r w:rsidRPr="00B96E99">
        <w:rPr>
          <w:rFonts w:ascii="Times New Roman" w:eastAsia="宋体" w:hAnsi="Times New Roman" w:cs="Times New Roman"/>
          <w:sz w:val="24"/>
          <w:szCs w:val="24"/>
        </w:rPr>
        <w:t>阶段包含了</w:t>
      </w: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Spill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阶段，该结构如图</w:t>
      </w:r>
      <w:r w:rsidRPr="00B96E99">
        <w:rPr>
          <w:rFonts w:ascii="Times New Roman" w:eastAsia="宋体" w:hAnsi="Times New Roman" w:cs="Times New Roman"/>
          <w:sz w:val="24"/>
          <w:szCs w:val="24"/>
        </w:rPr>
        <w:t xml:space="preserve">1.11 </w:t>
      </w:r>
      <w:r w:rsidRPr="00B96E99">
        <w:rPr>
          <w:rFonts w:ascii="Times New Roman" w:eastAsia="宋体" w:hAnsi="Times New Roman" w:cs="Times New Roman"/>
          <w:sz w:val="24"/>
          <w:szCs w:val="24"/>
        </w:rPr>
        <w:t>所示。</w:t>
      </w:r>
    </w:p>
    <w:p w14:paraId="4107BBB0" w14:textId="77777777" w:rsidR="00A536C4" w:rsidRPr="00B96E99" w:rsidRDefault="00A536C4">
      <w:pPr>
        <w:spacing w:line="360" w:lineRule="auto"/>
        <w:jc w:val="center"/>
        <w:rPr>
          <w:rFonts w:ascii="Times New Roman" w:eastAsia="宋体" w:hAnsi="Times New Roman" w:cs="Times New Roman"/>
          <w:sz w:val="24"/>
          <w:szCs w:val="24"/>
        </w:rPr>
        <w:pPrChange w:id="113" w:author="JieTang" w:date="2016-05-02T19:43:00Z">
          <w:pPr>
            <w:spacing w:line="360" w:lineRule="auto"/>
            <w:ind w:firstLineChars="200" w:firstLine="420"/>
            <w:jc w:val="center"/>
          </w:pPr>
        </w:pPrChange>
      </w:pPr>
      <w:r w:rsidRPr="00B96E99">
        <w:rPr>
          <w:rFonts w:ascii="Times New Roman" w:hAnsi="Times New Roman" w:cs="Times New Roman"/>
          <w:noProof/>
        </w:rPr>
        <w:drawing>
          <wp:inline distT="0" distB="0" distL="0" distR="0" wp14:anchorId="6B098213" wp14:editId="66D00983">
            <wp:extent cx="5414838" cy="176466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2218" cy="1773588"/>
                    </a:xfrm>
                    <a:prstGeom prst="rect">
                      <a:avLst/>
                    </a:prstGeom>
                  </pic:spPr>
                </pic:pic>
              </a:graphicData>
            </a:graphic>
          </wp:inline>
        </w:drawing>
      </w:r>
    </w:p>
    <w:p w14:paraId="60B822EE" w14:textId="77777777" w:rsidR="00A536C4" w:rsidRPr="00B96E99" w:rsidRDefault="00A536C4" w:rsidP="00A536C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1.10 Shuffle</w:t>
      </w:r>
      <w:r w:rsidRPr="00B96E99">
        <w:rPr>
          <w:rFonts w:ascii="Times New Roman" w:eastAsia="宋体" w:hAnsi="Times New Roman" w:cs="Times New Roman"/>
          <w:sz w:val="24"/>
          <w:szCs w:val="24"/>
        </w:rPr>
        <w:t>过程</w:t>
      </w:r>
    </w:p>
    <w:p w14:paraId="1320F60E" w14:textId="77777777" w:rsidR="0001301F" w:rsidRPr="00B96E99" w:rsidRDefault="0001301F">
      <w:pPr>
        <w:spacing w:line="360" w:lineRule="auto"/>
        <w:jc w:val="center"/>
        <w:rPr>
          <w:rFonts w:ascii="Times New Roman" w:eastAsia="宋体" w:hAnsi="Times New Roman" w:cs="Times New Roman"/>
          <w:sz w:val="24"/>
          <w:szCs w:val="24"/>
        </w:rPr>
        <w:pPrChange w:id="114" w:author="JieTang" w:date="2016-05-02T19:43:00Z">
          <w:pPr>
            <w:spacing w:line="360" w:lineRule="auto"/>
            <w:ind w:firstLineChars="200" w:firstLine="420"/>
            <w:jc w:val="center"/>
          </w:pPr>
        </w:pPrChange>
      </w:pPr>
      <w:r w:rsidRPr="00B96E99">
        <w:rPr>
          <w:rFonts w:ascii="Times New Roman" w:hAnsi="Times New Roman" w:cs="Times New Roman"/>
          <w:noProof/>
        </w:rPr>
        <w:drawing>
          <wp:inline distT="0" distB="0" distL="0" distR="0" wp14:anchorId="5609D51C" wp14:editId="524169F0">
            <wp:extent cx="5398936" cy="127190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9155" cy="1276668"/>
                    </a:xfrm>
                    <a:prstGeom prst="rect">
                      <a:avLst/>
                    </a:prstGeom>
                  </pic:spPr>
                </pic:pic>
              </a:graphicData>
            </a:graphic>
          </wp:inline>
        </w:drawing>
      </w:r>
    </w:p>
    <w:p w14:paraId="728C38A5" w14:textId="77777777" w:rsidR="00476BD1" w:rsidRPr="00B96E99" w:rsidRDefault="0001301F" w:rsidP="00476BD1">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1.11 Spill</w:t>
      </w:r>
      <w:r w:rsidRPr="00B96E99">
        <w:rPr>
          <w:rFonts w:ascii="Times New Roman" w:eastAsia="宋体" w:hAnsi="Times New Roman" w:cs="Times New Roman"/>
          <w:sz w:val="24"/>
          <w:szCs w:val="24"/>
        </w:rPr>
        <w:t>过程</w:t>
      </w:r>
    </w:p>
    <w:p w14:paraId="08660FAD" w14:textId="77777777" w:rsidR="00B66355" w:rsidRPr="00B96E99" w:rsidRDefault="00FB46B1">
      <w:pPr>
        <w:pStyle w:val="24"/>
        <w:numPr>
          <w:ilvl w:val="1"/>
          <w:numId w:val="58"/>
        </w:numPr>
        <w:rPr>
          <w:rFonts w:ascii="Times New Roman" w:eastAsia="宋体" w:hAnsi="Times New Roman" w:cs="Times New Roman"/>
        </w:rPr>
        <w:pPrChange w:id="115" w:author="JieTang" w:date="2016-05-02T19:35:00Z">
          <w:pPr>
            <w:pStyle w:val="24"/>
            <w:numPr>
              <w:ilvl w:val="1"/>
              <w:numId w:val="26"/>
            </w:numPr>
            <w:ind w:left="576" w:hanging="576"/>
          </w:pPr>
        </w:pPrChange>
      </w:pPr>
      <w:bookmarkStart w:id="116" w:name="_Toc450393093"/>
      <w:r w:rsidRPr="00B96E99">
        <w:rPr>
          <w:rFonts w:ascii="Times New Roman" w:eastAsia="宋体" w:hAnsi="Times New Roman" w:cs="Times New Roman"/>
        </w:rPr>
        <w:t>本文主要</w:t>
      </w:r>
      <w:r w:rsidR="00D9428F" w:rsidRPr="00B96E99">
        <w:rPr>
          <w:rFonts w:ascii="Times New Roman" w:eastAsia="宋体" w:hAnsi="Times New Roman" w:cs="Times New Roman"/>
        </w:rPr>
        <w:t>工作和内容组织</w:t>
      </w:r>
      <w:bookmarkEnd w:id="116"/>
    </w:p>
    <w:p w14:paraId="4E740B88" w14:textId="77777777" w:rsidR="00A82CE7" w:rsidRPr="00B96E99" w:rsidRDefault="00A82CE7" w:rsidP="00A82CE7">
      <w:pPr>
        <w:pStyle w:val="30"/>
        <w:rPr>
          <w:rFonts w:ascii="Times New Roman" w:eastAsiaTheme="majorEastAsia" w:hAnsi="Times New Roman" w:cs="Times New Roman"/>
          <w:sz w:val="28"/>
          <w:szCs w:val="28"/>
        </w:rPr>
      </w:pPr>
      <w:bookmarkStart w:id="117" w:name="_Toc450393094"/>
      <w:r w:rsidRPr="00B96E99">
        <w:rPr>
          <w:rFonts w:ascii="Times New Roman" w:eastAsiaTheme="majorEastAsia" w:hAnsi="Times New Roman" w:cs="Times New Roman"/>
          <w:sz w:val="28"/>
          <w:szCs w:val="28"/>
        </w:rPr>
        <w:t xml:space="preserve">1.3.1 </w:t>
      </w:r>
      <w:r w:rsidRPr="00B96E99">
        <w:rPr>
          <w:rFonts w:ascii="Times New Roman" w:eastAsiaTheme="majorEastAsia" w:hAnsi="Times New Roman" w:cs="Times New Roman"/>
          <w:sz w:val="28"/>
          <w:szCs w:val="28"/>
        </w:rPr>
        <w:t>本文工作</w:t>
      </w:r>
      <w:bookmarkEnd w:id="117"/>
    </w:p>
    <w:p w14:paraId="54EB3646" w14:textId="77777777" w:rsidR="00A82CE7" w:rsidRPr="00B96E99" w:rsidRDefault="00A82CE7"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del w:id="118" w:author="JieTang" w:date="2016-05-02T19:43:00Z">
        <w:r w:rsidRPr="00B96E99" w:rsidDel="00FC5E44">
          <w:rPr>
            <w:rFonts w:ascii="Times New Roman" w:eastAsia="宋体" w:hAnsi="Times New Roman" w:cs="Times New Roman" w:hint="eastAsia"/>
            <w:sz w:val="24"/>
            <w:szCs w:val="24"/>
          </w:rPr>
          <w:delText>做了一些</w:delText>
        </w:r>
      </w:del>
      <w:ins w:id="119" w:author="JieTang" w:date="2016-05-02T19:43:00Z">
        <w:r w:rsidR="00FC5E44">
          <w:rPr>
            <w:rFonts w:ascii="Times New Roman" w:eastAsia="宋体" w:hAnsi="Times New Roman" w:cs="Times New Roman" w:hint="eastAsia"/>
            <w:sz w:val="24"/>
            <w:szCs w:val="24"/>
          </w:rPr>
          <w:t>进行了</w:t>
        </w:r>
      </w:ins>
      <w:r w:rsidRPr="00B96E99">
        <w:rPr>
          <w:rFonts w:ascii="Times New Roman" w:eastAsia="宋体" w:hAnsi="Times New Roman" w:cs="Times New Roman"/>
          <w:sz w:val="24"/>
          <w:szCs w:val="24"/>
        </w:rPr>
        <w:t>研究，</w:t>
      </w:r>
      <w:del w:id="120" w:author="JieTang" w:date="2016-05-02T19:43:00Z">
        <w:r w:rsidRPr="00B96E99" w:rsidDel="00FC5E44">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从两</w:t>
      </w:r>
      <w:ins w:id="121" w:author="JieTang" w:date="2016-05-02T19:44:00Z">
        <w:r w:rsidR="00FC5E44">
          <w:rPr>
            <w:rFonts w:ascii="Times New Roman" w:eastAsia="宋体" w:hAnsi="Times New Roman" w:cs="Times New Roman" w:hint="eastAsia"/>
            <w:sz w:val="24"/>
            <w:szCs w:val="24"/>
          </w:rPr>
          <w:t>个</w:t>
        </w:r>
      </w:ins>
      <w:r w:rsidRPr="00B96E99">
        <w:rPr>
          <w:rFonts w:ascii="Times New Roman" w:eastAsia="宋体" w:hAnsi="Times New Roman" w:cs="Times New Roman"/>
          <w:sz w:val="24"/>
          <w:szCs w:val="24"/>
        </w:rPr>
        <w:t>方面</w:t>
      </w:r>
      <w:ins w:id="122" w:author="JieTang" w:date="2016-05-02T19:44:00Z">
        <w:r w:rsidR="00FC5E44">
          <w:rPr>
            <w:rFonts w:ascii="Times New Roman" w:eastAsia="宋体" w:hAnsi="Times New Roman" w:cs="Times New Roman" w:hint="eastAsia"/>
            <w:sz w:val="24"/>
            <w:szCs w:val="24"/>
          </w:rPr>
          <w:t>对其进行了改进，以</w:t>
        </w:r>
      </w:ins>
      <w:del w:id="123" w:author="JieTang" w:date="2016-05-02T19:44:00Z">
        <w:r w:rsidRPr="00B96E99" w:rsidDel="00FC5E44">
          <w:rPr>
            <w:rFonts w:ascii="Times New Roman" w:eastAsia="宋体" w:hAnsi="Times New Roman" w:cs="Times New Roman"/>
            <w:sz w:val="24"/>
            <w:szCs w:val="24"/>
          </w:rPr>
          <w:delText>来</w:delText>
        </w:r>
      </w:del>
      <w:r w:rsidRPr="00B96E99">
        <w:rPr>
          <w:rFonts w:ascii="Times New Roman" w:eastAsia="宋体" w:hAnsi="Times New Roman" w:cs="Times New Roman"/>
          <w:sz w:val="24"/>
          <w:szCs w:val="24"/>
        </w:rPr>
        <w:t>提升</w:t>
      </w:r>
      <w:ins w:id="124" w:author="JieTang" w:date="2016-05-02T19:44:00Z">
        <w:r w:rsidR="00FC5E44">
          <w:rPr>
            <w:rFonts w:ascii="Times New Roman" w:eastAsia="宋体" w:hAnsi="Times New Roman" w:cs="Times New Roman" w:hint="eastAsia"/>
            <w:sz w:val="24"/>
            <w:szCs w:val="24"/>
          </w:rPr>
          <w:t>系统的运行</w:t>
        </w:r>
      </w:ins>
      <w:del w:id="125" w:author="JieTang" w:date="2016-05-02T19:44:00Z">
        <w:r w:rsidRPr="00B96E99" w:rsidDel="00FC5E44">
          <w:rPr>
            <w:rFonts w:ascii="Times New Roman" w:eastAsia="宋体" w:hAnsi="Times New Roman" w:cs="Times New Roman"/>
            <w:sz w:val="24"/>
            <w:szCs w:val="24"/>
          </w:rPr>
          <w:delText>集群</w:delText>
        </w:r>
      </w:del>
      <w:r w:rsidRPr="00B96E99">
        <w:rPr>
          <w:rFonts w:ascii="Times New Roman" w:eastAsia="宋体" w:hAnsi="Times New Roman" w:cs="Times New Roman"/>
          <w:sz w:val="24"/>
          <w:szCs w:val="24"/>
        </w:rPr>
        <w:t>效率</w:t>
      </w:r>
      <w:ins w:id="126" w:author="JieTang" w:date="2016-05-02T19:45:00Z">
        <w:r w:rsidR="00FC5E44">
          <w:rPr>
            <w:rFonts w:ascii="Times New Roman" w:eastAsia="宋体" w:hAnsi="Times New Roman" w:cs="Times New Roman" w:hint="eastAsia"/>
            <w:sz w:val="24"/>
            <w:szCs w:val="24"/>
          </w:rPr>
          <w:t>，主要工作如下</w:t>
        </w:r>
      </w:ins>
      <w:r w:rsidRPr="00B96E99">
        <w:rPr>
          <w:rFonts w:ascii="Times New Roman" w:eastAsia="宋体" w:hAnsi="Times New Roman" w:cs="Times New Roman"/>
          <w:sz w:val="24"/>
          <w:szCs w:val="24"/>
        </w:rPr>
        <w:t>：</w:t>
      </w:r>
    </w:p>
    <w:p w14:paraId="5E8DFB69"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27" w:author="JieTang" w:date="2016-05-02T19:58:00Z">
          <w:pPr>
            <w:pStyle w:val="a3"/>
            <w:numPr>
              <w:numId w:val="38"/>
            </w:numPr>
            <w:spacing w:line="360" w:lineRule="auto"/>
            <w:ind w:left="1200" w:firstLineChars="0" w:hanging="720"/>
          </w:pPr>
        </w:pPrChange>
      </w:pPr>
      <w:del w:id="128" w:author="JieTang" w:date="2016-05-02T19:45:00Z">
        <w:r w:rsidRPr="00B96E99" w:rsidDel="00FC5E44">
          <w:rPr>
            <w:rFonts w:ascii="Times New Roman" w:eastAsia="宋体" w:hAnsi="Times New Roman" w:cs="Times New Roman"/>
            <w:sz w:val="24"/>
            <w:szCs w:val="24"/>
          </w:rPr>
          <w:delText>第二章</w:delText>
        </w:r>
      </w:del>
      <w:del w:id="129" w:author="JieTang" w:date="2016-05-02T20:04:00Z">
        <w:r w:rsidRPr="00B96E99" w:rsidDel="00493A43">
          <w:rPr>
            <w:rFonts w:ascii="Times New Roman" w:eastAsia="宋体" w:hAnsi="Times New Roman" w:cs="Times New Roman"/>
            <w:sz w:val="24"/>
            <w:szCs w:val="24"/>
          </w:rPr>
          <w:delText>首先</w:delText>
        </w:r>
      </w:del>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w:t>
      </w:r>
      <w:ins w:id="130" w:author="JieTang" w:date="2016-05-02T19:58:00Z">
        <w:r w:rsidR="008B18C3">
          <w:rPr>
            <w:rFonts w:ascii="Times New Roman" w:eastAsia="宋体" w:hAnsi="Times New Roman" w:cs="Times New Roman" w:hint="eastAsia"/>
            <w:sz w:val="24"/>
            <w:szCs w:val="24"/>
          </w:rPr>
          <w:t>将其</w:t>
        </w:r>
      </w:ins>
      <w:del w:id="131" w:author="JieTang" w:date="2016-05-02T19:58:00Z">
        <w:r w:rsidRPr="00B96E99" w:rsidDel="008B18C3">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抽象</w:t>
      </w:r>
      <w:ins w:id="132" w:author="JieTang" w:date="2016-05-02T19:58:00Z">
        <w:r w:rsidR="008B18C3">
          <w:rPr>
            <w:rFonts w:ascii="Times New Roman" w:eastAsia="宋体" w:hAnsi="Times New Roman" w:cs="Times New Roman" w:hint="eastAsia"/>
            <w:sz w:val="24"/>
            <w:szCs w:val="24"/>
          </w:rPr>
          <w:t>为</w:t>
        </w:r>
      </w:ins>
      <w:del w:id="133" w:author="JieTang" w:date="2016-05-02T19:58:00Z">
        <w:r w:rsidRPr="00B96E99" w:rsidDel="008B18C3">
          <w:rPr>
            <w:rFonts w:ascii="Times New Roman" w:eastAsia="宋体" w:hAnsi="Times New Roman" w:cs="Times New Roman"/>
            <w:sz w:val="24"/>
            <w:szCs w:val="24"/>
          </w:rPr>
          <w:delText>出</w:delText>
        </w:r>
      </w:del>
      <w:r w:rsidRPr="00B96E99">
        <w:rPr>
          <w:rFonts w:ascii="Times New Roman" w:eastAsia="宋体" w:hAnsi="Times New Roman" w:cs="Times New Roman"/>
          <w:sz w:val="24"/>
          <w:szCs w:val="24"/>
        </w:rPr>
        <w:t>多背包问题，</w:t>
      </w:r>
      <w:ins w:id="134" w:author="JieTang" w:date="2016-05-02T19:58:00Z">
        <w:r w:rsidR="00493A43">
          <w:rPr>
            <w:rFonts w:ascii="Times New Roman" w:eastAsia="宋体" w:hAnsi="Times New Roman" w:cs="Times New Roman" w:hint="eastAsia"/>
            <w:sz w:val="24"/>
            <w:szCs w:val="24"/>
          </w:rPr>
          <w:t>然后</w:t>
        </w:r>
      </w:ins>
      <w:ins w:id="135" w:author="JieTang" w:date="2016-05-02T19:45:00Z">
        <w:r w:rsidR="00FC5E44">
          <w:rPr>
            <w:rFonts w:ascii="Times New Roman" w:eastAsia="宋体" w:hAnsi="Times New Roman" w:cs="Times New Roman" w:hint="eastAsia"/>
            <w:sz w:val="24"/>
            <w:szCs w:val="24"/>
          </w:rPr>
          <w:t>提出</w:t>
        </w:r>
      </w:ins>
      <w:r w:rsidRPr="00B96E99">
        <w:rPr>
          <w:rFonts w:ascii="Times New Roman" w:eastAsia="宋体" w:hAnsi="Times New Roman" w:cs="Times New Roman"/>
          <w:sz w:val="24"/>
          <w:szCs w:val="24"/>
        </w:rPr>
        <w:t>应用人工鱼群算法来解决多背包问题，并实现</w:t>
      </w:r>
      <w:ins w:id="136" w:author="JieTang" w:date="2016-05-02T19:59:00Z">
        <w:r w:rsidR="00493A43">
          <w:rPr>
            <w:rFonts w:ascii="Times New Roman" w:eastAsia="宋体" w:hAnsi="Times New Roman" w:cs="Times New Roman" w:hint="eastAsia"/>
            <w:sz w:val="24"/>
            <w:szCs w:val="24"/>
          </w:rPr>
          <w:t>一种基于人工鱼群算法的</w:t>
        </w:r>
      </w:ins>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调度器，最后用实验验证</w:t>
      </w:r>
      <w:del w:id="137" w:author="JieTang" w:date="2016-05-02T19:59:00Z">
        <w:r w:rsidRPr="00B96E99" w:rsidDel="00493A43">
          <w:rPr>
            <w:rFonts w:ascii="Times New Roman" w:eastAsia="宋体" w:hAnsi="Times New Roman" w:cs="Times New Roman" w:hint="eastAsia"/>
            <w:sz w:val="24"/>
            <w:szCs w:val="24"/>
          </w:rPr>
          <w:delText>人工鱼群</w:delText>
        </w:r>
      </w:del>
      <w:ins w:id="138" w:author="JieTang" w:date="2016-05-02T19:59:00Z">
        <w:r w:rsidR="00493A43">
          <w:rPr>
            <w:rFonts w:ascii="Times New Roman" w:eastAsia="宋体" w:hAnsi="Times New Roman" w:cs="Times New Roman" w:hint="eastAsia"/>
            <w:sz w:val="24"/>
            <w:szCs w:val="24"/>
          </w:rPr>
          <w:t>了该</w:t>
        </w:r>
      </w:ins>
      <w:r w:rsidRPr="00B96E99">
        <w:rPr>
          <w:rFonts w:ascii="Times New Roman" w:eastAsia="宋体" w:hAnsi="Times New Roman" w:cs="Times New Roman"/>
          <w:sz w:val="24"/>
          <w:szCs w:val="24"/>
        </w:rPr>
        <w:t>算法的</w:t>
      </w:r>
      <w:del w:id="139" w:author="JieTang" w:date="2016-05-02T19:59:00Z">
        <w:r w:rsidRPr="00B96E99" w:rsidDel="00493A43">
          <w:rPr>
            <w:rFonts w:ascii="Times New Roman" w:eastAsia="宋体" w:hAnsi="Times New Roman" w:cs="Times New Roman" w:hint="eastAsia"/>
            <w:sz w:val="24"/>
            <w:szCs w:val="24"/>
          </w:rPr>
          <w:delText>可行</w:delText>
        </w:r>
      </w:del>
      <w:ins w:id="140" w:author="JieTang" w:date="2016-05-02T19:59:00Z">
        <w:r w:rsidR="00493A43">
          <w:rPr>
            <w:rFonts w:ascii="Times New Roman" w:eastAsia="宋体" w:hAnsi="Times New Roman" w:cs="Times New Roman" w:hint="eastAsia"/>
            <w:sz w:val="24"/>
            <w:szCs w:val="24"/>
          </w:rPr>
          <w:t>有效</w:t>
        </w:r>
      </w:ins>
      <w:r w:rsidRPr="00B96E99">
        <w:rPr>
          <w:rFonts w:ascii="Times New Roman" w:eastAsia="宋体" w:hAnsi="Times New Roman" w:cs="Times New Roman"/>
          <w:sz w:val="24"/>
          <w:szCs w:val="24"/>
        </w:rPr>
        <w:t>性。</w:t>
      </w:r>
    </w:p>
    <w:p w14:paraId="07F2DF23" w14:textId="77777777" w:rsidR="00A82CE7" w:rsidRPr="00B96E99" w:rsidRDefault="00FC5E44">
      <w:pPr>
        <w:pStyle w:val="a3"/>
        <w:numPr>
          <w:ilvl w:val="0"/>
          <w:numId w:val="59"/>
        </w:numPr>
        <w:spacing w:line="360" w:lineRule="auto"/>
        <w:ind w:left="567" w:firstLineChars="0" w:hanging="567"/>
        <w:rPr>
          <w:rFonts w:ascii="Times New Roman" w:eastAsia="宋体" w:hAnsi="Times New Roman" w:cs="Times New Roman"/>
          <w:sz w:val="24"/>
          <w:szCs w:val="24"/>
        </w:rPr>
        <w:pPrChange w:id="141" w:author="JieTang" w:date="2016-05-02T19:58:00Z">
          <w:pPr>
            <w:pStyle w:val="a3"/>
            <w:numPr>
              <w:numId w:val="38"/>
            </w:numPr>
            <w:spacing w:line="360" w:lineRule="auto"/>
            <w:ind w:left="1200" w:firstLineChars="0" w:hanging="720"/>
          </w:pPr>
        </w:pPrChange>
      </w:pPr>
      <w:ins w:id="142" w:author="JieTang" w:date="2016-05-02T19:46:00Z">
        <w:r>
          <w:rPr>
            <w:rFonts w:ascii="Times New Roman" w:eastAsia="宋体" w:hAnsi="Times New Roman" w:cs="Times New Roman" w:hint="eastAsia"/>
            <w:sz w:val="24"/>
            <w:szCs w:val="24"/>
          </w:rPr>
          <w:t>深入</w:t>
        </w:r>
      </w:ins>
      <w:del w:id="143" w:author="JieTang" w:date="2016-05-02T19:46:00Z">
        <w:r w:rsidR="00A82CE7" w:rsidRPr="00B96E99" w:rsidDel="00FC5E44">
          <w:rPr>
            <w:rFonts w:ascii="Times New Roman" w:eastAsia="宋体" w:hAnsi="Times New Roman" w:cs="Times New Roman"/>
            <w:sz w:val="24"/>
            <w:szCs w:val="24"/>
          </w:rPr>
          <w:delText>第三章</w:delText>
        </w:r>
      </w:del>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ins w:id="144" w:author="JieTang" w:date="2016-05-02T20:04:00Z">
        <w:r w:rsidR="00493A43">
          <w:rPr>
            <w:rFonts w:ascii="Times New Roman" w:eastAsia="宋体" w:hAnsi="Times New Roman" w:cs="Times New Roman" w:hint="eastAsia"/>
            <w:sz w:val="24"/>
            <w:szCs w:val="24"/>
          </w:rPr>
          <w:t>，研究了</w:t>
        </w:r>
      </w:ins>
      <w:ins w:id="145" w:author="JieTang" w:date="2016-05-02T20:00:00Z">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ins>
      <w:r w:rsidR="00A82CE7" w:rsidRPr="00B96E99">
        <w:rPr>
          <w:rFonts w:ascii="Times New Roman" w:eastAsia="宋体" w:hAnsi="Times New Roman" w:cs="Times New Roman"/>
          <w:sz w:val="24"/>
          <w:szCs w:val="24"/>
        </w:rPr>
        <w:t>，</w:t>
      </w:r>
      <w:ins w:id="146" w:author="JieTang" w:date="2016-05-02T20:05:00Z">
        <w:r w:rsidR="00493A43">
          <w:rPr>
            <w:rFonts w:ascii="Times New Roman" w:eastAsia="宋体" w:hAnsi="Times New Roman" w:cs="Times New Roman" w:hint="eastAsia"/>
            <w:sz w:val="24"/>
            <w:szCs w:val="24"/>
          </w:rPr>
          <w:lastRenderedPageBreak/>
          <w:t>提出了一种基于</w:t>
        </w:r>
      </w:ins>
      <w:del w:id="147" w:author="JieTang" w:date="2016-05-02T20:05:00Z">
        <w:r w:rsidR="00A82CE7" w:rsidRPr="00B96E99" w:rsidDel="00493A43">
          <w:rPr>
            <w:rFonts w:ascii="Times New Roman" w:eastAsia="宋体" w:hAnsi="Times New Roman" w:cs="Times New Roman"/>
            <w:sz w:val="24"/>
            <w:szCs w:val="24"/>
          </w:rPr>
          <w:delText>使用</w:delText>
        </w:r>
      </w:del>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ins w:id="148" w:author="JieTang" w:date="2016-05-02T20:05:00Z">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ins>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del w:id="149" w:author="JieTang" w:date="2016-05-02T20:05:00Z">
        <w:r w:rsidR="00A82CE7" w:rsidRPr="00B96E99" w:rsidDel="00493A43">
          <w:rPr>
            <w:rFonts w:ascii="Times New Roman" w:eastAsia="宋体" w:hAnsi="Times New Roman" w:cs="Times New Roman" w:hint="eastAsia"/>
            <w:sz w:val="24"/>
            <w:szCs w:val="24"/>
          </w:rPr>
          <w:delText>更改了</w:delText>
        </w:r>
      </w:del>
      <w:ins w:id="150" w:author="JieTang" w:date="2016-05-02T20:05:00Z">
        <w:r w:rsidR="00493A43">
          <w:rPr>
            <w:rFonts w:ascii="Times New Roman" w:eastAsia="宋体" w:hAnsi="Times New Roman" w:cs="Times New Roman" w:hint="eastAsia"/>
            <w:sz w:val="24"/>
            <w:szCs w:val="24"/>
          </w:rPr>
          <w:t>改进了</w:t>
        </w:r>
      </w:ins>
      <w:r w:rsidR="00A82CE7" w:rsidRPr="00B96E99">
        <w:rPr>
          <w:rFonts w:ascii="Times New Roman" w:eastAsia="宋体" w:hAnsi="Times New Roman" w:cs="Times New Roman"/>
          <w:sz w:val="24"/>
          <w:szCs w:val="24"/>
        </w:rPr>
        <w:t xml:space="preserve">Shuffle </w:t>
      </w:r>
      <w:ins w:id="151" w:author="JieTang" w:date="2016-05-02T20:05:00Z">
        <w:r w:rsidR="00493A43">
          <w:rPr>
            <w:rFonts w:ascii="Times New Roman" w:eastAsia="宋体" w:hAnsi="Times New Roman" w:cs="Times New Roman" w:hint="eastAsia"/>
            <w:sz w:val="24"/>
            <w:szCs w:val="24"/>
          </w:rPr>
          <w:t>中的关键</w:t>
        </w:r>
      </w:ins>
      <w:del w:id="152" w:author="JieTang" w:date="2016-05-02T20:05:00Z">
        <w:r w:rsidR="00A82CE7" w:rsidRPr="00B96E99" w:rsidDel="00493A43">
          <w:rPr>
            <w:rFonts w:ascii="Times New Roman" w:eastAsia="宋体" w:hAnsi="Times New Roman" w:cs="Times New Roman"/>
            <w:sz w:val="24"/>
            <w:szCs w:val="24"/>
          </w:rPr>
          <w:delText>的</w:delText>
        </w:r>
      </w:del>
      <w:r w:rsidR="00A82CE7" w:rsidRPr="00B96E99">
        <w:rPr>
          <w:rFonts w:ascii="Times New Roman" w:eastAsia="宋体" w:hAnsi="Times New Roman" w:cs="Times New Roman"/>
          <w:sz w:val="24"/>
          <w:szCs w:val="24"/>
        </w:rPr>
        <w:t>算法，提高了</w:t>
      </w:r>
      <w:ins w:id="153" w:author="JieTang" w:date="2016-05-02T20:05:00Z">
        <w:r w:rsidR="00493A43">
          <w:rPr>
            <w:rFonts w:ascii="Times New Roman" w:eastAsia="宋体" w:hAnsi="Times New Roman" w:cs="Times New Roman" w:hint="eastAsia"/>
            <w:sz w:val="24"/>
            <w:szCs w:val="24"/>
          </w:rPr>
          <w:t>系统运行</w:t>
        </w:r>
      </w:ins>
      <w:r w:rsidR="00A82CE7" w:rsidRPr="00B96E99">
        <w:rPr>
          <w:rFonts w:ascii="Times New Roman" w:eastAsia="宋体" w:hAnsi="Times New Roman" w:cs="Times New Roman"/>
          <w:sz w:val="24"/>
          <w:szCs w:val="24"/>
        </w:rPr>
        <w:t>效率。</w:t>
      </w:r>
    </w:p>
    <w:p w14:paraId="0B66FC16"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54" w:author="JieTang" w:date="2016-05-02T19:58:00Z">
          <w:pPr>
            <w:pStyle w:val="a3"/>
            <w:numPr>
              <w:numId w:val="38"/>
            </w:numPr>
            <w:spacing w:line="360" w:lineRule="auto"/>
            <w:ind w:left="1200" w:firstLineChars="0" w:hanging="720"/>
          </w:pPr>
        </w:pPrChange>
      </w:pPr>
      <w:r w:rsidRPr="00B96E99">
        <w:rPr>
          <w:rFonts w:ascii="Times New Roman" w:eastAsia="宋体" w:hAnsi="Times New Roman" w:cs="Times New Roman"/>
          <w:sz w:val="24"/>
          <w:szCs w:val="24"/>
        </w:rPr>
        <w:t>第四章实现了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的并行化算法，并用此算法来验证集群的性能。</w:t>
      </w:r>
    </w:p>
    <w:p w14:paraId="08E19E94"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55" w:author="JieTang" w:date="2016-05-02T19:58:00Z">
          <w:pPr>
            <w:pStyle w:val="a3"/>
            <w:numPr>
              <w:numId w:val="38"/>
            </w:numPr>
            <w:spacing w:line="360" w:lineRule="auto"/>
            <w:ind w:left="1200" w:firstLineChars="0" w:hanging="720"/>
          </w:pPr>
        </w:pPrChange>
      </w:pPr>
      <w:r w:rsidRPr="00B96E99">
        <w:rPr>
          <w:rFonts w:ascii="Times New Roman" w:eastAsia="宋体" w:hAnsi="Times New Roman" w:cs="Times New Roman"/>
          <w:sz w:val="24"/>
          <w:szCs w:val="24"/>
        </w:rPr>
        <w:t>第五章总结了现有工作，并对下一步工作做出展望。</w:t>
      </w:r>
    </w:p>
    <w:p w14:paraId="528D4B49" w14:textId="77777777" w:rsidR="0047779A" w:rsidRPr="00B96E99" w:rsidRDefault="00784AD3" w:rsidP="00450FB8">
      <w:pPr>
        <w:pStyle w:val="30"/>
        <w:numPr>
          <w:ilvl w:val="2"/>
          <w:numId w:val="39"/>
        </w:numPr>
        <w:rPr>
          <w:rFonts w:ascii="Times New Roman" w:eastAsiaTheme="majorEastAsia" w:hAnsi="Times New Roman" w:cs="Times New Roman"/>
          <w:sz w:val="28"/>
          <w:szCs w:val="28"/>
        </w:rPr>
      </w:pPr>
      <w:bookmarkStart w:id="156" w:name="_Toc450393095"/>
      <w:ins w:id="157" w:author="JieTang" w:date="2016-05-04T09:52:00Z">
        <w:r>
          <w:rPr>
            <w:rFonts w:ascii="Times New Roman" w:eastAsiaTheme="majorEastAsia" w:hAnsi="Times New Roman" w:cs="Times New Roman" w:hint="eastAsia"/>
            <w:sz w:val="28"/>
            <w:szCs w:val="28"/>
          </w:rPr>
          <w:t>章节安排</w:t>
        </w:r>
      </w:ins>
      <w:bookmarkEnd w:id="156"/>
      <w:del w:id="158" w:author="JieTang" w:date="2016-05-04T09:52:00Z">
        <w:r w:rsidR="0047779A" w:rsidRPr="00B96E99" w:rsidDel="00784AD3">
          <w:rPr>
            <w:rFonts w:ascii="Times New Roman" w:eastAsiaTheme="majorEastAsia" w:hAnsi="Times New Roman" w:cs="Times New Roman"/>
            <w:sz w:val="28"/>
            <w:szCs w:val="28"/>
          </w:rPr>
          <w:delText>内容组织</w:delText>
        </w:r>
      </w:del>
    </w:p>
    <w:p w14:paraId="118E2037" w14:textId="77777777" w:rsidR="0047779A" w:rsidRPr="00B96E99" w:rsidRDefault="0047779A" w:rsidP="0047779A">
      <w:pPr>
        <w:spacing w:line="360" w:lineRule="auto"/>
        <w:rPr>
          <w:rFonts w:ascii="Times New Roman" w:eastAsia="宋体" w:hAnsi="Times New Roman" w:cs="Times New Roman"/>
          <w:sz w:val="24"/>
          <w:szCs w:val="24"/>
        </w:rPr>
      </w:pPr>
      <w:r w:rsidRPr="00B96E99">
        <w:rPr>
          <w:rFonts w:ascii="Times New Roman" w:eastAsia="宋体" w:hAnsi="Times New Roman" w:cs="Times New Roman"/>
          <w:sz w:val="24"/>
          <w:szCs w:val="24"/>
        </w:rPr>
        <w:t>本文一共有五个章节，其余各章节安排如下：</w:t>
      </w:r>
    </w:p>
    <w:p w14:paraId="147698A7"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第二章首先分析了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调度器中存在的问题，然后抽象出多背包问题，应用人工鱼群算法来解决多背包问题，并实现了</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调度器，最后用实验验证人工鱼群算法的可行性。</w:t>
      </w:r>
    </w:p>
    <w:p w14:paraId="24CAFAC3"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第三章分析了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技术替代了传统的</w:t>
      </w:r>
      <w:r w:rsidRPr="00B96E99">
        <w:rPr>
          <w:rFonts w:ascii="Times New Roman" w:eastAsia="宋体" w:hAnsi="Times New Roman" w:cs="Times New Roman"/>
          <w:sz w:val="24"/>
          <w:szCs w:val="24"/>
        </w:rPr>
        <w:t xml:space="preserve">TCP/IP </w:t>
      </w:r>
      <w:r w:rsidR="006627DF" w:rsidRPr="00B96E99">
        <w:rPr>
          <w:rFonts w:ascii="Times New Roman" w:eastAsia="宋体" w:hAnsi="Times New Roman" w:cs="Times New Roman"/>
          <w:sz w:val="24"/>
          <w:szCs w:val="24"/>
        </w:rPr>
        <w:t>传输协议，并</w:t>
      </w:r>
      <w:r w:rsidRPr="00B96E99">
        <w:rPr>
          <w:rFonts w:ascii="Times New Roman" w:eastAsia="宋体" w:hAnsi="Times New Roman" w:cs="Times New Roman"/>
          <w:sz w:val="24"/>
          <w:szCs w:val="24"/>
        </w:rPr>
        <w:t>改</w:t>
      </w:r>
      <w:r w:rsidR="006627DF" w:rsidRPr="00B96E99">
        <w:rPr>
          <w:rFonts w:ascii="Times New Roman" w:eastAsia="宋体" w:hAnsi="Times New Roman" w:cs="Times New Roman"/>
          <w:sz w:val="24"/>
          <w:szCs w:val="24"/>
        </w:rPr>
        <w:t>进</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的算法，提高了效率。</w:t>
      </w:r>
    </w:p>
    <w:p w14:paraId="1A02D83E"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第四章实现了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的并行化算法，并用此算法来验证集群的性能。</w:t>
      </w:r>
    </w:p>
    <w:p w14:paraId="7A2E8E59"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第五章总结了现有工作，并对下一步工作做出展望。</w:t>
      </w:r>
    </w:p>
    <w:p w14:paraId="6717E5A4" w14:textId="77777777" w:rsidR="00D40D8A" w:rsidRPr="00B96E99" w:rsidRDefault="00D40D8A">
      <w:pPr>
        <w:widowControl/>
        <w:jc w:val="left"/>
        <w:rPr>
          <w:rFonts w:ascii="Times New Roman" w:eastAsia="宋体" w:hAnsi="Times New Roman" w:cs="Times New Roman"/>
          <w:sz w:val="24"/>
          <w:szCs w:val="24"/>
        </w:rPr>
      </w:pPr>
    </w:p>
    <w:p w14:paraId="1AD1A16B" w14:textId="77777777" w:rsidR="001E2456" w:rsidRPr="00B96E99" w:rsidRDefault="001E2456">
      <w:pPr>
        <w:widowControl/>
        <w:jc w:val="left"/>
        <w:rPr>
          <w:rFonts w:ascii="Times New Roman" w:eastAsia="宋体" w:hAnsi="Times New Roman" w:cs="Times New Roman"/>
          <w:sz w:val="24"/>
          <w:szCs w:val="24"/>
        </w:rPr>
      </w:pPr>
    </w:p>
    <w:p w14:paraId="772A3B5E" w14:textId="77777777" w:rsidR="001E2456" w:rsidRPr="00B96E99" w:rsidRDefault="001E2456">
      <w:pPr>
        <w:widowControl/>
        <w:jc w:val="left"/>
        <w:rPr>
          <w:rFonts w:ascii="Times New Roman" w:eastAsia="宋体" w:hAnsi="Times New Roman" w:cs="Times New Roman"/>
          <w:sz w:val="24"/>
          <w:szCs w:val="24"/>
        </w:rPr>
      </w:pPr>
    </w:p>
    <w:p w14:paraId="2A347984" w14:textId="77777777" w:rsidR="001E2456" w:rsidRPr="00B96E99" w:rsidRDefault="001E2456">
      <w:pPr>
        <w:widowControl/>
        <w:jc w:val="left"/>
        <w:rPr>
          <w:rFonts w:ascii="Times New Roman" w:eastAsia="宋体" w:hAnsi="Times New Roman" w:cs="Times New Roman"/>
          <w:sz w:val="24"/>
          <w:szCs w:val="24"/>
        </w:rPr>
      </w:pPr>
    </w:p>
    <w:p w14:paraId="3A2673E0" w14:textId="77777777" w:rsidR="001E2456" w:rsidRPr="00B96E99" w:rsidRDefault="001E2456">
      <w:pPr>
        <w:widowControl/>
        <w:jc w:val="left"/>
        <w:rPr>
          <w:rFonts w:ascii="Times New Roman" w:eastAsia="宋体" w:hAnsi="Times New Roman" w:cs="Times New Roman"/>
          <w:sz w:val="24"/>
          <w:szCs w:val="24"/>
        </w:rPr>
      </w:pPr>
    </w:p>
    <w:p w14:paraId="703837AE" w14:textId="77777777" w:rsidR="001E2456" w:rsidRPr="00B96E99" w:rsidRDefault="001E2456">
      <w:pPr>
        <w:widowControl/>
        <w:jc w:val="left"/>
        <w:rPr>
          <w:rFonts w:ascii="Times New Roman" w:eastAsia="宋体" w:hAnsi="Times New Roman" w:cs="Times New Roman"/>
          <w:sz w:val="24"/>
          <w:szCs w:val="24"/>
        </w:rPr>
      </w:pPr>
    </w:p>
    <w:p w14:paraId="37BD1036" w14:textId="77777777" w:rsidR="001E2456" w:rsidRPr="00B96E99" w:rsidRDefault="001E2456">
      <w:pPr>
        <w:widowControl/>
        <w:jc w:val="left"/>
        <w:rPr>
          <w:rFonts w:ascii="Times New Roman" w:eastAsia="宋体" w:hAnsi="Times New Roman" w:cs="Times New Roman"/>
          <w:sz w:val="24"/>
          <w:szCs w:val="24"/>
        </w:rPr>
      </w:pPr>
    </w:p>
    <w:p w14:paraId="6B23C726" w14:textId="77777777" w:rsidR="001E2456" w:rsidRPr="00B96E99" w:rsidRDefault="001E2456">
      <w:pPr>
        <w:widowControl/>
        <w:jc w:val="left"/>
        <w:rPr>
          <w:rFonts w:ascii="Times New Roman" w:eastAsia="宋体" w:hAnsi="Times New Roman" w:cs="Times New Roman"/>
          <w:sz w:val="24"/>
          <w:szCs w:val="24"/>
        </w:rPr>
      </w:pPr>
    </w:p>
    <w:p w14:paraId="569BED59" w14:textId="77777777" w:rsidR="00D40D8A" w:rsidRPr="00B96E99" w:rsidRDefault="00493A43" w:rsidP="00450FB8">
      <w:pPr>
        <w:pStyle w:val="1a"/>
        <w:numPr>
          <w:ilvl w:val="0"/>
          <w:numId w:val="28"/>
        </w:numPr>
        <w:rPr>
          <w:rFonts w:ascii="Times New Roman" w:eastAsia="宋体" w:hAnsi="Times New Roman" w:cs="Times New Roman"/>
        </w:rPr>
      </w:pPr>
      <w:bookmarkStart w:id="159" w:name="_Toc450393096"/>
      <w:ins w:id="160" w:author="JieTang" w:date="2016-05-02T20:06:00Z">
        <w:r>
          <w:rPr>
            <w:rFonts w:ascii="Times New Roman" w:eastAsia="宋体" w:hAnsi="Times New Roman" w:cs="Times New Roman" w:hint="eastAsia"/>
          </w:rPr>
          <w:t>一种</w:t>
        </w:r>
      </w:ins>
      <w:ins w:id="161" w:author="JieTang" w:date="2016-05-02T20:29:00Z">
        <w:r w:rsidR="00D642EC">
          <w:rPr>
            <w:rFonts w:ascii="Times New Roman" w:eastAsia="宋体" w:hAnsi="Times New Roman" w:cs="Times New Roman" w:hint="eastAsia"/>
          </w:rPr>
          <w:t>基于</w:t>
        </w:r>
      </w:ins>
      <w:ins w:id="162" w:author="JieTang" w:date="2016-05-02T20:30:00Z">
        <w:r w:rsidR="00D642EC">
          <w:rPr>
            <w:rFonts w:ascii="Times New Roman" w:eastAsia="宋体" w:hAnsi="Times New Roman" w:cs="Times New Roman" w:hint="eastAsia"/>
          </w:rPr>
          <w:t>人工鱼群算法</w:t>
        </w:r>
      </w:ins>
      <w:ins w:id="163" w:author="JieTang" w:date="2016-05-02T20:06:00Z">
        <w:r>
          <w:rPr>
            <w:rFonts w:ascii="Times New Roman" w:eastAsia="宋体" w:hAnsi="Times New Roman" w:cs="Times New Roman" w:hint="eastAsia"/>
          </w:rPr>
          <w:t>的</w:t>
        </w:r>
      </w:ins>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ins w:id="164" w:author="JieTang" w:date="2016-05-02T20:31:00Z">
        <w:r w:rsidR="00D642EC">
          <w:rPr>
            <w:rFonts w:ascii="Times New Roman" w:eastAsia="宋体" w:hAnsi="Times New Roman" w:cs="Times New Roman" w:hint="eastAsia"/>
          </w:rPr>
          <w:t>器</w:t>
        </w:r>
      </w:ins>
      <w:bookmarkEnd w:id="159"/>
      <w:del w:id="165" w:author="JieTang" w:date="2016-05-02T20:10:00Z">
        <w:r w:rsidR="001E2456" w:rsidRPr="00B96E99" w:rsidDel="006F24DF">
          <w:rPr>
            <w:rFonts w:ascii="Times New Roman" w:eastAsia="宋体" w:hAnsi="Times New Roman" w:cs="Times New Roman"/>
          </w:rPr>
          <w:delText>器</w:delText>
        </w:r>
      </w:del>
      <w:del w:id="166" w:author="JieTang" w:date="2016-05-02T20:06:00Z">
        <w:r w:rsidR="001E2456" w:rsidRPr="00B96E99" w:rsidDel="00493A43">
          <w:rPr>
            <w:rFonts w:ascii="Times New Roman" w:eastAsia="宋体" w:hAnsi="Times New Roman" w:cs="Times New Roman"/>
          </w:rPr>
          <w:delText>更改</w:delText>
        </w:r>
      </w:del>
    </w:p>
    <w:p w14:paraId="36ED4294" w14:textId="77777777" w:rsidR="009D38BE" w:rsidRDefault="009D38BE" w:rsidP="00362A23">
      <w:pPr>
        <w:spacing w:line="360" w:lineRule="auto"/>
        <w:ind w:firstLineChars="200" w:firstLine="480"/>
        <w:rPr>
          <w:ins w:id="167" w:author="JieTang" w:date="2016-05-02T20:10:00Z"/>
          <w:rFonts w:ascii="Times New Roman" w:eastAsia="宋体" w:hAnsi="Times New Roman" w:cs="Times New Roman"/>
          <w:color w:val="FF0000"/>
          <w:sz w:val="24"/>
          <w:szCs w:val="24"/>
        </w:rPr>
      </w:pPr>
      <w:r w:rsidRPr="00B96E99">
        <w:rPr>
          <w:rFonts w:ascii="Times New Roman" w:eastAsia="宋体" w:hAnsi="Times New Roman" w:cs="Times New Roman"/>
          <w:sz w:val="24"/>
          <w:szCs w:val="24"/>
        </w:rPr>
        <w:t>本文替换了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中自带的插拔式调度器模块，用人工鱼群算法实现了新的调度器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。下面从几个方面来介绍</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w:t>
      </w:r>
      <w:ins w:id="168" w:author="JieTang" w:date="2016-05-02T20:07:00Z">
        <w:r w:rsidR="00493A43">
          <w:rPr>
            <w:rFonts w:ascii="Times New Roman" w:eastAsia="宋体" w:hAnsi="Times New Roman" w:cs="Times New Roman" w:hint="eastAsia"/>
            <w:color w:val="FF0000"/>
            <w:sz w:val="24"/>
            <w:szCs w:val="24"/>
          </w:rPr>
          <w:t>1</w:t>
        </w:r>
        <w:r w:rsidR="00493A43">
          <w:rPr>
            <w:rFonts w:ascii="Times New Roman" w:eastAsia="宋体" w:hAnsi="Times New Roman" w:cs="Times New Roman" w:hint="eastAsia"/>
            <w:color w:val="FF0000"/>
            <w:sz w:val="24"/>
            <w:szCs w:val="24"/>
          </w:rPr>
          <w:t>、介绍</w:t>
        </w:r>
        <w:r w:rsidR="00493A43">
          <w:rPr>
            <w:rFonts w:ascii="Times New Roman" w:eastAsia="宋体" w:hAnsi="Times New Roman" w:cs="Times New Roman" w:hint="eastAsia"/>
            <w:color w:val="FF0000"/>
            <w:sz w:val="24"/>
            <w:szCs w:val="24"/>
          </w:rPr>
          <w:t>Yarn</w:t>
        </w:r>
        <w:r w:rsidR="00493A43">
          <w:rPr>
            <w:rFonts w:ascii="Times New Roman" w:eastAsia="宋体" w:hAnsi="Times New Roman" w:cs="Times New Roman" w:hint="eastAsia"/>
            <w:color w:val="FF0000"/>
            <w:sz w:val="24"/>
            <w:szCs w:val="24"/>
          </w:rPr>
          <w:t>调度器；</w:t>
        </w:r>
        <w:r w:rsidR="00493A43">
          <w:rPr>
            <w:rFonts w:ascii="Times New Roman" w:eastAsia="宋体" w:hAnsi="Times New Roman" w:cs="Times New Roman" w:hint="eastAsia"/>
            <w:color w:val="FF0000"/>
            <w:sz w:val="24"/>
            <w:szCs w:val="24"/>
          </w:rPr>
          <w:t>2</w:t>
        </w:r>
        <w:r w:rsidR="00493A43">
          <w:rPr>
            <w:rFonts w:ascii="Times New Roman" w:eastAsia="宋体" w:hAnsi="Times New Roman" w:cs="Times New Roman" w:hint="eastAsia"/>
            <w:color w:val="FF0000"/>
            <w:sz w:val="24"/>
            <w:szCs w:val="24"/>
          </w:rPr>
          <w:t>、</w:t>
        </w:r>
        <w:r w:rsidR="00493A43">
          <w:rPr>
            <w:rFonts w:ascii="Times New Roman" w:eastAsia="宋体" w:hAnsi="Times New Roman" w:cs="Times New Roman" w:hint="eastAsia"/>
            <w:color w:val="FF0000"/>
            <w:sz w:val="24"/>
            <w:szCs w:val="24"/>
          </w:rPr>
          <w:t>Yarn</w:t>
        </w:r>
        <w:r w:rsidR="00493A43">
          <w:rPr>
            <w:rFonts w:ascii="Times New Roman" w:eastAsia="宋体" w:hAnsi="Times New Roman" w:cs="Times New Roman" w:hint="eastAsia"/>
            <w:color w:val="FF0000"/>
            <w:sz w:val="24"/>
            <w:szCs w:val="24"/>
          </w:rPr>
          <w:t>调度器的不足；</w:t>
        </w:r>
        <w:r w:rsidR="00493A43">
          <w:rPr>
            <w:rFonts w:ascii="Times New Roman" w:eastAsia="宋体" w:hAnsi="Times New Roman" w:cs="Times New Roman" w:hint="eastAsia"/>
            <w:color w:val="FF0000"/>
            <w:sz w:val="24"/>
            <w:szCs w:val="24"/>
          </w:rPr>
          <w:t>3</w:t>
        </w:r>
        <w:r w:rsidR="00493A43">
          <w:rPr>
            <w:rFonts w:ascii="Times New Roman" w:eastAsia="宋体" w:hAnsi="Times New Roman" w:cs="Times New Roman" w:hint="eastAsia"/>
            <w:color w:val="FF0000"/>
            <w:sz w:val="24"/>
            <w:szCs w:val="24"/>
          </w:rPr>
          <w:t>、</w:t>
        </w:r>
      </w:ins>
      <w:ins w:id="169" w:author="JieTang" w:date="2016-05-02T20:10:00Z">
        <w:r w:rsidR="006F24DF">
          <w:rPr>
            <w:rFonts w:ascii="Times New Roman" w:eastAsia="宋体" w:hAnsi="Times New Roman" w:cs="Times New Roman" w:hint="eastAsia"/>
            <w:color w:val="FF0000"/>
            <w:sz w:val="24"/>
            <w:szCs w:val="24"/>
          </w:rPr>
          <w:t>改进的可能性</w:t>
        </w:r>
      </w:ins>
      <w:ins w:id="170" w:author="JieTang" w:date="2016-05-04T09:53:00Z">
        <w:r w:rsidR="00784AD3">
          <w:rPr>
            <w:rFonts w:ascii="Times New Roman" w:eastAsia="宋体" w:hAnsi="Times New Roman" w:cs="Times New Roman" w:hint="eastAsia"/>
            <w:color w:val="FF0000"/>
            <w:sz w:val="24"/>
            <w:szCs w:val="24"/>
          </w:rPr>
          <w:t>；</w:t>
        </w:r>
        <w:r w:rsidR="00784AD3">
          <w:rPr>
            <w:rFonts w:ascii="Times New Roman" w:eastAsia="宋体" w:hAnsi="Times New Roman" w:cs="Times New Roman" w:hint="eastAsia"/>
            <w:color w:val="FF0000"/>
            <w:sz w:val="24"/>
            <w:szCs w:val="24"/>
          </w:rPr>
          <w:t>4</w:t>
        </w:r>
        <w:r w:rsidR="00784AD3">
          <w:rPr>
            <w:rFonts w:ascii="Times New Roman" w:eastAsia="宋体" w:hAnsi="Times New Roman" w:cs="Times New Roman" w:hint="eastAsia"/>
            <w:color w:val="FF0000"/>
            <w:sz w:val="24"/>
            <w:szCs w:val="24"/>
          </w:rPr>
          <w:t>、本章总结</w:t>
        </w:r>
      </w:ins>
    </w:p>
    <w:p w14:paraId="471FFA09" w14:textId="77777777" w:rsidR="006F24DF" w:rsidRDefault="006F24DF" w:rsidP="00362A23">
      <w:pPr>
        <w:spacing w:line="360" w:lineRule="auto"/>
        <w:ind w:firstLineChars="200" w:firstLine="480"/>
        <w:rPr>
          <w:ins w:id="171" w:author="JieTang" w:date="2016-05-02T20:10:00Z"/>
          <w:rFonts w:ascii="Times New Roman" w:eastAsia="宋体" w:hAnsi="Times New Roman" w:cs="Times New Roman"/>
          <w:color w:val="FF0000"/>
          <w:sz w:val="24"/>
          <w:szCs w:val="24"/>
        </w:rPr>
      </w:pPr>
    </w:p>
    <w:p w14:paraId="30C8160B" w14:textId="77777777" w:rsidR="006F24DF" w:rsidRPr="006F24DF" w:rsidRDefault="006F24DF">
      <w:pPr>
        <w:pStyle w:val="a3"/>
        <w:numPr>
          <w:ilvl w:val="1"/>
          <w:numId w:val="16"/>
        </w:numPr>
        <w:spacing w:line="360" w:lineRule="auto"/>
        <w:ind w:firstLineChars="0" w:firstLine="420"/>
        <w:rPr>
          <w:ins w:id="172" w:author="JieTang" w:date="2016-05-02T20:10:00Z"/>
          <w:rFonts w:ascii="Times New Roman" w:eastAsia="宋体" w:hAnsi="Times New Roman" w:cs="Times New Roman"/>
          <w:color w:val="FF0000"/>
          <w:sz w:val="24"/>
          <w:szCs w:val="24"/>
          <w:rPrChange w:id="173" w:author="JieTang" w:date="2016-05-02T20:11:00Z">
            <w:rPr>
              <w:ins w:id="174" w:author="JieTang" w:date="2016-05-02T20:10:00Z"/>
            </w:rPr>
          </w:rPrChange>
        </w:rPr>
        <w:pPrChange w:id="175" w:author="JieTang" w:date="2016-05-02T21:38:00Z">
          <w:pPr>
            <w:spacing w:line="360" w:lineRule="auto"/>
            <w:ind w:firstLineChars="200" w:firstLine="420"/>
          </w:pPr>
        </w:pPrChange>
      </w:pPr>
      <w:ins w:id="176" w:author="JieTang" w:date="2016-05-02T20:10:00Z">
        <w:r w:rsidRPr="006F24DF">
          <w:rPr>
            <w:rFonts w:ascii="Times New Roman" w:eastAsia="宋体" w:hAnsi="Times New Roman" w:cs="Times New Roman" w:hint="eastAsia"/>
            <w:color w:val="FF0000"/>
            <w:sz w:val="24"/>
            <w:szCs w:val="24"/>
            <w:rPrChange w:id="177" w:author="JieTang" w:date="2016-05-02T20:11:00Z">
              <w:rPr>
                <w:rFonts w:hint="eastAsia"/>
              </w:rPr>
            </w:rPrChange>
          </w:rPr>
          <w:t>概述</w:t>
        </w:r>
      </w:ins>
    </w:p>
    <w:p w14:paraId="0702779F" w14:textId="77777777" w:rsidR="006F24DF" w:rsidRDefault="006F24DF">
      <w:pPr>
        <w:pStyle w:val="a3"/>
        <w:spacing w:line="360" w:lineRule="auto"/>
        <w:ind w:left="576" w:firstLineChars="0" w:firstLine="0"/>
        <w:rPr>
          <w:ins w:id="178" w:author="JieTang" w:date="2016-05-02T20:11:00Z"/>
          <w:rFonts w:ascii="Times New Roman" w:eastAsia="宋体" w:hAnsi="Times New Roman" w:cs="Times New Roman"/>
          <w:color w:val="FF0000"/>
          <w:sz w:val="24"/>
          <w:szCs w:val="24"/>
        </w:rPr>
        <w:pPrChange w:id="179" w:author="JieTang" w:date="2016-05-02T20:11:00Z">
          <w:pPr>
            <w:spacing w:line="360" w:lineRule="auto"/>
            <w:ind w:firstLineChars="200" w:firstLine="480"/>
          </w:pPr>
        </w:pPrChange>
      </w:pPr>
      <w:ins w:id="180" w:author="JieTang" w:date="2016-05-02T20:11:00Z">
        <w:r>
          <w:rPr>
            <w:rFonts w:ascii="Times New Roman" w:eastAsia="宋体" w:hAnsi="Times New Roman" w:cs="Times New Roman" w:hint="eastAsia"/>
            <w:color w:val="FF0000"/>
            <w:sz w:val="24"/>
            <w:szCs w:val="24"/>
          </w:rPr>
          <w:t>阐述问题，</w:t>
        </w:r>
      </w:ins>
    </w:p>
    <w:p w14:paraId="04B3B727" w14:textId="77777777" w:rsidR="006F24DF" w:rsidRPr="006F24DF" w:rsidRDefault="006F24DF">
      <w:pPr>
        <w:pStyle w:val="a3"/>
        <w:spacing w:line="360" w:lineRule="auto"/>
        <w:ind w:left="576" w:firstLineChars="0" w:firstLine="0"/>
        <w:rPr>
          <w:rFonts w:ascii="Times New Roman" w:eastAsia="宋体" w:hAnsi="Times New Roman" w:cs="Times New Roman"/>
          <w:color w:val="FF0000"/>
          <w:sz w:val="24"/>
          <w:szCs w:val="24"/>
          <w:rPrChange w:id="181" w:author="JieTang" w:date="2016-05-02T20:11:00Z">
            <w:rPr>
              <w:rFonts w:ascii="Times New Roman" w:eastAsia="宋体" w:hAnsi="Times New Roman" w:cs="Times New Roman"/>
              <w:sz w:val="24"/>
              <w:szCs w:val="24"/>
            </w:rPr>
          </w:rPrChange>
        </w:rPr>
        <w:pPrChange w:id="182" w:author="JieTang" w:date="2016-05-02T20:11:00Z">
          <w:pPr>
            <w:spacing w:line="360" w:lineRule="auto"/>
            <w:ind w:firstLineChars="200" w:firstLine="480"/>
          </w:pPr>
        </w:pPrChange>
      </w:pPr>
      <w:ins w:id="183" w:author="JieTang" w:date="2016-05-02T20:11:00Z">
        <w:r>
          <w:rPr>
            <w:rFonts w:ascii="Times New Roman" w:eastAsia="宋体" w:hAnsi="Times New Roman" w:cs="Times New Roman" w:hint="eastAsia"/>
            <w:color w:val="FF0000"/>
            <w:sz w:val="24"/>
            <w:szCs w:val="24"/>
          </w:rPr>
          <w:t xml:space="preserve">2.2 </w:t>
        </w:r>
        <w:r>
          <w:rPr>
            <w:rFonts w:ascii="Times New Roman" w:eastAsia="宋体" w:hAnsi="Times New Roman" w:cs="Times New Roman" w:hint="eastAsia"/>
            <w:color w:val="FF0000"/>
            <w:sz w:val="24"/>
            <w:szCs w:val="24"/>
          </w:rPr>
          <w:t>相关工作</w:t>
        </w:r>
      </w:ins>
    </w:p>
    <w:p w14:paraId="7D8602F8" w14:textId="77777777" w:rsidR="006D0B16" w:rsidRPr="00B96E99" w:rsidRDefault="006F24DF">
      <w:pPr>
        <w:pStyle w:val="24"/>
        <w:rPr>
          <w:rFonts w:ascii="Times New Roman" w:hAnsi="Times New Roman" w:cs="Times New Roman"/>
        </w:rPr>
        <w:pPrChange w:id="184" w:author="JieTang" w:date="2016-05-02T20:11:00Z">
          <w:pPr>
            <w:pStyle w:val="24"/>
            <w:numPr>
              <w:ilvl w:val="1"/>
              <w:numId w:val="16"/>
            </w:numPr>
            <w:ind w:left="576" w:hanging="576"/>
          </w:pPr>
        </w:pPrChange>
      </w:pPr>
      <w:bookmarkStart w:id="185" w:name="_Toc450393097"/>
      <w:ins w:id="186" w:author="JieTang" w:date="2016-05-02T20:11:00Z">
        <w:r>
          <w:rPr>
            <w:rFonts w:ascii="Times New Roman" w:hAnsi="Times New Roman" w:cs="Times New Roman" w:hint="eastAsia"/>
            <w:highlight w:val="lightGray"/>
          </w:rPr>
          <w:lastRenderedPageBreak/>
          <w:t>2.3</w:t>
        </w:r>
        <w:r>
          <w:rPr>
            <w:rFonts w:ascii="Times New Roman" w:hAnsi="Times New Roman" w:cs="Times New Roman" w:hint="eastAsia"/>
          </w:rPr>
          <w:t xml:space="preserve"> </w:t>
        </w:r>
      </w:ins>
      <w:del w:id="187" w:author="JieTang" w:date="2016-05-04T09:55:00Z">
        <w:r w:rsidRPr="00B96E99" w:rsidDel="00784AD3">
          <w:rPr>
            <w:rFonts w:ascii="Times New Roman" w:hAnsi="Times New Roman" w:cs="Times New Roman"/>
          </w:rPr>
          <w:delText>EASY</w:delText>
        </w:r>
      </w:del>
      <w:ins w:id="188" w:author="JieTang" w:date="2016-05-02T20:12:00Z">
        <w:r>
          <w:rPr>
            <w:rFonts w:ascii="Times New Roman" w:hAnsi="Times New Roman" w:cs="Times New Roman" w:hint="eastAsia"/>
          </w:rPr>
          <w:t>总体框架</w:t>
        </w:r>
      </w:ins>
      <w:bookmarkEnd w:id="185"/>
      <w:del w:id="189" w:author="JieTang" w:date="2016-05-02T20:12:00Z">
        <w:r w:rsidRPr="00B96E99" w:rsidDel="006F24DF">
          <w:rPr>
            <w:rFonts w:ascii="Times New Roman" w:hAnsi="Times New Roman" w:cs="Times New Roman"/>
          </w:rPr>
          <w:delText>介绍</w:delText>
        </w:r>
      </w:del>
    </w:p>
    <w:p w14:paraId="192CDFF4" w14:textId="77777777" w:rsidR="00D67C29" w:rsidRPr="00B96E99" w:rsidRDefault="00D67C29"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调度器的设计目标是提高资源利用率和缩短</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作为</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的里的一个组件，主要有两个部分构成：</w:t>
      </w:r>
      <w:r w:rsidRPr="00B96E99">
        <w:rPr>
          <w:rFonts w:ascii="Times New Roman" w:eastAsia="宋体" w:hAnsi="Times New Roman" w:cs="Times New Roman"/>
          <w:sz w:val="24"/>
          <w:szCs w:val="24"/>
        </w:rPr>
        <w:t xml:space="preserve">Memory-based </w:t>
      </w:r>
      <w:r w:rsidRPr="00B96E99">
        <w:rPr>
          <w:rFonts w:ascii="Times New Roman" w:eastAsia="宋体" w:hAnsi="Times New Roman" w:cs="Times New Roman"/>
          <w:sz w:val="24"/>
          <w:szCs w:val="24"/>
        </w:rPr>
        <w:t>分配和</w:t>
      </w: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分配。</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的架构图如图</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所示。</w:t>
      </w:r>
    </w:p>
    <w:p w14:paraId="699850DB" w14:textId="77777777" w:rsidR="00D67C29" w:rsidRPr="00B96E99" w:rsidRDefault="00D67C29" w:rsidP="00D67C29">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8396" cy="3550090"/>
                    </a:xfrm>
                    <a:prstGeom prst="rect">
                      <a:avLst/>
                    </a:prstGeom>
                  </pic:spPr>
                </pic:pic>
              </a:graphicData>
            </a:graphic>
          </wp:inline>
        </w:drawing>
      </w:r>
    </w:p>
    <w:p w14:paraId="1362CAC3" w14:textId="77777777" w:rsidR="00D67C29" w:rsidRPr="00B96E99" w:rsidRDefault="00D67C29" w:rsidP="00D67C2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2.1 EASY</w:t>
      </w:r>
      <w:r w:rsidRPr="00B96E99">
        <w:rPr>
          <w:rFonts w:ascii="Times New Roman" w:eastAsia="宋体" w:hAnsi="Times New Roman" w:cs="Times New Roman"/>
          <w:sz w:val="24"/>
          <w:szCs w:val="24"/>
        </w:rPr>
        <w:t>架构</w:t>
      </w:r>
    </w:p>
    <w:p w14:paraId="50094F37" w14:textId="77777777" w:rsidR="008F3AB5" w:rsidRPr="00B96E99" w:rsidRDefault="008F3AB5"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调度器组合了两个部分来调度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，并且</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到节点上运行。</w:t>
      </w:r>
    </w:p>
    <w:p w14:paraId="1030C98D" w14:textId="77777777" w:rsidR="008F3AB5" w:rsidRPr="00B96E99" w:rsidRDefault="00E65C6A" w:rsidP="00CA4B13">
      <w:pPr>
        <w:pStyle w:val="24"/>
        <w:rPr>
          <w:rFonts w:ascii="Times New Roman" w:hAnsi="Times New Roman" w:cs="Times New Roman"/>
        </w:rPr>
      </w:pPr>
      <w:bookmarkStart w:id="190" w:name="_Toc450393098"/>
      <w:r w:rsidRPr="00B96E99">
        <w:rPr>
          <w:rFonts w:ascii="Times New Roman" w:hAnsi="Times New Roman" w:cs="Times New Roman"/>
        </w:rPr>
        <w:t xml:space="preserve">2.2 </w:t>
      </w:r>
      <w:r w:rsidRPr="00B96E99">
        <w:rPr>
          <w:rFonts w:ascii="Times New Roman" w:hAnsi="Times New Roman" w:cs="Times New Roman"/>
        </w:rPr>
        <w:t>问题陈述</w:t>
      </w:r>
      <w:bookmarkEnd w:id="190"/>
    </w:p>
    <w:p w14:paraId="3AB0CE29" w14:textId="77777777" w:rsidR="00CA4B13" w:rsidRPr="00B96E99" w:rsidRDefault="00CA4B13"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被分配到哪些节点上。这个问题就是调度器的重点。问题的模型如下图</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2BE1CD9E" w14:textId="77777777" w:rsidR="004277E5" w:rsidRPr="00B96E99" w:rsidRDefault="004277E5" w:rsidP="004277E5">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4DEDC59" wp14:editId="74B80517">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5346" cy="2383581"/>
                    </a:xfrm>
                    <a:prstGeom prst="rect">
                      <a:avLst/>
                    </a:prstGeom>
                  </pic:spPr>
                </pic:pic>
              </a:graphicData>
            </a:graphic>
          </wp:inline>
        </w:drawing>
      </w:r>
    </w:p>
    <w:p w14:paraId="1099EE42" w14:textId="77777777" w:rsidR="004277E5" w:rsidRPr="00B96E99" w:rsidRDefault="004277E5" w:rsidP="004277E5">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2.2 </w:t>
      </w:r>
      <w:r w:rsidRPr="00B96E99">
        <w:rPr>
          <w:rFonts w:ascii="Times New Roman" w:eastAsia="宋体" w:hAnsi="Times New Roman" w:cs="Times New Roman"/>
          <w:sz w:val="24"/>
          <w:szCs w:val="24"/>
        </w:rPr>
        <w:t>问题模型</w:t>
      </w:r>
    </w:p>
    <w:p w14:paraId="7C5614DE" w14:textId="77777777" w:rsidR="00216308" w:rsidRPr="00B96E99" w:rsidRDefault="00216308" w:rsidP="001731A7">
      <w:pPr>
        <w:spacing w:line="360" w:lineRule="auto"/>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001731A7"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obs</w:t>
      </w:r>
      <w:r w:rsidRPr="00B96E99">
        <w:rPr>
          <w:rFonts w:ascii="Times New Roman" w:eastAsia="宋体" w:hAnsi="Times New Roman" w:cs="Times New Roman"/>
          <w:sz w:val="24"/>
          <w:szCs w:val="24"/>
        </w:rPr>
        <w:t>为</w:t>
      </w:r>
      <w:r w:rsidR="001731A7" w:rsidRPr="00B96E99">
        <w:rPr>
          <w:rFonts w:ascii="Times New Roman" w:eastAsia="宋体" w:hAnsi="Times New Roman" w:cs="Times New Roman"/>
          <w:sz w:val="24"/>
          <w:szCs w:val="24"/>
        </w:rPr>
        <w:t>{J</w:t>
      </w:r>
      <w:r w:rsidR="001731A7" w:rsidRPr="00B96E99">
        <w:rPr>
          <w:rFonts w:ascii="Times New Roman" w:eastAsia="宋体" w:hAnsi="Times New Roman" w:cs="Times New Roman"/>
          <w:sz w:val="24"/>
          <w:szCs w:val="24"/>
          <w:vertAlign w:val="subscript"/>
        </w:rPr>
        <w:t>1</w:t>
      </w:r>
      <w:r w:rsidR="001731A7" w:rsidRPr="00B96E99">
        <w:rPr>
          <w:rFonts w:ascii="Times New Roman" w:eastAsia="宋体" w:hAnsi="Times New Roman" w:cs="Times New Roman"/>
          <w:sz w:val="24"/>
          <w:szCs w:val="24"/>
        </w:rPr>
        <w:t>, J</w:t>
      </w:r>
      <w:r w:rsidR="001731A7" w:rsidRPr="00B96E99">
        <w:rPr>
          <w:rFonts w:ascii="Times New Roman" w:eastAsia="宋体" w:hAnsi="Times New Roman" w:cs="Times New Roman"/>
          <w:sz w:val="24"/>
          <w:szCs w:val="24"/>
          <w:vertAlign w:val="subscript"/>
        </w:rPr>
        <w:t>2</w:t>
      </w:r>
      <w:r w:rsidR="001731A7" w:rsidRPr="00B96E99">
        <w:rPr>
          <w:rFonts w:ascii="Times New Roman" w:eastAsia="宋体" w:hAnsi="Times New Roman" w:cs="Times New Roman"/>
          <w:sz w:val="24"/>
          <w:szCs w:val="24"/>
        </w:rPr>
        <w:t>, J</w:t>
      </w:r>
      <w:r w:rsidR="001731A7" w:rsidRPr="00B96E99">
        <w:rPr>
          <w:rFonts w:ascii="Times New Roman" w:eastAsia="宋体" w:hAnsi="Times New Roman" w:cs="Times New Roman"/>
          <w:sz w:val="24"/>
          <w:szCs w:val="24"/>
          <w:vertAlign w:val="subscript"/>
        </w:rPr>
        <w:t>3</w:t>
      </w:r>
      <w:r w:rsidR="001731A7" w:rsidRPr="00B96E99">
        <w:rPr>
          <w:rFonts w:ascii="Times New Roman" w:eastAsia="宋体" w:hAnsi="Times New Roman" w:cs="Times New Roman"/>
          <w:sz w:val="24"/>
          <w:szCs w:val="24"/>
        </w:rPr>
        <w:t>, …}</w:t>
      </w:r>
      <w:r w:rsidRPr="00B96E99">
        <w:rPr>
          <w:rFonts w:ascii="Times New Roman" w:eastAsia="宋体" w:hAnsi="Times New Roman" w:cs="Times New Roman"/>
          <w:sz w:val="24"/>
          <w:szCs w:val="24"/>
        </w:rPr>
        <w:t>, m</w:t>
      </w:r>
      <w:r w:rsidRPr="00B96E99">
        <w:rPr>
          <w:rFonts w:ascii="Times New Roman" w:eastAsia="宋体" w:hAnsi="Times New Roman" w:cs="Times New Roman"/>
          <w:sz w:val="24"/>
          <w:szCs w:val="24"/>
        </w:rPr>
        <w:t>个节点</w:t>
      </w:r>
      <w:r w:rsidR="00EA6817" w:rsidRPr="00B96E99">
        <w:rPr>
          <w:rFonts w:ascii="Times New Roman" w:eastAsia="宋体" w:hAnsi="Times New Roman" w:cs="Times New Roman"/>
          <w:sz w:val="24"/>
          <w:szCs w:val="24"/>
        </w:rPr>
        <w:t>{S</w:t>
      </w:r>
      <w:r w:rsidR="00EA6817" w:rsidRPr="00B96E99">
        <w:rPr>
          <w:rFonts w:ascii="Times New Roman" w:eastAsia="宋体" w:hAnsi="Times New Roman" w:cs="Times New Roman"/>
          <w:sz w:val="24"/>
          <w:szCs w:val="24"/>
          <w:vertAlign w:val="subscript"/>
        </w:rPr>
        <w:t>1</w:t>
      </w:r>
      <w:r w:rsidR="00EA6817" w:rsidRPr="00B96E99">
        <w:rPr>
          <w:rFonts w:ascii="Times New Roman" w:eastAsia="宋体" w:hAnsi="Times New Roman" w:cs="Times New Roman"/>
          <w:sz w:val="24"/>
          <w:szCs w:val="24"/>
        </w:rPr>
        <w:t>, S</w:t>
      </w:r>
      <w:r w:rsidR="00EA6817" w:rsidRPr="00B96E99">
        <w:rPr>
          <w:rFonts w:ascii="Times New Roman" w:eastAsia="宋体" w:hAnsi="Times New Roman" w:cs="Times New Roman"/>
          <w:sz w:val="24"/>
          <w:szCs w:val="24"/>
          <w:vertAlign w:val="subscript"/>
        </w:rPr>
        <w:t>2</w:t>
      </w:r>
      <w:r w:rsidR="00EA6817" w:rsidRPr="00B96E99">
        <w:rPr>
          <w:rFonts w:ascii="Times New Roman" w:eastAsia="宋体" w:hAnsi="Times New Roman" w:cs="Times New Roman"/>
          <w:sz w:val="24"/>
          <w:szCs w:val="24"/>
        </w:rPr>
        <w:t>, S</w:t>
      </w:r>
      <w:r w:rsidR="00EA6817" w:rsidRPr="00B96E99">
        <w:rPr>
          <w:rFonts w:ascii="Times New Roman" w:eastAsia="宋体" w:hAnsi="Times New Roman" w:cs="Times New Roman"/>
          <w:sz w:val="24"/>
          <w:szCs w:val="24"/>
          <w:vertAlign w:val="subscript"/>
        </w:rPr>
        <w:t>3</w:t>
      </w:r>
      <w:r w:rsidR="00EA6817" w:rsidRPr="00B96E99">
        <w:rPr>
          <w:rFonts w:ascii="Times New Roman" w:eastAsia="宋体" w:hAnsi="Times New Roman" w:cs="Times New Roman"/>
          <w:sz w:val="24"/>
          <w:szCs w:val="24"/>
        </w:rPr>
        <w:t>, … S</w:t>
      </w:r>
      <w:r w:rsidR="00EA6817" w:rsidRPr="00B96E99">
        <w:rPr>
          <w:rFonts w:ascii="Times New Roman" w:eastAsia="宋体" w:hAnsi="Times New Roman" w:cs="Times New Roman"/>
          <w:sz w:val="24"/>
          <w:szCs w:val="24"/>
          <w:vertAlign w:val="subscript"/>
        </w:rPr>
        <w:t>m</w:t>
      </w:r>
      <w:r w:rsidR="00EA6817"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007C012A" w:rsidRPr="00B96E99">
        <w:rPr>
          <w:rFonts w:ascii="Times New Roman" w:eastAsia="宋体" w:hAnsi="Times New Roman" w:cs="Times New Roman"/>
          <w:sz w:val="24"/>
          <w:szCs w:val="24"/>
        </w:rPr>
        <w:t>&lt;</w:t>
      </w:r>
      <m:oMath>
        <m:box>
          <m:boxPr>
            <m:opEmu m:val="1"/>
            <m:ctrlPr>
              <w:rPr>
                <w:rFonts w:ascii="Cambria Math" w:eastAsia="宋体" w:hAnsi="Cambria Math" w:cs="Times New Roman"/>
                <w:sz w:val="24"/>
                <w:szCs w:val="24"/>
              </w:rPr>
            </m:ctrlPr>
          </m:boxPr>
          <m:e>
            <m:r>
              <w:rPr>
                <w:rFonts w:ascii="Cambria Math" w:eastAsia="宋体" w:hAnsi="Cambria Math" w:cs="Times New Roman"/>
                <w:sz w:val="24"/>
                <w:szCs w:val="24"/>
              </w:rPr>
              <m:t>p,</m:t>
            </m:r>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r</m:t>
                </m:r>
              </m:e>
            </m:groupChr>
          </m:e>
        </m:box>
        <m:r>
          <w:rPr>
            <w:rFonts w:ascii="Cambria Math" w:eastAsia="宋体" w:hAnsi="Cambria Math" w:cs="Times New Roman"/>
            <w:sz w:val="24"/>
            <w:szCs w:val="24"/>
          </w:rPr>
          <m:t>,m,l,γ</m:t>
        </m:r>
      </m:oMath>
      <w:r w:rsidR="007C012A"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r</m:t>
                </m:r>
              </m:e>
            </m:groupChr>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m:rPr>
            <m:sty m:val="p"/>
          </m:rP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00F420E9"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00F420E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D6B8003" w14:textId="77777777" w:rsidR="009A6EDA" w:rsidRPr="00B96E99" w:rsidRDefault="009A6EDA"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B96E99">
        <w:rPr>
          <w:rFonts w:ascii="Times New Roman" w:eastAsia="宋体" w:hAnsi="Times New Roman" w:cs="Times New Roman"/>
          <w:sz w:val="24"/>
          <w:szCs w:val="24"/>
        </w:rPr>
        <w:t>W, V</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W[i,</w:t>
      </w:r>
      <w:r w:rsidR="00F420E9"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B96E99">
        <w:rPr>
          <w:rFonts w:ascii="Times New Roman" w:eastAsia="宋体" w:hAnsi="Times New Roman" w:cs="Times New Roman"/>
          <w:sz w:val="24"/>
          <w:szCs w:val="24"/>
        </w:rPr>
        <w:t>W</w:t>
      </w:r>
      <w:r w:rsidRPr="00B96E99">
        <w:rPr>
          <w:rFonts w:ascii="Times New Roman" w:eastAsia="宋体" w:hAnsi="Times New Roman" w:cs="Times New Roman"/>
          <w:sz w:val="24"/>
          <w:szCs w:val="24"/>
        </w:rPr>
        <w:t>数组。而</w:t>
      </w:r>
      <w:r w:rsidR="00225D05" w:rsidRPr="00B96E99">
        <w:rPr>
          <w:rFonts w:ascii="Times New Roman" w:eastAsia="宋体" w:hAnsi="Times New Roman" w:cs="Times New Roman"/>
          <w:sz w:val="24"/>
          <w:szCs w:val="24"/>
        </w:rPr>
        <w:t>V[i, j]</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数组代表所有</w:t>
      </w:r>
      <w:r w:rsidR="00F14996"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00F14996"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代表第</w:t>
      </w:r>
      <w:r w:rsidR="00F14996"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种资源。</w:t>
      </w:r>
    </w:p>
    <w:p w14:paraId="701AB433" w14:textId="77777777" w:rsidR="00C74AB4" w:rsidRPr="00B96E99" w:rsidRDefault="00C74AB4"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中所有的调度器的目标主要有两点：最大化资源利用率和缩减运行时间。我们定义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任务的开始时间（设置</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p>
    <w:p w14:paraId="4B8002CF"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m:oMathPara>
    </w:p>
    <w:p w14:paraId="08F8A9D3"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4697C956"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r>
            <m:rPr>
              <m:sty m:val="p"/>
            </m:rPr>
            <w:rPr>
              <w:rFonts w:ascii="Cambria Math" w:eastAsia="宋体" w:hAnsi="Cambria Math" w:cs="Times New Roman"/>
              <w:sz w:val="24"/>
              <w:szCs w:val="24"/>
            </w:rPr>
            <m:t>,j∈</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,r∈[1,k]</m:t>
          </m:r>
        </m:oMath>
      </m:oMathPara>
    </w:p>
    <w:p w14:paraId="4813BF3C" w14:textId="77777777" w:rsidR="002B7031" w:rsidRPr="00B96E99" w:rsidRDefault="00A56BBC" w:rsidP="00DC0279">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执行完毕所消耗的所有时间，该时间越小表示集群效率越高。但由于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005C213F"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调度器模块，用人工鱼群的目标函数来替代理想的目标函数以尽量实现最佳效率。下面将分别介绍</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调度器的两个部分、人工鱼群算法以及实验验证。</w:t>
      </w:r>
    </w:p>
    <w:p w14:paraId="389C3637" w14:textId="77777777" w:rsidR="008E6EF3" w:rsidRPr="00B96E99" w:rsidRDefault="00DC0279" w:rsidP="00450FB8">
      <w:pPr>
        <w:pStyle w:val="24"/>
        <w:numPr>
          <w:ilvl w:val="1"/>
          <w:numId w:val="41"/>
        </w:numPr>
        <w:rPr>
          <w:rFonts w:ascii="Times New Roman" w:hAnsi="Times New Roman" w:cs="Times New Roman"/>
        </w:rPr>
      </w:pPr>
      <w:bookmarkStart w:id="191" w:name="_Toc450393099"/>
      <w:r w:rsidRPr="00B96E99">
        <w:rPr>
          <w:rFonts w:ascii="Times New Roman" w:hAnsi="Times New Roman" w:cs="Times New Roman"/>
        </w:rPr>
        <w:t>EASY</w:t>
      </w:r>
      <w:r w:rsidRPr="00B96E99">
        <w:rPr>
          <w:rFonts w:ascii="Times New Roman" w:hAnsi="Times New Roman" w:cs="Times New Roman"/>
        </w:rPr>
        <w:t>架构</w:t>
      </w:r>
      <w:bookmarkEnd w:id="191"/>
    </w:p>
    <w:p w14:paraId="5BD8B884" w14:textId="77777777" w:rsidR="00484AAC" w:rsidRPr="00FF5E4E" w:rsidRDefault="00FB4F4B" w:rsidP="00484AAC">
      <w:pPr>
        <w:spacing w:line="360" w:lineRule="auto"/>
        <w:ind w:firstLineChars="200" w:firstLine="480"/>
        <w:rPr>
          <w:rFonts w:ascii="Times New Roman" w:eastAsia="宋体" w:hAnsi="Times New Roman" w:cs="Times New Roman"/>
          <w:color w:val="FF0000"/>
          <w:sz w:val="24"/>
          <w:szCs w:val="24"/>
          <w:rPrChange w:id="192" w:author="JieTang" w:date="2016-05-04T10:02:00Z">
            <w:rPr>
              <w:rFonts w:ascii="Times New Roman" w:eastAsia="宋体" w:hAnsi="Times New Roman" w:cs="Times New Roman"/>
              <w:sz w:val="24"/>
              <w:szCs w:val="24"/>
            </w:rPr>
          </w:rPrChange>
        </w:rPr>
      </w:pPr>
      <w:r w:rsidRPr="00FF5E4E">
        <w:rPr>
          <w:rFonts w:ascii="Times New Roman" w:eastAsia="宋体" w:hAnsi="Times New Roman" w:cs="Times New Roman"/>
          <w:color w:val="FF0000"/>
          <w:sz w:val="24"/>
          <w:szCs w:val="24"/>
          <w:rPrChange w:id="193" w:author="JieTang" w:date="2016-05-04T10:02:00Z">
            <w:rPr>
              <w:rFonts w:ascii="Times New Roman" w:eastAsia="宋体" w:hAnsi="Times New Roman" w:cs="Times New Roman"/>
              <w:sz w:val="24"/>
              <w:szCs w:val="24"/>
            </w:rPr>
          </w:rPrChange>
        </w:rPr>
        <w:t>EASY</w:t>
      </w:r>
      <w:r w:rsidRPr="00FF5E4E">
        <w:rPr>
          <w:rFonts w:ascii="Times New Roman" w:eastAsia="宋体" w:hAnsi="Times New Roman" w:cs="Times New Roman" w:hint="eastAsia"/>
          <w:color w:val="FF0000"/>
          <w:sz w:val="24"/>
          <w:szCs w:val="24"/>
          <w:rPrChange w:id="194" w:author="JieTang" w:date="2016-05-04T10:02:00Z">
            <w:rPr>
              <w:rFonts w:ascii="Times New Roman" w:eastAsia="宋体" w:hAnsi="Times New Roman" w:cs="Times New Roman" w:hint="eastAsia"/>
              <w:sz w:val="24"/>
              <w:szCs w:val="24"/>
            </w:rPr>
          </w:rPrChange>
        </w:rPr>
        <w:t>使用管理人工鱼群算法，我们通过设计目标函数来计算每个</w:t>
      </w:r>
      <w:r w:rsidRPr="00FF5E4E">
        <w:rPr>
          <w:rFonts w:ascii="Times New Roman" w:eastAsia="宋体" w:hAnsi="Times New Roman" w:cs="Times New Roman"/>
          <w:color w:val="FF0000"/>
          <w:sz w:val="24"/>
          <w:szCs w:val="24"/>
          <w:rPrChange w:id="195" w:author="JieTang" w:date="2016-05-04T10:02:00Z">
            <w:rPr>
              <w:rFonts w:ascii="Times New Roman" w:eastAsia="宋体" w:hAnsi="Times New Roman" w:cs="Times New Roman"/>
              <w:sz w:val="24"/>
              <w:szCs w:val="24"/>
            </w:rPr>
          </w:rPrChange>
        </w:rPr>
        <w:t>task</w:t>
      </w:r>
      <w:r w:rsidRPr="00FF5E4E">
        <w:rPr>
          <w:rFonts w:ascii="Times New Roman" w:eastAsia="宋体" w:hAnsi="Times New Roman" w:cs="Times New Roman" w:hint="eastAsia"/>
          <w:color w:val="FF0000"/>
          <w:sz w:val="24"/>
          <w:szCs w:val="24"/>
          <w:rPrChange w:id="196" w:author="JieTang" w:date="2016-05-04T10:02:00Z">
            <w:rPr>
              <w:rFonts w:ascii="Times New Roman" w:eastAsia="宋体" w:hAnsi="Times New Roman" w:cs="Times New Roman" w:hint="eastAsia"/>
              <w:sz w:val="24"/>
              <w:szCs w:val="24"/>
            </w:rPr>
          </w:rPrChange>
        </w:rPr>
        <w:t>的值，根据这些值的大小来选择运行在节点上的</w:t>
      </w:r>
      <w:r w:rsidRPr="00FF5E4E">
        <w:rPr>
          <w:rFonts w:ascii="Times New Roman" w:eastAsia="宋体" w:hAnsi="Times New Roman" w:cs="Times New Roman"/>
          <w:color w:val="FF0000"/>
          <w:sz w:val="24"/>
          <w:szCs w:val="24"/>
          <w:rPrChange w:id="197" w:author="JieTang" w:date="2016-05-04T10:02:00Z">
            <w:rPr>
              <w:rFonts w:ascii="Times New Roman" w:eastAsia="宋体" w:hAnsi="Times New Roman" w:cs="Times New Roman"/>
              <w:sz w:val="24"/>
              <w:szCs w:val="24"/>
            </w:rPr>
          </w:rPrChange>
        </w:rPr>
        <w:t>tasks</w:t>
      </w:r>
      <w:r w:rsidRPr="00FF5E4E">
        <w:rPr>
          <w:rFonts w:ascii="Times New Roman" w:eastAsia="宋体" w:hAnsi="Times New Roman" w:cs="Times New Roman" w:hint="eastAsia"/>
          <w:color w:val="FF0000"/>
          <w:sz w:val="24"/>
          <w:szCs w:val="24"/>
          <w:rPrChange w:id="198" w:author="JieTang" w:date="2016-05-04T10:02:00Z">
            <w:rPr>
              <w:rFonts w:ascii="Times New Roman" w:eastAsia="宋体" w:hAnsi="Times New Roman" w:cs="Times New Roman" w:hint="eastAsia"/>
              <w:sz w:val="24"/>
              <w:szCs w:val="24"/>
            </w:rPr>
          </w:rPrChange>
        </w:rPr>
        <w:t>。因此，本文的关键在于目标函数的设计，从</w:t>
      </w:r>
      <w:r w:rsidRPr="00FF5E4E">
        <w:rPr>
          <w:rFonts w:ascii="Times New Roman" w:eastAsia="宋体" w:hAnsi="Times New Roman" w:cs="Times New Roman"/>
          <w:color w:val="FF0000"/>
          <w:sz w:val="24"/>
          <w:szCs w:val="24"/>
          <w:rPrChange w:id="199" w:author="JieTang" w:date="2016-05-04T10:02:00Z">
            <w:rPr>
              <w:rFonts w:ascii="Times New Roman" w:eastAsia="宋体" w:hAnsi="Times New Roman" w:cs="Times New Roman"/>
              <w:sz w:val="24"/>
              <w:szCs w:val="24"/>
            </w:rPr>
          </w:rPrChange>
        </w:rPr>
        <w:t>Memory</w:t>
      </w:r>
      <w:r w:rsidRPr="00FF5E4E">
        <w:rPr>
          <w:rFonts w:ascii="Times New Roman" w:eastAsia="宋体" w:hAnsi="Times New Roman" w:cs="Times New Roman" w:hint="eastAsia"/>
          <w:color w:val="FF0000"/>
          <w:sz w:val="24"/>
          <w:szCs w:val="24"/>
          <w:rPrChange w:id="200" w:author="JieTang" w:date="2016-05-04T10:02:00Z">
            <w:rPr>
              <w:rFonts w:ascii="Times New Roman" w:eastAsia="宋体" w:hAnsi="Times New Roman" w:cs="Times New Roman" w:hint="eastAsia"/>
              <w:sz w:val="24"/>
              <w:szCs w:val="24"/>
            </w:rPr>
          </w:rPrChange>
        </w:rPr>
        <w:t>和</w:t>
      </w:r>
      <w:r w:rsidRPr="00FF5E4E">
        <w:rPr>
          <w:rFonts w:ascii="Times New Roman" w:eastAsia="宋体" w:hAnsi="Times New Roman" w:cs="Times New Roman"/>
          <w:color w:val="FF0000"/>
          <w:sz w:val="24"/>
          <w:szCs w:val="24"/>
          <w:rPrChange w:id="201" w:author="JieTang" w:date="2016-05-04T10:02:00Z">
            <w:rPr>
              <w:rFonts w:ascii="Times New Roman" w:eastAsia="宋体" w:hAnsi="Times New Roman" w:cs="Times New Roman"/>
              <w:sz w:val="24"/>
              <w:szCs w:val="24"/>
            </w:rPr>
          </w:rPrChange>
        </w:rPr>
        <w:t>Time</w:t>
      </w:r>
      <w:r w:rsidRPr="00FF5E4E">
        <w:rPr>
          <w:rFonts w:ascii="Times New Roman" w:eastAsia="宋体" w:hAnsi="Times New Roman" w:cs="Times New Roman" w:hint="eastAsia"/>
          <w:color w:val="FF0000"/>
          <w:sz w:val="24"/>
          <w:szCs w:val="24"/>
          <w:rPrChange w:id="202" w:author="JieTang" w:date="2016-05-04T10:02:00Z">
            <w:rPr>
              <w:rFonts w:ascii="Times New Roman" w:eastAsia="宋体" w:hAnsi="Times New Roman" w:cs="Times New Roman" w:hint="eastAsia"/>
              <w:sz w:val="24"/>
              <w:szCs w:val="24"/>
            </w:rPr>
          </w:rPrChange>
        </w:rPr>
        <w:t>两方面来分析目标函数的构建，</w:t>
      </w:r>
      <m:oMath>
        <m:r>
          <m:rPr>
            <m:sty m:val="p"/>
          </m:rPr>
          <w:rPr>
            <w:rFonts w:ascii="Cambria Math" w:eastAsia="宋体" w:hAnsi="Cambria Math" w:cs="Times New Roman"/>
            <w:color w:val="FF0000"/>
            <w:sz w:val="24"/>
            <w:szCs w:val="24"/>
            <w:rPrChange w:id="203" w:author="JieTang" w:date="2016-05-04T10:02:00Z">
              <w:rPr>
                <w:rFonts w:ascii="Cambria Math" w:eastAsia="宋体" w:hAnsi="Cambria Math" w:cs="Times New Roman"/>
                <w:sz w:val="24"/>
                <w:szCs w:val="24"/>
              </w:rPr>
            </w:rPrChange>
          </w:rPr>
          <m:t>Y=</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Change w:id="204" w:author="JieTang" w:date="2016-05-04T10:02:00Z">
                  <w:rPr>
                    <w:rFonts w:ascii="Cambria Math" w:eastAsia="宋体" w:hAnsi="Cambria Math" w:cs="Times New Roman"/>
                    <w:sz w:val="24"/>
                    <w:szCs w:val="24"/>
                  </w:rPr>
                </w:rPrChange>
              </w:rPr>
              <m:t>Y</m:t>
            </m:r>
          </m:e>
          <m:sub>
            <m:r>
              <w:rPr>
                <w:rFonts w:ascii="Cambria Math" w:eastAsia="宋体" w:hAnsi="Cambria Math" w:cs="Times New Roman"/>
                <w:color w:val="FF0000"/>
                <w:sz w:val="24"/>
                <w:szCs w:val="24"/>
                <w:rPrChange w:id="205" w:author="JieTang" w:date="2016-05-04T10:02:00Z">
                  <w:rPr>
                    <w:rFonts w:ascii="Cambria Math" w:eastAsia="宋体" w:hAnsi="Cambria Math" w:cs="Times New Roman"/>
                    <w:sz w:val="24"/>
                    <w:szCs w:val="24"/>
                  </w:rPr>
                </w:rPrChange>
              </w:rPr>
              <m:t>memory</m:t>
            </m:r>
          </m:sub>
        </m:sSub>
        <m:r>
          <w:rPr>
            <w:rFonts w:ascii="Cambria Math" w:eastAsia="宋体" w:hAnsi="Cambria Math" w:cs="Times New Roman"/>
            <w:color w:val="FF0000"/>
            <w:sz w:val="24"/>
            <w:szCs w:val="24"/>
            <w:rPrChange w:id="206" w:author="JieTang" w:date="2016-05-04T10:02:00Z">
              <w:rPr>
                <w:rFonts w:ascii="Cambria Math" w:eastAsia="宋体" w:hAnsi="Cambria Math" w:cs="Times New Roman"/>
                <w:sz w:val="24"/>
                <w:szCs w:val="24"/>
              </w:rPr>
            </w:rPrChange>
          </w:rPr>
          <m:t>+</m:t>
        </m:r>
        <m:sSub>
          <m:sSubPr>
            <m:ctrlPr>
              <w:rPr>
                <w:rFonts w:ascii="Cambria Math" w:eastAsia="宋体" w:hAnsi="Cambria Math" w:cs="Times New Roman"/>
                <w:i/>
                <w:color w:val="FF0000"/>
                <w:sz w:val="24"/>
                <w:szCs w:val="24"/>
              </w:rPr>
            </m:ctrlPr>
          </m:sSubPr>
          <m:e>
            <m:r>
              <w:rPr>
                <w:rFonts w:ascii="Cambria Math" w:eastAsia="宋体" w:hAnsi="Cambria Math" w:cs="Times New Roman"/>
                <w:color w:val="FF0000"/>
                <w:sz w:val="24"/>
                <w:szCs w:val="24"/>
                <w:rPrChange w:id="207" w:author="JieTang" w:date="2016-05-04T10:02:00Z">
                  <w:rPr>
                    <w:rFonts w:ascii="Cambria Math" w:eastAsia="宋体" w:hAnsi="Cambria Math" w:cs="Times New Roman"/>
                    <w:sz w:val="24"/>
                    <w:szCs w:val="24"/>
                  </w:rPr>
                </w:rPrChange>
              </w:rPr>
              <m:t>Y</m:t>
            </m:r>
          </m:e>
          <m:sub>
            <m:r>
              <w:rPr>
                <w:rFonts w:ascii="Cambria Math" w:eastAsia="宋体" w:hAnsi="Cambria Math" w:cs="Times New Roman"/>
                <w:color w:val="FF0000"/>
                <w:sz w:val="24"/>
                <w:szCs w:val="24"/>
                <w:rPrChange w:id="208" w:author="JieTang" w:date="2016-05-04T10:02:00Z">
                  <w:rPr>
                    <w:rFonts w:ascii="Cambria Math" w:eastAsia="宋体" w:hAnsi="Cambria Math" w:cs="Times New Roman"/>
                    <w:sz w:val="24"/>
                    <w:szCs w:val="24"/>
                  </w:rPr>
                </w:rPrChange>
              </w:rPr>
              <m:t>time</m:t>
            </m:r>
          </m:sub>
        </m:sSub>
      </m:oMath>
      <w:r w:rsidRPr="00FF5E4E">
        <w:rPr>
          <w:rFonts w:ascii="Times New Roman" w:eastAsia="宋体" w:hAnsi="Times New Roman" w:cs="Times New Roman" w:hint="eastAsia"/>
          <w:color w:val="FF0000"/>
          <w:sz w:val="24"/>
          <w:szCs w:val="24"/>
          <w:rPrChange w:id="209" w:author="JieTang" w:date="2016-05-04T10:02:00Z">
            <w:rPr>
              <w:rFonts w:ascii="Times New Roman" w:eastAsia="宋体" w:hAnsi="Times New Roman" w:cs="Times New Roman" w:hint="eastAsia"/>
              <w:sz w:val="24"/>
              <w:szCs w:val="24"/>
            </w:rPr>
          </w:rPrChange>
        </w:rPr>
        <w:t>。</w:t>
      </w:r>
      <w:r w:rsidRPr="00FF5E4E">
        <w:rPr>
          <w:rFonts w:ascii="Times New Roman" w:eastAsia="宋体" w:hAnsi="Times New Roman" w:cs="Times New Roman"/>
          <w:color w:val="FF0000"/>
          <w:sz w:val="24"/>
          <w:szCs w:val="24"/>
          <w:rPrChange w:id="210" w:author="JieTang" w:date="2016-05-04T10:02:00Z">
            <w:rPr>
              <w:rFonts w:ascii="Times New Roman" w:eastAsia="宋体" w:hAnsi="Times New Roman" w:cs="Times New Roman"/>
              <w:sz w:val="24"/>
              <w:szCs w:val="24"/>
            </w:rPr>
          </w:rPrChange>
        </w:rPr>
        <w:t>YARN</w:t>
      </w:r>
      <w:r w:rsidRPr="00FF5E4E">
        <w:rPr>
          <w:rFonts w:ascii="Times New Roman" w:eastAsia="宋体" w:hAnsi="Times New Roman" w:cs="Times New Roman" w:hint="eastAsia"/>
          <w:color w:val="FF0000"/>
          <w:sz w:val="24"/>
          <w:szCs w:val="24"/>
          <w:rPrChange w:id="211" w:author="JieTang" w:date="2016-05-04T10:02:00Z">
            <w:rPr>
              <w:rFonts w:ascii="Times New Roman" w:eastAsia="宋体" w:hAnsi="Times New Roman" w:cs="Times New Roman" w:hint="eastAsia"/>
              <w:sz w:val="24"/>
              <w:szCs w:val="24"/>
            </w:rPr>
          </w:rPrChange>
        </w:rPr>
        <w:t>的资源管理器对</w:t>
      </w:r>
      <w:r w:rsidRPr="00FF5E4E">
        <w:rPr>
          <w:rFonts w:ascii="Times New Roman" w:eastAsia="宋体" w:hAnsi="Times New Roman" w:cs="Times New Roman"/>
          <w:color w:val="FF0000"/>
          <w:sz w:val="24"/>
          <w:szCs w:val="24"/>
          <w:rPrChange w:id="212" w:author="JieTang" w:date="2016-05-04T10:02:00Z">
            <w:rPr>
              <w:rFonts w:ascii="Times New Roman" w:eastAsia="宋体" w:hAnsi="Times New Roman" w:cs="Times New Roman"/>
              <w:sz w:val="24"/>
              <w:szCs w:val="24"/>
            </w:rPr>
          </w:rPrChange>
        </w:rPr>
        <w:t xml:space="preserve">cpu </w:t>
      </w:r>
      <w:r w:rsidRPr="00FF5E4E">
        <w:rPr>
          <w:rFonts w:ascii="Times New Roman" w:eastAsia="宋体" w:hAnsi="Times New Roman" w:cs="Times New Roman" w:hint="eastAsia"/>
          <w:color w:val="FF0000"/>
          <w:sz w:val="24"/>
          <w:szCs w:val="24"/>
          <w:rPrChange w:id="213" w:author="JieTang" w:date="2016-05-04T10:02:00Z">
            <w:rPr>
              <w:rFonts w:ascii="Times New Roman" w:eastAsia="宋体" w:hAnsi="Times New Roman" w:cs="Times New Roman" w:hint="eastAsia"/>
              <w:sz w:val="24"/>
              <w:szCs w:val="24"/>
            </w:rPr>
          </w:rPrChange>
        </w:rPr>
        <w:t>资源隔离不够，因此，本文主要讨论</w:t>
      </w:r>
      <w:r w:rsidRPr="00FF5E4E">
        <w:rPr>
          <w:rFonts w:ascii="Times New Roman" w:eastAsia="宋体" w:hAnsi="Times New Roman" w:cs="Times New Roman"/>
          <w:color w:val="FF0000"/>
          <w:sz w:val="24"/>
          <w:szCs w:val="24"/>
          <w:rPrChange w:id="214" w:author="JieTang" w:date="2016-05-04T10:02:00Z">
            <w:rPr>
              <w:rFonts w:ascii="Times New Roman" w:eastAsia="宋体" w:hAnsi="Times New Roman" w:cs="Times New Roman"/>
              <w:sz w:val="24"/>
              <w:szCs w:val="24"/>
            </w:rPr>
          </w:rPrChange>
        </w:rPr>
        <w:t>Memory</w:t>
      </w:r>
      <w:r w:rsidRPr="00FF5E4E">
        <w:rPr>
          <w:rFonts w:ascii="Times New Roman" w:eastAsia="宋体" w:hAnsi="Times New Roman" w:cs="Times New Roman" w:hint="eastAsia"/>
          <w:color w:val="FF0000"/>
          <w:sz w:val="24"/>
          <w:szCs w:val="24"/>
          <w:rPrChange w:id="215" w:author="JieTang" w:date="2016-05-04T10:02:00Z">
            <w:rPr>
              <w:rFonts w:ascii="Times New Roman" w:eastAsia="宋体" w:hAnsi="Times New Roman" w:cs="Times New Roman" w:hint="eastAsia"/>
              <w:sz w:val="24"/>
              <w:szCs w:val="24"/>
            </w:rPr>
          </w:rPrChange>
        </w:rPr>
        <w:t>资源管理。</w:t>
      </w:r>
    </w:p>
    <w:p w14:paraId="242B864F" w14:textId="77777777" w:rsidR="007D318E" w:rsidRPr="00B96E99" w:rsidRDefault="00484AAC" w:rsidP="00484AAC">
      <w:pPr>
        <w:pStyle w:val="30"/>
        <w:rPr>
          <w:rFonts w:ascii="Times New Roman" w:eastAsiaTheme="majorEastAsia" w:hAnsi="Times New Roman" w:cs="Times New Roman"/>
          <w:b w:val="0"/>
          <w:sz w:val="28"/>
          <w:szCs w:val="28"/>
        </w:rPr>
      </w:pPr>
      <w:bookmarkStart w:id="216" w:name="_Toc450393100"/>
      <w:r w:rsidRPr="00B96E99">
        <w:rPr>
          <w:rFonts w:ascii="Times New Roman" w:eastAsiaTheme="majorEastAsia" w:hAnsi="Times New Roman" w:cs="Times New Roman"/>
          <w:sz w:val="28"/>
          <w:szCs w:val="28"/>
        </w:rPr>
        <w:t xml:space="preserve">2.3.1 </w:t>
      </w:r>
      <w:r w:rsidR="00C434C9" w:rsidRPr="00B96E99">
        <w:rPr>
          <w:rFonts w:ascii="Times New Roman" w:eastAsiaTheme="majorEastAsia" w:hAnsi="Times New Roman" w:cs="Times New Roman"/>
          <w:sz w:val="28"/>
          <w:szCs w:val="28"/>
        </w:rPr>
        <w:t>Memory-based</w:t>
      </w:r>
      <w:r w:rsidR="00C434C9" w:rsidRPr="00B96E99">
        <w:rPr>
          <w:rFonts w:ascii="Times New Roman" w:eastAsiaTheme="majorEastAsia" w:hAnsi="Times New Roman" w:cs="Times New Roman"/>
          <w:sz w:val="28"/>
          <w:szCs w:val="28"/>
        </w:rPr>
        <w:t>分配</w:t>
      </w:r>
      <w:bookmarkEnd w:id="216"/>
    </w:p>
    <w:p w14:paraId="34CC3CD2" w14:textId="77777777" w:rsidR="00B51B48" w:rsidRPr="00B96E99" w:rsidRDefault="00D73D16" w:rsidP="00D73D16">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问题。因此，</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模型非常符合</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模型的好处（此处只考虑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）：如果每个节点都有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2A83D7D" wp14:editId="1B4BC140">
            <wp:extent cx="3943847" cy="3790481"/>
            <wp:effectExtent l="0" t="0" r="0" b="635"/>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5973" cy="3821358"/>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77777777" w:rsidR="00CB6152" w:rsidRPr="00B96E99" w:rsidRDefault="00CB6152" w:rsidP="00CB6152">
      <w:pPr>
        <w:spacing w:line="360" w:lineRule="auto"/>
        <w:rPr>
          <w:rFonts w:ascii="Times New Roman" w:eastAsia="宋体" w:hAnsi="Times New Roman" w:cs="Times New Roman"/>
          <w:sz w:val="24"/>
          <w:szCs w:val="24"/>
        </w:rPr>
      </w:pPr>
      <w:r w:rsidRPr="00B96E99">
        <w:rPr>
          <w:rFonts w:ascii="Times New Roman" w:eastAsia="宋体" w:hAnsi="Times New Roman" w:cs="Times New Roman"/>
          <w:sz w:val="24"/>
          <w:szCs w:val="24"/>
        </w:rPr>
        <w:t>在图中我们看出，</w:t>
      </w:r>
      <w:r w:rsidRPr="00B96E99">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Fair </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77777777" w:rsidR="00DC04AB" w:rsidRPr="00B96E99" w:rsidRDefault="00DC04AB" w:rsidP="00CE5D2D">
      <w:pPr>
        <w:spacing w:line="360" w:lineRule="auto"/>
        <w:ind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从源码角度来看，整个</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调度过程就是一个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Procedure Call</w:t>
      </w:r>
      <w:r w:rsidRPr="00B96E99">
        <w:rPr>
          <w:rFonts w:ascii="Times New Roman" w:eastAsia="宋体" w:hAnsi="Times New Roman" w:cs="Times New Roman"/>
          <w:sz w:val="24"/>
          <w:szCs w:val="24"/>
        </w:rPr>
        <w:t>）方法调用。当节点发送一个心态信息时，其实它在调用一个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函数，通过参数把信息传入到调度器中，然后调度器分析这些信息，求出最佳</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并分配到节点上。在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中，所有心跳信息保存在队列中，然后调度器每次都从队列中取出一个信息进行处理，而在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中，我们用一个后台线程一次处理多个信息，这样就对应了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模型是一个</w:t>
      </w:r>
      <w:r w:rsidRPr="00B96E99">
        <w:rPr>
          <w:rFonts w:ascii="Times New Roman" w:eastAsia="宋体" w:hAnsi="Times New Roman" w:cs="Times New Roman"/>
          <w:sz w:val="24"/>
          <w:szCs w:val="24"/>
        </w:rPr>
        <w:t>NP-hard</w:t>
      </w:r>
      <w:r w:rsidRPr="00B96E99">
        <w:rPr>
          <w:rFonts w:ascii="Times New Roman" w:eastAsia="宋体" w:hAnsi="Times New Roman" w:cs="Times New Roman"/>
          <w:sz w:val="24"/>
          <w:szCs w:val="24"/>
        </w:rPr>
        <w:t>问题</w:t>
      </w:r>
      <w:r w:rsidR="001929BA" w:rsidRPr="00B96E99">
        <w:rPr>
          <w:rFonts w:ascii="Times New Roman" w:eastAsia="宋体" w:hAnsi="Times New Roman" w:cs="Times New Roman"/>
          <w:sz w:val="24"/>
          <w:szCs w:val="24"/>
        </w:rPr>
        <w:t>[17-18]</w:t>
      </w:r>
      <w:r w:rsidRPr="00B96E99">
        <w:rPr>
          <w:rFonts w:ascii="Times New Roman" w:eastAsia="宋体" w:hAnsi="Times New Roman" w:cs="Times New Roman"/>
          <w:sz w:val="24"/>
          <w:szCs w:val="24"/>
        </w:rPr>
        <w:t>。我们使用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来解决该问题，</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是人工智能中一种典型的行为程序，适合求解组合优化问题，寻找最优解。</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的目标函数如下所示：</w:t>
      </w:r>
    </w:p>
    <w:p w14:paraId="5C0736DD" w14:textId="77777777" w:rsidR="00B94F8E" w:rsidRPr="00B96E99" w:rsidRDefault="00B94F8E"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m:oMathPara>
    </w:p>
    <w:p w14:paraId="1BD09E38" w14:textId="77777777" w:rsidR="00D6082B" w:rsidRPr="00B96E99" w:rsidRDefault="00321A3E"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wei</m:t>
                  </m:r>
                </m:e>
              </m:groupChr>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m:oMathPara>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321A3E"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77777777" w:rsidR="00F5021C" w:rsidRPr="00B96E99" w:rsidRDefault="00321A3E" w:rsidP="00CE5D2D">
      <w:pPr>
        <w:spacing w:line="360" w:lineRule="auto"/>
        <w:ind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wei</m:t>
                </m:r>
              </m:e>
            </m:groupChr>
          </m:e>
        </m:box>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7777777" w:rsidR="00A60207" w:rsidRPr="00B96E99" w:rsidRDefault="00A60207" w:rsidP="00FE469D">
      <w:pPr>
        <w:pStyle w:val="30"/>
        <w:rPr>
          <w:rFonts w:ascii="Times New Roman" w:eastAsiaTheme="majorEastAsia" w:hAnsi="Times New Roman" w:cs="Times New Roman"/>
          <w:sz w:val="28"/>
          <w:szCs w:val="28"/>
        </w:rPr>
      </w:pPr>
      <w:bookmarkStart w:id="217" w:name="_Toc450393101"/>
      <w:r w:rsidRPr="00B96E99">
        <w:rPr>
          <w:rFonts w:ascii="Times New Roman" w:eastAsiaTheme="majorEastAsia" w:hAnsi="Times New Roman" w:cs="Times New Roman"/>
          <w:sz w:val="28"/>
          <w:szCs w:val="28"/>
        </w:rPr>
        <w:t>2.3.2 Time-based</w:t>
      </w:r>
      <w:r w:rsidRPr="00B96E99">
        <w:rPr>
          <w:rFonts w:ascii="Times New Roman" w:eastAsiaTheme="majorEastAsia" w:hAnsi="Times New Roman" w:cs="Times New Roman"/>
          <w:sz w:val="28"/>
          <w:szCs w:val="28"/>
        </w:rPr>
        <w:t>分配</w:t>
      </w:r>
      <w:bookmarkEnd w:id="217"/>
    </w:p>
    <w:p w14:paraId="488FA1EC" w14:textId="77777777" w:rsidR="00FE469D" w:rsidRPr="00B96E99" w:rsidRDefault="00FE469D"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分配是</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调度器的另一个组件，该组件的目标在于最大化的减少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450FB8">
      <w:pPr>
        <w:pStyle w:val="a3"/>
        <w:numPr>
          <w:ilvl w:val="0"/>
          <w:numId w:val="42"/>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450FB8">
      <w:pPr>
        <w:pStyle w:val="a3"/>
        <w:numPr>
          <w:ilvl w:val="0"/>
          <w:numId w:val="42"/>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77777777" w:rsidR="00D05F7C" w:rsidRPr="00B96E99" w:rsidRDefault="00D05F7C"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Pr="00B96E99">
        <w:rPr>
          <w:rFonts w:ascii="Times New Roman" w:eastAsia="宋体" w:hAnsi="Times New Roman" w:cs="Times New Roman"/>
          <w:sz w:val="24"/>
          <w:szCs w:val="24"/>
        </w:rPr>
        <w:t xml:space="preserve">a,b </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00D656CF" w14:textId="77777777" w:rsidR="001762CF" w:rsidRPr="00B96E99" w:rsidRDefault="001762CF">
      <w:pPr>
        <w:pStyle w:val="40"/>
        <w:pPrChange w:id="218" w:author="JieTang" w:date="2016-05-02T20:12:00Z">
          <w:pPr>
            <w:pStyle w:val="30"/>
          </w:pPr>
        </w:pPrChange>
      </w:pPr>
      <w:bookmarkStart w:id="219" w:name="_Toc450393102"/>
      <w:r w:rsidRPr="00B96E99">
        <w:lastRenderedPageBreak/>
        <w:t>2.3.2.1 Dependency</w:t>
      </w:r>
      <w:bookmarkEnd w:id="219"/>
    </w:p>
    <w:p w14:paraId="39CCE37E" w14:textId="77777777" w:rsidR="001762CF" w:rsidRPr="00B96E99" w:rsidRDefault="001762CF"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运行完毕。在其他的文章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中，也都使用了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04403DA2" w14:textId="77777777" w:rsidR="00FC4922" w:rsidRPr="00B96E99" w:rsidRDefault="00FC4922"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Pr="00B96E99">
        <w:rPr>
          <w:rFonts w:ascii="Times New Roman" w:eastAsia="宋体" w:hAnsi="Times New Roman" w:cs="Times New Roman"/>
          <w:sz w:val="24"/>
          <w:szCs w:val="24"/>
        </w:rPr>
        <w:t>。</w:t>
      </w:r>
    </w:p>
    <w:p w14:paraId="2F891B29" w14:textId="77777777" w:rsidR="002D7830" w:rsidRPr="00B96E99" w:rsidRDefault="002D7830"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Pr="00B96E99">
        <w:rPr>
          <w:rFonts w:ascii="Times New Roman" w:eastAsia="宋体" w:hAnsi="Times New Roman" w:cs="Times New Roman"/>
          <w:sz w:val="24"/>
          <w:szCs w:val="24"/>
        </w:rPr>
        <w:t>。</w:t>
      </w:r>
    </w:p>
    <w:p w14:paraId="39E3CD49" w14:textId="77777777" w:rsidR="002D7830" w:rsidRPr="00B96E99" w:rsidRDefault="002D7830"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w:t>
      </w:r>
    </w:p>
    <w:p w14:paraId="734737BE" w14:textId="77777777" w:rsidR="00AD798B" w:rsidRPr="00B96E99" w:rsidRDefault="00AD798B"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77777777" w:rsidR="00D115B9" w:rsidRPr="00B96E99" w:rsidRDefault="00D115B9">
      <w:pPr>
        <w:pStyle w:val="40"/>
        <w:pPrChange w:id="220" w:author="JieTang" w:date="2016-05-02T20:12:00Z">
          <w:pPr>
            <w:pStyle w:val="30"/>
          </w:pPr>
        </w:pPrChange>
      </w:pPr>
      <w:bookmarkStart w:id="221" w:name="_Toc450393103"/>
      <w:r w:rsidRPr="00B96E99">
        <w:lastRenderedPageBreak/>
        <w:t>2.3.2.2 Adaptive</w:t>
      </w:r>
      <w:bookmarkEnd w:id="221"/>
    </w:p>
    <w:p w14:paraId="3E853F21" w14:textId="77777777" w:rsidR="006E0243" w:rsidRPr="00B96E99" w:rsidRDefault="006E0243"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1C82B8C1">
            <wp:extent cx="4500438" cy="2193327"/>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1456" cy="2213317"/>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77777777" w:rsidR="008D1969" w:rsidRPr="00B96E99" w:rsidRDefault="008D1969" w:rsidP="005524B3">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MinB</m:t>
          </m:r>
        </m:oMath>
      </m:oMathPara>
    </w:p>
    <w:p w14:paraId="0C7AA7C8" w14:textId="77777777" w:rsidR="008D1969" w:rsidRPr="006F24DF" w:rsidRDefault="008D1969" w:rsidP="005524B3">
      <w:pPr>
        <w:spacing w:line="360" w:lineRule="auto"/>
        <w:ind w:firstLineChars="200" w:firstLine="480"/>
        <w:rPr>
          <w:rFonts w:ascii="Times New Roman" w:eastAsia="宋体" w:hAnsi="Times New Roman" w:cs="Times New Roman"/>
          <w:color w:val="FF0000"/>
          <w:sz w:val="24"/>
          <w:szCs w:val="24"/>
          <w:rPrChange w:id="222" w:author="JieTang" w:date="2016-05-02T20:13:00Z">
            <w:rPr>
              <w:rFonts w:ascii="Times New Roman" w:eastAsia="宋体" w:hAnsi="Times New Roman" w:cs="Times New Roman"/>
              <w:sz w:val="24"/>
              <w:szCs w:val="24"/>
            </w:rPr>
          </w:rPrChange>
        </w:rPr>
      </w:pPr>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w:ins w:id="223" w:author="JieTang" w:date="2016-05-02T20:13:00Z">
        <w:r w:rsidR="006F24DF">
          <w:rPr>
            <w:rFonts w:ascii="Times New Roman" w:eastAsia="宋体" w:hAnsi="Times New Roman" w:cs="Times New Roman" w:hint="eastAsia"/>
            <w:sz w:val="24"/>
            <w:szCs w:val="24"/>
          </w:rPr>
          <w:t xml:space="preserve">   </w:t>
        </w:r>
        <w:r w:rsidR="006F24DF" w:rsidRPr="006F24DF">
          <w:rPr>
            <w:rFonts w:ascii="Times New Roman" w:eastAsia="宋体" w:hAnsi="Times New Roman" w:cs="Times New Roman" w:hint="eastAsia"/>
            <w:color w:val="FF0000"/>
            <w:sz w:val="24"/>
            <w:szCs w:val="24"/>
            <w:rPrChange w:id="224" w:author="JieTang" w:date="2016-05-02T20:13:00Z">
              <w:rPr>
                <w:rFonts w:ascii="Times New Roman" w:eastAsia="宋体" w:hAnsi="Times New Roman" w:cs="Times New Roman" w:hint="eastAsia"/>
                <w:sz w:val="24"/>
                <w:szCs w:val="24"/>
              </w:rPr>
            </w:rPrChange>
          </w:rPr>
          <w:t>要有公式编号</w:t>
        </w:r>
      </w:ins>
    </w:p>
    <w:p w14:paraId="58835EC6" w14:textId="77777777" w:rsidR="005524B3" w:rsidRPr="00B96E99" w:rsidRDefault="005524B3" w:rsidP="005524B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在装箱问题中，一个重点因素是</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w:t>
      </w:r>
      <w:r w:rsidRPr="00B96E99">
        <w:rPr>
          <w:rFonts w:ascii="Times New Roman" w:eastAsia="宋体" w:hAnsi="Times New Roman" w:cs="Times New Roman"/>
          <w:sz w:val="24"/>
          <w:szCs w:val="24"/>
        </w:rPr>
        <w:lastRenderedPageBreak/>
        <w:t>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AC6A85">
      <w:pPr>
        <w:spacing w:line="360" w:lineRule="auto"/>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77777777" w:rsidR="00E17B59" w:rsidRPr="00B96E99" w:rsidRDefault="00321A3E" w:rsidP="00AC6A85">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m:oMathPara>
    </w:p>
    <w:p w14:paraId="6E60BA51" w14:textId="77777777" w:rsidR="00AC6A85" w:rsidRPr="00B96E99" w:rsidRDefault="00321A3E" w:rsidP="00AC6A85">
      <w:pPr>
        <w:spacing w:line="360" w:lineRule="auto"/>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p>
    <w:p w14:paraId="0FD8B76E" w14:textId="77777777" w:rsidR="007F1C86" w:rsidRPr="00B96E99" w:rsidRDefault="007F1C86" w:rsidP="007F1C86">
      <w:pPr>
        <w:pStyle w:val="30"/>
        <w:rPr>
          <w:rFonts w:ascii="Times New Roman" w:eastAsiaTheme="majorEastAsia" w:hAnsi="Times New Roman" w:cs="Times New Roman"/>
          <w:sz w:val="28"/>
          <w:szCs w:val="28"/>
        </w:rPr>
      </w:pPr>
      <w:bookmarkStart w:id="225" w:name="_Toc450393104"/>
      <w:r w:rsidRPr="00B96E99">
        <w:rPr>
          <w:rFonts w:ascii="Times New Roman" w:eastAsiaTheme="majorEastAsia" w:hAnsi="Times New Roman" w:cs="Times New Roman"/>
          <w:sz w:val="28"/>
          <w:szCs w:val="28"/>
        </w:rPr>
        <w:t>2.3.3 AFSA</w:t>
      </w:r>
      <w:r w:rsidRPr="00B96E99">
        <w:rPr>
          <w:rFonts w:ascii="Times New Roman" w:eastAsiaTheme="majorEastAsia" w:hAnsi="Times New Roman" w:cs="Times New Roman"/>
          <w:sz w:val="28"/>
          <w:szCs w:val="28"/>
        </w:rPr>
        <w:t>介绍</w:t>
      </w:r>
      <w:bookmarkEnd w:id="225"/>
    </w:p>
    <w:p w14:paraId="0801B023" w14:textId="77777777" w:rsidR="007F1C86" w:rsidRPr="00B96E99" w:rsidRDefault="007F1C8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，并且该算法也是人工智能算法中非常典型的一个</w:t>
      </w:r>
      <w:r w:rsidR="00BE4670"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5303742E" w14:textId="77777777" w:rsidR="007D10CE" w:rsidRPr="00B96E99" w:rsidRDefault="007D10CE" w:rsidP="007D10CE">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 xml:space="preserve">n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。我们可以把人工鱼当成是</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维空间的一个点。例如，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w:t>
      </w:r>
      <w:r w:rsidRPr="00B96E99">
        <w:rPr>
          <w:rFonts w:ascii="Times New Roman" w:eastAsia="宋体" w:hAnsi="Times New Roman" w:cs="Times New Roman"/>
          <w:sz w:val="24"/>
          <w:szCs w:val="24"/>
        </w:rPr>
        <w:lastRenderedPageBreak/>
        <w:t>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F67AF6" wp14:editId="53D807B5">
            <wp:extent cx="2099144" cy="2085514"/>
            <wp:effectExtent l="0" t="0" r="0"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6970" cy="2133029"/>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77777777" w:rsidR="00A319D3" w:rsidRPr="00B96E99" w:rsidRDefault="00A319D3"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w:t>
      </w:r>
      <w:r w:rsidRPr="00B96E99">
        <w:rPr>
          <w:rFonts w:ascii="Times New Roman" w:eastAsia="宋体" w:hAnsi="Times New Roman" w:cs="Times New Roman"/>
          <w:sz w:val="24"/>
          <w:szCs w:val="24"/>
        </w:rPr>
        <w:lastRenderedPageBreak/>
        <w:t>佳点移动，如果最佳移动点不能提高目标函数值，则向中心点移动。</w:t>
      </w:r>
    </w:p>
    <w:p w14:paraId="0712E1FC"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2D7CF4">
      <w:pPr>
        <w:spacing w:line="360" w:lineRule="auto"/>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ED0516">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9A2DFF">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450FB8">
      <w:pPr>
        <w:pStyle w:val="a3"/>
        <w:numPr>
          <w:ilvl w:val="0"/>
          <w:numId w:val="4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450FB8">
      <w:pPr>
        <w:pStyle w:val="a3"/>
        <w:numPr>
          <w:ilvl w:val="0"/>
          <w:numId w:val="4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9A2DFF">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9A2DFF">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77777777" w:rsidR="000F0DCC" w:rsidRPr="00B96E99" w:rsidRDefault="000F0DCC" w:rsidP="002D3A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V[i]</m:t>
                </m:r>
              </m:e>
            </m:groupChr>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W[j]</m:t>
                    </m:r>
                  </m:e>
                </m:groupChr>
              </m:e>
            </m:box>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 xml:space="preserve">2 </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282CF2" wp14:editId="4A50FB55">
            <wp:extent cx="3491619" cy="4063117"/>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0015" cy="4072887"/>
                    </a:xfrm>
                    <a:prstGeom prst="rect">
                      <a:avLst/>
                    </a:prstGeom>
                  </pic:spPr>
                </pic:pic>
              </a:graphicData>
            </a:graphic>
          </wp:inline>
        </w:drawing>
      </w:r>
    </w:p>
    <w:p w14:paraId="44AC8963" w14:textId="77777777" w:rsidR="00977DDB" w:rsidRPr="00B96E99" w:rsidRDefault="00977DDB"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77777777" w:rsidR="00F01301" w:rsidRPr="00B96E99" w:rsidRDefault="00321A3E" w:rsidP="00977DDB">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m:oMathPara>
    </w:p>
    <w:p w14:paraId="133B5B3C" w14:textId="77777777" w:rsidR="00977DDB" w:rsidRPr="00B96E99" w:rsidRDefault="003446F9" w:rsidP="00977DDB">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Pr="00B96E99" w:rsidRDefault="00DC0192" w:rsidP="00A84C0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27D852CD">
            <wp:extent cx="4054829" cy="7267492"/>
            <wp:effectExtent l="0" t="0" r="3175"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6106" cy="7359397"/>
                    </a:xfrm>
                    <a:prstGeom prst="rect">
                      <a:avLst/>
                    </a:prstGeom>
                  </pic:spPr>
                </pic:pic>
              </a:graphicData>
            </a:graphic>
          </wp:inline>
        </w:drawing>
      </w:r>
    </w:p>
    <w:p w14:paraId="2E9EA834" w14:textId="77777777" w:rsidR="00637808" w:rsidRPr="00B96E99" w:rsidRDefault="00637808" w:rsidP="00637808">
      <w:pPr>
        <w:rPr>
          <w:rFonts w:ascii="Times New Roman" w:hAnsi="Times New Roman" w:cs="Times New Roman"/>
        </w:rPr>
      </w:pPr>
      <w:r w:rsidRPr="00B96E99">
        <w:rPr>
          <w:rFonts w:ascii="Times New Roman" w:hAnsi="Times New Roman" w:cs="Times New Roman"/>
          <w:noProof/>
        </w:rPr>
        <w:lastRenderedPageBreak/>
        <w:drawing>
          <wp:inline distT="0" distB="0" distL="0" distR="0" wp14:anchorId="30ED520C" wp14:editId="1B716C74">
            <wp:extent cx="2798859" cy="2224548"/>
            <wp:effectExtent l="0" t="0" r="1905" b="444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8777" cy="2240379"/>
                    </a:xfrm>
                    <a:prstGeom prst="rect">
                      <a:avLst/>
                    </a:prstGeom>
                  </pic:spPr>
                </pic:pic>
              </a:graphicData>
            </a:graphic>
          </wp:inline>
        </w:drawing>
      </w:r>
    </w:p>
    <w:p w14:paraId="17A79E59" w14:textId="77777777" w:rsidR="00577899" w:rsidRPr="00B96E99" w:rsidRDefault="00577899" w:rsidP="00577899">
      <w:pPr>
        <w:pStyle w:val="30"/>
        <w:rPr>
          <w:rFonts w:ascii="Times New Roman" w:eastAsiaTheme="majorEastAsia" w:hAnsi="Times New Roman" w:cs="Times New Roman"/>
          <w:sz w:val="28"/>
          <w:szCs w:val="28"/>
        </w:rPr>
      </w:pPr>
      <w:bookmarkStart w:id="226" w:name="_Toc450393105"/>
      <w:r w:rsidRPr="00B96E99">
        <w:rPr>
          <w:rFonts w:ascii="Times New Roman" w:eastAsiaTheme="majorEastAsia" w:hAnsi="Times New Roman" w:cs="Times New Roman"/>
          <w:sz w:val="28"/>
          <w:szCs w:val="28"/>
        </w:rPr>
        <w:t xml:space="preserve">2.3.4 </w:t>
      </w:r>
      <w:r w:rsidRPr="00B96E99">
        <w:rPr>
          <w:rFonts w:ascii="Times New Roman" w:eastAsiaTheme="majorEastAsia" w:hAnsi="Times New Roman" w:cs="Times New Roman"/>
          <w:sz w:val="28"/>
          <w:szCs w:val="28"/>
        </w:rPr>
        <w:t>实验环境和结果</w:t>
      </w:r>
      <w:bookmarkEnd w:id="226"/>
    </w:p>
    <w:p w14:paraId="14726C70" w14:textId="77777777" w:rsidR="004E4E60" w:rsidRPr="00B96E99" w:rsidRDefault="00577899" w:rsidP="00C24C82">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04B6CFB2"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27" w:author="JieTang" w:date="2016-05-02T21:38:00Z" w:name="move449988428"/>
      <w:moveTo w:id="228"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moveTo>
    </w:p>
    <w:moveToRangeEnd w:id="227"/>
    <w:p w14:paraId="744A8C52" w14:textId="77777777" w:rsidR="00C24C82" w:rsidRPr="00B96E99" w:rsidRDefault="00C24C82"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5A6CAA" wp14:editId="4D079D62">
            <wp:extent cx="2965199" cy="2146852"/>
            <wp:effectExtent l="0" t="0" r="6985" b="635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1118" cy="2165618"/>
                    </a:xfrm>
                    <a:prstGeom prst="rect">
                      <a:avLst/>
                    </a:prstGeom>
                  </pic:spPr>
                </pic:pic>
              </a:graphicData>
            </a:graphic>
          </wp:inline>
        </w:drawing>
      </w:r>
    </w:p>
    <w:p w14:paraId="6AF60984"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29" w:author="JieTang" w:date="2016-05-02T21:38:00Z" w:name="move449988431"/>
      <w:moveTo w:id="230"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moveTo>
    </w:p>
    <w:p w14:paraId="7BD80429" w14:textId="77777777" w:rsidR="00C24C82" w:rsidRPr="00B96E99" w:rsidDel="00283F4B" w:rsidRDefault="00C24C82" w:rsidP="00C24C82">
      <w:pPr>
        <w:spacing w:line="360" w:lineRule="auto"/>
        <w:ind w:firstLineChars="200" w:firstLine="480"/>
        <w:jc w:val="center"/>
        <w:rPr>
          <w:rFonts w:ascii="Times New Roman" w:eastAsia="宋体" w:hAnsi="Times New Roman" w:cs="Times New Roman"/>
          <w:sz w:val="24"/>
          <w:szCs w:val="24"/>
        </w:rPr>
      </w:pPr>
      <w:moveFromRangeStart w:id="231" w:author="JieTang" w:date="2016-05-02T21:38:00Z" w:name="move449988428"/>
      <w:moveToRangeEnd w:id="229"/>
      <w:moveFrom w:id="232"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 xml:space="preserve">2.1 </w:t>
        </w:r>
        <w:r w:rsidRPr="00B96E99" w:rsidDel="00283F4B">
          <w:rPr>
            <w:rFonts w:ascii="Times New Roman" w:eastAsia="宋体" w:hAnsi="Times New Roman" w:cs="Times New Roman"/>
            <w:sz w:val="24"/>
            <w:szCs w:val="24"/>
          </w:rPr>
          <w:t>随机产生物品的容量和价值</w:t>
        </w:r>
      </w:moveFrom>
    </w:p>
    <w:moveFromRangeEnd w:id="231"/>
    <w:p w14:paraId="292498CD" w14:textId="77777777" w:rsidR="002C0153" w:rsidRPr="00B96E99" w:rsidRDefault="002C0153"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82D9A75" wp14:editId="488B5CE2">
            <wp:extent cx="2752381" cy="1504762"/>
            <wp:effectExtent l="0" t="0" r="0" b="635"/>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2381" cy="1504762"/>
                    </a:xfrm>
                    <a:prstGeom prst="rect">
                      <a:avLst/>
                    </a:prstGeom>
                  </pic:spPr>
                </pic:pic>
              </a:graphicData>
            </a:graphic>
          </wp:inline>
        </w:drawing>
      </w:r>
    </w:p>
    <w:p w14:paraId="7C06A658" w14:textId="77777777" w:rsidR="004E4E60" w:rsidRPr="00B96E99" w:rsidDel="00283F4B" w:rsidRDefault="006772E9" w:rsidP="002C0153">
      <w:pPr>
        <w:spacing w:line="360" w:lineRule="auto"/>
        <w:ind w:firstLineChars="200" w:firstLine="480"/>
        <w:jc w:val="center"/>
        <w:rPr>
          <w:rFonts w:ascii="Times New Roman" w:eastAsia="宋体" w:hAnsi="Times New Roman" w:cs="Times New Roman"/>
          <w:sz w:val="24"/>
          <w:szCs w:val="24"/>
        </w:rPr>
      </w:pPr>
      <w:moveFromRangeStart w:id="233" w:author="JieTang" w:date="2016-05-02T21:38:00Z" w:name="move449988431"/>
      <w:moveFrom w:id="234"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2.2</w:t>
        </w:r>
        <w:r w:rsidR="002C0153" w:rsidRPr="00B96E99" w:rsidDel="00283F4B">
          <w:rPr>
            <w:rFonts w:ascii="Times New Roman" w:eastAsia="宋体" w:hAnsi="Times New Roman" w:cs="Times New Roman"/>
            <w:sz w:val="24"/>
            <w:szCs w:val="24"/>
          </w:rPr>
          <w:t xml:space="preserve"> AFSA</w:t>
        </w:r>
        <w:r w:rsidR="002C0153" w:rsidRPr="00B96E99" w:rsidDel="00283F4B">
          <w:rPr>
            <w:rFonts w:ascii="Times New Roman" w:eastAsia="宋体" w:hAnsi="Times New Roman" w:cs="Times New Roman"/>
            <w:sz w:val="24"/>
            <w:szCs w:val="24"/>
          </w:rPr>
          <w:t>算法参数值</w:t>
        </w:r>
      </w:moveFrom>
    </w:p>
    <w:moveFromRangeEnd w:id="233"/>
    <w:p w14:paraId="26286ED0" w14:textId="77777777" w:rsidR="006772E9" w:rsidRPr="00B96E99" w:rsidRDefault="00F0591E"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902D9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6981E580">
            <wp:extent cx="4381169" cy="2785571"/>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1424" cy="2811166"/>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7777777" w:rsidR="00D96C28" w:rsidRPr="00B96E99" w:rsidRDefault="00D96C28">
      <w:pPr>
        <w:pStyle w:val="40"/>
        <w:pPrChange w:id="235" w:author="JieTang" w:date="2016-05-02T20:14:00Z">
          <w:pPr>
            <w:pStyle w:val="30"/>
          </w:pPr>
        </w:pPrChange>
      </w:pPr>
      <w:bookmarkStart w:id="236" w:name="_Toc450393106"/>
      <w:r w:rsidRPr="00B96E99">
        <w:t xml:space="preserve">2.3.4.1 </w:t>
      </w:r>
      <w:r w:rsidRPr="00B96E99">
        <w:t>实验配置</w:t>
      </w:r>
      <w:bookmarkEnd w:id="236"/>
    </w:p>
    <w:p w14:paraId="4578EE1F" w14:textId="77777777" w:rsidR="00BF49C6" w:rsidRPr="00B96E99" w:rsidRDefault="00BF49C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37" w:author="JieTang" w:date="2016-05-02T21:38:00Z" w:name="move449988417"/>
      <w:moveTo w:id="238"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moveTo>
    </w:p>
    <w:moveToRangeEnd w:id="237"/>
    <w:p w14:paraId="70F420D6" w14:textId="77777777" w:rsidR="001A3CA0" w:rsidRPr="00B96E99" w:rsidRDefault="001A3CA0" w:rsidP="001A3CA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74E586F" wp14:editId="53A37A9B">
            <wp:extent cx="3593990" cy="2056058"/>
            <wp:effectExtent l="0" t="0" r="6985" b="1905"/>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4737" cy="2067927"/>
                    </a:xfrm>
                    <a:prstGeom prst="rect">
                      <a:avLst/>
                    </a:prstGeom>
                  </pic:spPr>
                </pic:pic>
              </a:graphicData>
            </a:graphic>
          </wp:inline>
        </w:drawing>
      </w:r>
    </w:p>
    <w:p w14:paraId="609CA49B" w14:textId="77777777" w:rsidR="00BF49C6" w:rsidRPr="00B96E99" w:rsidDel="00283F4B" w:rsidRDefault="005672E6">
      <w:pPr>
        <w:spacing w:line="360" w:lineRule="auto"/>
        <w:ind w:firstLineChars="200" w:firstLine="480"/>
        <w:jc w:val="center"/>
        <w:rPr>
          <w:rFonts w:ascii="Times New Roman" w:eastAsia="宋体" w:hAnsi="Times New Roman" w:cs="Times New Roman"/>
          <w:sz w:val="24"/>
          <w:szCs w:val="24"/>
        </w:rPr>
      </w:pPr>
      <w:moveFromRangeStart w:id="239" w:author="JieTang" w:date="2016-05-02T21:38:00Z" w:name="move449988417"/>
      <w:moveFrom w:id="240"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2.3</w:t>
        </w:r>
        <w:r w:rsidR="001A3CA0" w:rsidRPr="00B96E99" w:rsidDel="00283F4B">
          <w:rPr>
            <w:rFonts w:ascii="Times New Roman" w:eastAsia="宋体" w:hAnsi="Times New Roman" w:cs="Times New Roman"/>
            <w:sz w:val="24"/>
            <w:szCs w:val="24"/>
          </w:rPr>
          <w:t xml:space="preserve"> </w:t>
        </w:r>
        <w:r w:rsidR="001A3CA0" w:rsidRPr="00B96E99" w:rsidDel="00283F4B">
          <w:rPr>
            <w:rFonts w:ascii="Times New Roman" w:eastAsia="宋体" w:hAnsi="Times New Roman" w:cs="Times New Roman"/>
            <w:sz w:val="24"/>
            <w:szCs w:val="24"/>
          </w:rPr>
          <w:t>集群配置</w:t>
        </w:r>
      </w:moveFrom>
    </w:p>
    <w:p w14:paraId="7463B9AE" w14:textId="77777777" w:rsidR="005672E6" w:rsidRPr="00B96E99" w:rsidRDefault="005672E6">
      <w:pPr>
        <w:pStyle w:val="40"/>
        <w:pPrChange w:id="241" w:author="JieTang" w:date="2016-05-02T20:15:00Z">
          <w:pPr>
            <w:pStyle w:val="30"/>
          </w:pPr>
        </w:pPrChange>
      </w:pPr>
      <w:bookmarkStart w:id="242" w:name="_Toc450393107"/>
      <w:moveFromRangeEnd w:id="239"/>
      <w:r w:rsidRPr="00B96E99">
        <w:t xml:space="preserve">2.3.4.2 </w:t>
      </w:r>
      <w:r w:rsidRPr="00B96E99">
        <w:t>实验结果和分析</w:t>
      </w:r>
      <w:bookmarkEnd w:id="242"/>
    </w:p>
    <w:p w14:paraId="30D72D37" w14:textId="77777777" w:rsidR="005672E6" w:rsidRPr="00B96E99" w:rsidRDefault="005672E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运行过程中，我们使用两种情况来验证</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调度器的效率：</w:t>
      </w:r>
    </w:p>
    <w:p w14:paraId="49EE6B20" w14:textId="77777777" w:rsidR="00283F4B" w:rsidRPr="00283F4B" w:rsidRDefault="00283F4B">
      <w:pPr>
        <w:spacing w:line="360" w:lineRule="auto"/>
        <w:ind w:firstLine="420"/>
        <w:rPr>
          <w:ins w:id="243" w:author="JieTang" w:date="2016-05-02T21:36:00Z"/>
          <w:rFonts w:ascii="Times New Roman" w:eastAsia="宋体" w:hAnsi="Times New Roman" w:cs="Times New Roman"/>
          <w:sz w:val="24"/>
          <w:szCs w:val="24"/>
          <w:rPrChange w:id="244" w:author="JieTang" w:date="2016-05-02T21:37:00Z">
            <w:rPr>
              <w:ins w:id="245" w:author="JieTang" w:date="2016-05-02T21:36:00Z"/>
            </w:rPr>
          </w:rPrChange>
        </w:rPr>
        <w:pPrChange w:id="246" w:author="JieTang" w:date="2016-05-02T21:37:00Z">
          <w:pPr>
            <w:pStyle w:val="a3"/>
            <w:numPr>
              <w:numId w:val="47"/>
            </w:numPr>
            <w:spacing w:line="360" w:lineRule="auto"/>
            <w:ind w:left="720" w:firstLineChars="0" w:hanging="720"/>
          </w:pPr>
        </w:pPrChange>
      </w:pPr>
      <w:ins w:id="247" w:author="JieTang" w:date="2016-05-02T21:37: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ins>
      <w:r w:rsidR="005672E6" w:rsidRPr="00283F4B">
        <w:rPr>
          <w:rFonts w:ascii="Times New Roman" w:eastAsia="宋体" w:hAnsi="Times New Roman" w:cs="Times New Roman" w:hint="eastAsia"/>
          <w:sz w:val="24"/>
          <w:szCs w:val="24"/>
          <w:rPrChange w:id="248" w:author="JieTang" w:date="2016-05-02T21:37:00Z">
            <w:rPr>
              <w:rFonts w:hint="eastAsia"/>
            </w:rPr>
          </w:rPrChange>
        </w:rPr>
        <w:t>同种类型的</w:t>
      </w:r>
      <w:r w:rsidR="005672E6" w:rsidRPr="00283F4B">
        <w:rPr>
          <w:rFonts w:ascii="Times New Roman" w:eastAsia="宋体" w:hAnsi="Times New Roman" w:cs="Times New Roman"/>
          <w:sz w:val="24"/>
          <w:szCs w:val="24"/>
          <w:rPrChange w:id="249" w:author="JieTang" w:date="2016-05-02T21:37:00Z">
            <w:rPr/>
          </w:rPrChange>
        </w:rPr>
        <w:t>jobs</w:t>
      </w:r>
      <w:del w:id="250" w:author="JieTang" w:date="2016-05-02T21:37:00Z">
        <w:r w:rsidR="005672E6" w:rsidRPr="00283F4B" w:rsidDel="00283F4B">
          <w:rPr>
            <w:rFonts w:ascii="Times New Roman" w:eastAsia="宋体" w:hAnsi="Times New Roman" w:cs="Times New Roman" w:hint="eastAsia"/>
            <w:sz w:val="24"/>
            <w:szCs w:val="24"/>
            <w:rPrChange w:id="251" w:author="JieTang" w:date="2016-05-02T21:37:00Z">
              <w:rPr>
                <w:rFonts w:hint="eastAsia"/>
              </w:rPr>
            </w:rPrChange>
          </w:rPr>
          <w:delText>：</w:delText>
        </w:r>
      </w:del>
    </w:p>
    <w:p w14:paraId="5A9083CA" w14:textId="77777777" w:rsidR="005672E6" w:rsidRPr="00283F4B" w:rsidRDefault="005672E6">
      <w:pPr>
        <w:spacing w:line="360" w:lineRule="auto"/>
        <w:ind w:firstLineChars="200" w:firstLine="480"/>
        <w:rPr>
          <w:rFonts w:ascii="Times New Roman" w:eastAsia="宋体" w:hAnsi="Times New Roman" w:cs="Times New Roman"/>
          <w:sz w:val="24"/>
          <w:szCs w:val="24"/>
          <w:rPrChange w:id="252" w:author="JieTang" w:date="2016-05-02T21:36:00Z">
            <w:rPr/>
          </w:rPrChange>
        </w:rPr>
        <w:pPrChange w:id="253" w:author="JieTang" w:date="2016-05-02T21:36:00Z">
          <w:pPr>
            <w:pStyle w:val="a3"/>
            <w:numPr>
              <w:numId w:val="47"/>
            </w:numPr>
            <w:spacing w:line="360" w:lineRule="auto"/>
            <w:ind w:left="720" w:firstLineChars="0" w:hanging="720"/>
          </w:pPr>
        </w:pPrChange>
      </w:pPr>
      <w:r w:rsidRPr="00283F4B">
        <w:rPr>
          <w:rFonts w:ascii="Times New Roman" w:eastAsia="宋体" w:hAnsi="Times New Roman" w:cs="Times New Roman" w:hint="eastAsia"/>
          <w:sz w:val="24"/>
          <w:szCs w:val="24"/>
          <w:rPrChange w:id="254" w:author="JieTang" w:date="2016-05-02T21:36:00Z">
            <w:rPr>
              <w:rFonts w:hint="eastAsia"/>
            </w:rPr>
          </w:rPrChange>
        </w:rPr>
        <w:t>在该实验中，我们使用简单工作负载的</w:t>
      </w:r>
      <w:r w:rsidRPr="00283F4B">
        <w:rPr>
          <w:rFonts w:ascii="Times New Roman" w:eastAsia="宋体" w:hAnsi="Times New Roman" w:cs="Times New Roman"/>
          <w:sz w:val="24"/>
          <w:szCs w:val="24"/>
          <w:rPrChange w:id="255" w:author="JieTang" w:date="2016-05-02T21:36:00Z">
            <w:rPr/>
          </w:rPrChange>
        </w:rPr>
        <w:t>WordCount</w:t>
      </w:r>
      <w:r w:rsidRPr="00283F4B">
        <w:rPr>
          <w:rFonts w:ascii="Times New Roman" w:eastAsia="宋体" w:hAnsi="Times New Roman" w:cs="Times New Roman" w:hint="eastAsia"/>
          <w:sz w:val="24"/>
          <w:szCs w:val="24"/>
          <w:rPrChange w:id="256" w:author="JieTang" w:date="2016-05-02T21:36:00Z">
            <w:rPr>
              <w:rFonts w:hint="eastAsia"/>
            </w:rPr>
          </w:rPrChange>
        </w:rPr>
        <w:t>程序，一共有</w:t>
      </w:r>
      <w:r w:rsidRPr="00283F4B">
        <w:rPr>
          <w:rFonts w:ascii="Times New Roman" w:eastAsia="宋体" w:hAnsi="Times New Roman" w:cs="Times New Roman"/>
          <w:sz w:val="24"/>
          <w:szCs w:val="24"/>
          <w:rPrChange w:id="257" w:author="JieTang" w:date="2016-05-02T21:36:00Z">
            <w:rPr/>
          </w:rPrChange>
        </w:rPr>
        <w:t>6</w:t>
      </w:r>
      <w:r w:rsidRPr="00283F4B">
        <w:rPr>
          <w:rFonts w:ascii="Times New Roman" w:eastAsia="宋体" w:hAnsi="Times New Roman" w:cs="Times New Roman" w:hint="eastAsia"/>
          <w:sz w:val="24"/>
          <w:szCs w:val="24"/>
          <w:rPrChange w:id="258" w:author="JieTang" w:date="2016-05-02T21:36:00Z">
            <w:rPr>
              <w:rFonts w:hint="eastAsia"/>
            </w:rPr>
          </w:rPrChange>
        </w:rPr>
        <w:t>个</w:t>
      </w:r>
      <w:r w:rsidRPr="00283F4B">
        <w:rPr>
          <w:rFonts w:ascii="Times New Roman" w:eastAsia="宋体" w:hAnsi="Times New Roman" w:cs="Times New Roman"/>
          <w:sz w:val="24"/>
          <w:szCs w:val="24"/>
          <w:rPrChange w:id="259" w:author="JieTang" w:date="2016-05-02T21:36:00Z">
            <w:rPr/>
          </w:rPrChange>
        </w:rPr>
        <w:t>job</w:t>
      </w:r>
      <w:r w:rsidRPr="00283F4B">
        <w:rPr>
          <w:rFonts w:ascii="Times New Roman" w:eastAsia="宋体" w:hAnsi="Times New Roman" w:cs="Times New Roman" w:hint="eastAsia"/>
          <w:sz w:val="24"/>
          <w:szCs w:val="24"/>
          <w:rPrChange w:id="260" w:author="JieTang" w:date="2016-05-02T21:36:00Z">
            <w:rPr>
              <w:rFonts w:hint="eastAsia"/>
            </w:rPr>
          </w:rPrChange>
        </w:rPr>
        <w:t>，每个</w:t>
      </w:r>
      <w:r w:rsidRPr="00283F4B">
        <w:rPr>
          <w:rFonts w:ascii="Times New Roman" w:eastAsia="宋体" w:hAnsi="Times New Roman" w:cs="Times New Roman"/>
          <w:sz w:val="24"/>
          <w:szCs w:val="24"/>
          <w:rPrChange w:id="261" w:author="JieTang" w:date="2016-05-02T21:36:00Z">
            <w:rPr/>
          </w:rPrChange>
        </w:rPr>
        <w:t>job</w:t>
      </w:r>
      <w:r w:rsidRPr="00283F4B">
        <w:rPr>
          <w:rFonts w:ascii="Times New Roman" w:eastAsia="宋体" w:hAnsi="Times New Roman" w:cs="Times New Roman" w:hint="eastAsia"/>
          <w:sz w:val="24"/>
          <w:szCs w:val="24"/>
          <w:rPrChange w:id="262" w:author="JieTang" w:date="2016-05-02T21:36:00Z">
            <w:rPr>
              <w:rFonts w:hint="eastAsia"/>
            </w:rPr>
          </w:rPrChange>
        </w:rPr>
        <w:t>有</w:t>
      </w:r>
      <w:r w:rsidRPr="00283F4B">
        <w:rPr>
          <w:rFonts w:ascii="Times New Roman" w:eastAsia="宋体" w:hAnsi="Times New Roman" w:cs="Times New Roman"/>
          <w:sz w:val="24"/>
          <w:szCs w:val="24"/>
          <w:rPrChange w:id="263" w:author="JieTang" w:date="2016-05-02T21:36:00Z">
            <w:rPr/>
          </w:rPrChange>
        </w:rPr>
        <w:t xml:space="preserve">7.18G </w:t>
      </w:r>
      <w:r w:rsidRPr="00283F4B">
        <w:rPr>
          <w:rFonts w:ascii="Times New Roman" w:eastAsia="宋体" w:hAnsi="Times New Roman" w:cs="Times New Roman" w:hint="eastAsia"/>
          <w:sz w:val="24"/>
          <w:szCs w:val="24"/>
          <w:rPrChange w:id="264" w:author="JieTang" w:date="2016-05-02T21:36:00Z">
            <w:rPr>
              <w:rFonts w:hint="eastAsia"/>
            </w:rPr>
          </w:rPrChange>
        </w:rPr>
        <w:t>的输入文件，该文件由</w:t>
      </w:r>
      <w:r w:rsidRPr="00283F4B">
        <w:rPr>
          <w:rFonts w:ascii="Times New Roman" w:eastAsia="宋体" w:hAnsi="Times New Roman" w:cs="Times New Roman"/>
          <w:sz w:val="24"/>
          <w:szCs w:val="24"/>
          <w:rPrChange w:id="265" w:author="JieTang" w:date="2016-05-02T21:36:00Z">
            <w:rPr/>
          </w:rPrChange>
        </w:rPr>
        <w:t>RandomTextWriter</w:t>
      </w:r>
      <w:r w:rsidRPr="00283F4B">
        <w:rPr>
          <w:rFonts w:ascii="Times New Roman" w:eastAsia="宋体" w:hAnsi="Times New Roman" w:cs="Times New Roman" w:hint="eastAsia"/>
          <w:sz w:val="24"/>
          <w:szCs w:val="24"/>
          <w:rPrChange w:id="266" w:author="JieTang" w:date="2016-05-02T21:36:00Z">
            <w:rPr>
              <w:rFonts w:hint="eastAsia"/>
            </w:rPr>
          </w:rPrChange>
        </w:rPr>
        <w:t>程序产生，具体配置如下表</w:t>
      </w:r>
      <w:r w:rsidRPr="00283F4B">
        <w:rPr>
          <w:rFonts w:ascii="Times New Roman" w:eastAsia="宋体" w:hAnsi="Times New Roman" w:cs="Times New Roman"/>
          <w:sz w:val="24"/>
          <w:szCs w:val="24"/>
          <w:rPrChange w:id="267" w:author="JieTang" w:date="2016-05-02T21:36:00Z">
            <w:rPr/>
          </w:rPrChange>
        </w:rPr>
        <w:t xml:space="preserve">2.4 </w:t>
      </w:r>
      <w:r w:rsidRPr="00283F4B">
        <w:rPr>
          <w:rFonts w:ascii="Times New Roman" w:eastAsia="宋体" w:hAnsi="Times New Roman" w:cs="Times New Roman" w:hint="eastAsia"/>
          <w:sz w:val="24"/>
          <w:szCs w:val="24"/>
          <w:rPrChange w:id="268" w:author="JieTang" w:date="2016-05-02T21:36:00Z">
            <w:rPr>
              <w:rFonts w:hint="eastAsia"/>
            </w:rPr>
          </w:rPrChange>
        </w:rPr>
        <w:t>所示。</w:t>
      </w:r>
    </w:p>
    <w:p w14:paraId="751CBC10" w14:textId="77777777" w:rsidR="00370860" w:rsidRPr="00B96E99" w:rsidRDefault="00370860">
      <w:pPr>
        <w:pStyle w:val="a3"/>
        <w:spacing w:line="360" w:lineRule="auto"/>
        <w:ind w:left="720" w:firstLineChars="0" w:firstLine="0"/>
        <w:jc w:val="center"/>
        <w:rPr>
          <w:rFonts w:ascii="Times New Roman" w:eastAsia="宋体" w:hAnsi="Times New Roman" w:cs="Times New Roman"/>
          <w:sz w:val="24"/>
          <w:szCs w:val="24"/>
        </w:rPr>
        <w:pPrChange w:id="269" w:author="JieTang" w:date="2016-05-02T21:29:00Z">
          <w:pPr>
            <w:pStyle w:val="a3"/>
            <w:numPr>
              <w:numId w:val="47"/>
            </w:numPr>
            <w:spacing w:line="360" w:lineRule="auto"/>
            <w:ind w:left="720" w:firstLineChars="0" w:hanging="720"/>
            <w:jc w:val="center"/>
          </w:pPr>
        </w:pPrChange>
      </w:pPr>
      <w:moveToRangeStart w:id="270" w:author="JieTang" w:date="2016-05-02T21:29:00Z" w:name="move449987889"/>
      <w:moveTo w:id="271" w:author="JieTang" w:date="2016-05-02T21:29: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实验配置</w:t>
        </w:r>
      </w:moveTo>
    </w:p>
    <w:moveToRangeEnd w:id="270"/>
    <w:p w14:paraId="6A67B04A" w14:textId="77777777" w:rsidR="005362A2" w:rsidRPr="00B96E99" w:rsidRDefault="005362A2">
      <w:pPr>
        <w:pStyle w:val="a3"/>
        <w:spacing w:line="360" w:lineRule="auto"/>
        <w:ind w:left="567" w:firstLineChars="0" w:firstLine="0"/>
        <w:jc w:val="center"/>
        <w:rPr>
          <w:rFonts w:ascii="Times New Roman" w:eastAsia="宋体" w:hAnsi="Times New Roman" w:cs="Times New Roman"/>
          <w:sz w:val="24"/>
          <w:szCs w:val="24"/>
        </w:rPr>
        <w:pPrChange w:id="272" w:author="JieTang" w:date="2016-05-02T21:29:00Z">
          <w:pPr>
            <w:pStyle w:val="a3"/>
            <w:spacing w:line="360" w:lineRule="auto"/>
            <w:ind w:left="1200" w:firstLineChars="0" w:firstLine="0"/>
            <w:jc w:val="center"/>
          </w:pPr>
        </w:pPrChange>
      </w:pPr>
      <w:r w:rsidRPr="00B96E99">
        <w:rPr>
          <w:rFonts w:ascii="Times New Roman" w:hAnsi="Times New Roman" w:cs="Times New Roman"/>
          <w:noProof/>
        </w:rPr>
        <w:drawing>
          <wp:inline distT="0" distB="0" distL="0" distR="0" wp14:anchorId="41A375CF" wp14:editId="36EB5673">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7143" cy="2076190"/>
                    </a:xfrm>
                    <a:prstGeom prst="rect">
                      <a:avLst/>
                    </a:prstGeom>
                  </pic:spPr>
                </pic:pic>
              </a:graphicData>
            </a:graphic>
          </wp:inline>
        </w:drawing>
      </w:r>
    </w:p>
    <w:p w14:paraId="26E2F81A" w14:textId="77777777" w:rsidR="003F7138" w:rsidRPr="00283F4B" w:rsidDel="00370860" w:rsidRDefault="00283F4B">
      <w:pPr>
        <w:spacing w:line="400" w:lineRule="exact"/>
        <w:jc w:val="center"/>
        <w:rPr>
          <w:rFonts w:ascii="Times New Roman" w:eastAsia="宋体" w:hAnsi="Times New Roman" w:cs="Times New Roman"/>
          <w:sz w:val="24"/>
          <w:szCs w:val="24"/>
          <w:rPrChange w:id="273" w:author="JieTang" w:date="2016-05-02T21:37:00Z">
            <w:rPr/>
          </w:rPrChange>
        </w:rPr>
        <w:pPrChange w:id="274" w:author="JieTang" w:date="2016-05-02T21:37:00Z">
          <w:pPr>
            <w:pStyle w:val="a3"/>
            <w:spacing w:line="360" w:lineRule="auto"/>
            <w:ind w:left="1200" w:firstLineChars="0" w:firstLine="0"/>
            <w:jc w:val="center"/>
          </w:pPr>
        </w:pPrChange>
      </w:pPr>
      <w:ins w:id="275" w:author="JieTang" w:date="2016-05-02T21:37:00Z">
        <w:r>
          <w:rPr>
            <w:rFonts w:ascii="Times New Roman" w:eastAsia="宋体" w:hAnsi="Times New Roman" w:cs="Times New Roman" w:hint="eastAsia"/>
            <w:sz w:val="24"/>
            <w:szCs w:val="24"/>
          </w:rPr>
          <w:t xml:space="preserve">    </w:t>
        </w:r>
      </w:ins>
      <w:moveFromRangeStart w:id="276" w:author="JieTang" w:date="2016-05-02T21:29:00Z" w:name="move449987889"/>
      <w:moveFrom w:id="277" w:author="JieTang" w:date="2016-05-02T21:29:00Z">
        <w:r w:rsidR="003F7138" w:rsidRPr="00283F4B" w:rsidDel="00370860">
          <w:rPr>
            <w:rFonts w:ascii="Times New Roman" w:eastAsia="宋体" w:hAnsi="Times New Roman" w:cs="Times New Roman" w:hint="eastAsia"/>
            <w:sz w:val="24"/>
            <w:szCs w:val="24"/>
            <w:rPrChange w:id="278" w:author="JieTang" w:date="2016-05-02T21:37:00Z">
              <w:rPr>
                <w:rFonts w:hint="eastAsia"/>
              </w:rPr>
            </w:rPrChange>
          </w:rPr>
          <w:t>表</w:t>
        </w:r>
        <w:r w:rsidR="003F7138" w:rsidRPr="00283F4B" w:rsidDel="00370860">
          <w:rPr>
            <w:rFonts w:ascii="Times New Roman" w:eastAsia="宋体" w:hAnsi="Times New Roman" w:cs="Times New Roman"/>
            <w:sz w:val="24"/>
            <w:szCs w:val="24"/>
            <w:rPrChange w:id="279" w:author="JieTang" w:date="2016-05-02T21:37:00Z">
              <w:rPr/>
            </w:rPrChange>
          </w:rPr>
          <w:t>2.4</w:t>
        </w:r>
        <w:r w:rsidR="005362A2" w:rsidRPr="00283F4B" w:rsidDel="00370860">
          <w:rPr>
            <w:rFonts w:ascii="Times New Roman" w:eastAsia="宋体" w:hAnsi="Times New Roman" w:cs="Times New Roman"/>
            <w:sz w:val="24"/>
            <w:szCs w:val="24"/>
            <w:rPrChange w:id="280" w:author="JieTang" w:date="2016-05-02T21:37:00Z">
              <w:rPr/>
            </w:rPrChange>
          </w:rPr>
          <w:t xml:space="preserve"> </w:t>
        </w:r>
        <w:r w:rsidR="005362A2" w:rsidRPr="00283F4B" w:rsidDel="00370860">
          <w:rPr>
            <w:rFonts w:ascii="Times New Roman" w:eastAsia="宋体" w:hAnsi="Times New Roman" w:cs="Times New Roman" w:hint="eastAsia"/>
            <w:sz w:val="24"/>
            <w:szCs w:val="24"/>
            <w:rPrChange w:id="281" w:author="JieTang" w:date="2016-05-02T21:37:00Z">
              <w:rPr>
                <w:rFonts w:hint="eastAsia"/>
              </w:rPr>
            </w:rPrChange>
          </w:rPr>
          <w:t>实验配置</w:t>
        </w:r>
      </w:moveFrom>
    </w:p>
    <w:moveFromRangeEnd w:id="276"/>
    <w:p w14:paraId="6C54C287" w14:textId="77777777" w:rsidR="003F7138" w:rsidRPr="00283F4B" w:rsidRDefault="00CA1F6F">
      <w:pPr>
        <w:spacing w:line="400" w:lineRule="exact"/>
        <w:rPr>
          <w:sz w:val="24"/>
          <w:szCs w:val="24"/>
          <w:rPrChange w:id="282" w:author="JieTang" w:date="2016-05-02T21:37:00Z">
            <w:rPr/>
          </w:rPrChange>
        </w:rPr>
        <w:pPrChange w:id="283" w:author="JieTang" w:date="2016-05-02T21:37:00Z">
          <w:pPr>
            <w:pStyle w:val="a3"/>
            <w:spacing w:line="360" w:lineRule="auto"/>
            <w:ind w:left="1200" w:firstLineChars="0" w:firstLine="0"/>
          </w:pPr>
        </w:pPrChange>
      </w:pPr>
      <w:r w:rsidRPr="00283F4B">
        <w:rPr>
          <w:rFonts w:hint="eastAsia"/>
          <w:sz w:val="24"/>
          <w:szCs w:val="24"/>
          <w:rPrChange w:id="284" w:author="JieTang" w:date="2016-05-02T21:37:00Z">
            <w:rPr>
              <w:rFonts w:hint="eastAsia"/>
            </w:rPr>
          </w:rPrChange>
        </w:rPr>
        <w:t>该实验结果如图</w:t>
      </w:r>
      <w:r w:rsidRPr="00283F4B">
        <w:rPr>
          <w:sz w:val="24"/>
          <w:szCs w:val="24"/>
          <w:rPrChange w:id="285" w:author="JieTang" w:date="2016-05-02T21:37:00Z">
            <w:rPr/>
          </w:rPrChange>
        </w:rPr>
        <w:t>2.7</w:t>
      </w:r>
      <w:r w:rsidRPr="00283F4B">
        <w:rPr>
          <w:rFonts w:hint="eastAsia"/>
          <w:sz w:val="24"/>
          <w:szCs w:val="24"/>
          <w:rPrChange w:id="286" w:author="JieTang" w:date="2016-05-02T21:37:00Z">
            <w:rPr>
              <w:rFonts w:hint="eastAsia"/>
            </w:rPr>
          </w:rPrChange>
        </w:rPr>
        <w:t>所示。在图中，我们看出</w:t>
      </w:r>
      <w:r w:rsidRPr="00283F4B">
        <w:rPr>
          <w:sz w:val="24"/>
          <w:szCs w:val="24"/>
          <w:rPrChange w:id="287" w:author="JieTang" w:date="2016-05-02T21:37:00Z">
            <w:rPr/>
          </w:rPrChange>
        </w:rPr>
        <w:t>EASY</w:t>
      </w:r>
      <w:r w:rsidRPr="00283F4B">
        <w:rPr>
          <w:rFonts w:hint="eastAsia"/>
          <w:sz w:val="24"/>
          <w:szCs w:val="24"/>
          <w:rPrChange w:id="288" w:author="JieTang" w:date="2016-05-02T21:37:00Z">
            <w:rPr>
              <w:rFonts w:hint="eastAsia"/>
            </w:rPr>
          </w:rPrChange>
        </w:rPr>
        <w:t>调度器比</w:t>
      </w:r>
      <w:r w:rsidRPr="00283F4B">
        <w:rPr>
          <w:sz w:val="24"/>
          <w:szCs w:val="24"/>
          <w:rPrChange w:id="289" w:author="JieTang" w:date="2016-05-02T21:37:00Z">
            <w:rPr/>
          </w:rPrChange>
        </w:rPr>
        <w:t xml:space="preserve">Hadoop </w:t>
      </w:r>
      <w:r w:rsidRPr="00283F4B">
        <w:rPr>
          <w:rFonts w:hint="eastAsia"/>
          <w:sz w:val="24"/>
          <w:szCs w:val="24"/>
          <w:rPrChange w:id="290" w:author="JieTang" w:date="2016-05-02T21:37:00Z">
            <w:rPr>
              <w:rFonts w:hint="eastAsia"/>
            </w:rPr>
          </w:rPrChange>
        </w:rPr>
        <w:t>目前的调度器有更高的性能。例如，</w:t>
      </w:r>
      <w:r w:rsidRPr="00283F4B">
        <w:rPr>
          <w:sz w:val="24"/>
          <w:szCs w:val="24"/>
          <w:rPrChange w:id="291" w:author="JieTang" w:date="2016-05-02T21:37:00Z">
            <w:rPr/>
          </w:rPrChange>
        </w:rPr>
        <w:t>EASY</w:t>
      </w:r>
      <w:r w:rsidRPr="00283F4B">
        <w:rPr>
          <w:rFonts w:hint="eastAsia"/>
          <w:sz w:val="24"/>
          <w:szCs w:val="24"/>
          <w:rPrChange w:id="292" w:author="JieTang" w:date="2016-05-02T21:37:00Z">
            <w:rPr>
              <w:rFonts w:hint="eastAsia"/>
            </w:rPr>
          </w:rPrChange>
        </w:rPr>
        <w:t>的运行时间比</w:t>
      </w:r>
      <w:r w:rsidRPr="00283F4B">
        <w:rPr>
          <w:sz w:val="24"/>
          <w:szCs w:val="24"/>
          <w:rPrChange w:id="293" w:author="JieTang" w:date="2016-05-02T21:37:00Z">
            <w:rPr/>
          </w:rPrChange>
        </w:rPr>
        <w:t>FIFO</w:t>
      </w:r>
      <w:r w:rsidRPr="00283F4B">
        <w:rPr>
          <w:rFonts w:hint="eastAsia"/>
          <w:sz w:val="24"/>
          <w:szCs w:val="24"/>
          <w:rPrChange w:id="294" w:author="JieTang" w:date="2016-05-02T21:37:00Z">
            <w:rPr>
              <w:rFonts w:hint="eastAsia"/>
            </w:rPr>
          </w:rPrChange>
        </w:rPr>
        <w:t>和</w:t>
      </w:r>
      <w:r w:rsidRPr="00283F4B">
        <w:rPr>
          <w:sz w:val="24"/>
          <w:szCs w:val="24"/>
          <w:rPrChange w:id="295" w:author="JieTang" w:date="2016-05-02T21:37:00Z">
            <w:rPr/>
          </w:rPrChange>
        </w:rPr>
        <w:t>Fair</w:t>
      </w:r>
      <w:r w:rsidRPr="00283F4B">
        <w:rPr>
          <w:rFonts w:hint="eastAsia"/>
          <w:sz w:val="24"/>
          <w:szCs w:val="24"/>
          <w:rPrChange w:id="296" w:author="JieTang" w:date="2016-05-02T21:37:00Z">
            <w:rPr>
              <w:rFonts w:hint="eastAsia"/>
            </w:rPr>
          </w:rPrChange>
        </w:rPr>
        <w:t>调度器缩短了</w:t>
      </w:r>
      <w:r w:rsidR="0045285E" w:rsidRPr="00283F4B">
        <w:rPr>
          <w:sz w:val="24"/>
          <w:szCs w:val="24"/>
          <w:rPrChange w:id="297" w:author="JieTang" w:date="2016-05-02T21:37:00Z">
            <w:rPr/>
          </w:rPrChange>
        </w:rPr>
        <w:t>33.578</w:t>
      </w:r>
      <w:r w:rsidRPr="00283F4B">
        <w:rPr>
          <w:sz w:val="24"/>
          <w:szCs w:val="24"/>
          <w:rPrChange w:id="298" w:author="JieTang" w:date="2016-05-02T21:37:00Z">
            <w:rPr/>
          </w:rPrChange>
        </w:rPr>
        <w:t xml:space="preserve">% </w:t>
      </w:r>
      <w:r w:rsidRPr="00283F4B">
        <w:rPr>
          <w:rFonts w:hint="eastAsia"/>
          <w:sz w:val="24"/>
          <w:szCs w:val="24"/>
          <w:rPrChange w:id="299" w:author="JieTang" w:date="2016-05-02T21:37:00Z">
            <w:rPr>
              <w:rFonts w:hint="eastAsia"/>
            </w:rPr>
          </w:rPrChange>
        </w:rPr>
        <w:t>和</w:t>
      </w:r>
      <w:r w:rsidR="0045285E" w:rsidRPr="00283F4B">
        <w:rPr>
          <w:sz w:val="24"/>
          <w:szCs w:val="24"/>
          <w:rPrChange w:id="300" w:author="JieTang" w:date="2016-05-02T21:37:00Z">
            <w:rPr/>
          </w:rPrChange>
        </w:rPr>
        <w:t>46.059</w:t>
      </w:r>
      <w:r w:rsidRPr="00283F4B">
        <w:rPr>
          <w:sz w:val="24"/>
          <w:szCs w:val="24"/>
          <w:rPrChange w:id="301" w:author="JieTang" w:date="2016-05-02T21:37:00Z">
            <w:rPr/>
          </w:rPrChange>
        </w:rPr>
        <w:t>%</w:t>
      </w:r>
      <w:r w:rsidRPr="00283F4B">
        <w:rPr>
          <w:rFonts w:hint="eastAsia"/>
          <w:sz w:val="24"/>
          <w:szCs w:val="24"/>
          <w:rPrChange w:id="302" w:author="JieTang" w:date="2016-05-02T21:37:00Z">
            <w:rPr>
              <w:rFonts w:hint="eastAsia"/>
            </w:rPr>
          </w:rPrChange>
        </w:rPr>
        <w:t>。在文章</w:t>
      </w:r>
      <w:r w:rsidR="00980379" w:rsidRPr="00283F4B">
        <w:rPr>
          <w:sz w:val="24"/>
          <w:szCs w:val="24"/>
          <w:rPrChange w:id="303" w:author="JieTang" w:date="2016-05-02T21:37:00Z">
            <w:rPr/>
          </w:rPrChange>
        </w:rPr>
        <w:t>[27]</w:t>
      </w:r>
      <w:r w:rsidRPr="00283F4B">
        <w:rPr>
          <w:rFonts w:hint="eastAsia"/>
          <w:sz w:val="24"/>
          <w:szCs w:val="24"/>
          <w:rPrChange w:id="304" w:author="JieTang" w:date="2016-05-02T21:37:00Z">
            <w:rPr>
              <w:rFonts w:hint="eastAsia"/>
            </w:rPr>
          </w:rPrChange>
        </w:rPr>
        <w:t>中，</w:t>
      </w:r>
      <w:r w:rsidRPr="00283F4B">
        <w:rPr>
          <w:sz w:val="24"/>
          <w:szCs w:val="24"/>
          <w:rPrChange w:id="305" w:author="JieTang" w:date="2016-05-02T21:37:00Z">
            <w:rPr/>
          </w:rPrChange>
        </w:rPr>
        <w:t>HaSTE</w:t>
      </w:r>
      <w:r w:rsidRPr="00283F4B">
        <w:rPr>
          <w:rFonts w:hint="eastAsia"/>
          <w:sz w:val="24"/>
          <w:szCs w:val="24"/>
          <w:rPrChange w:id="306" w:author="JieTang" w:date="2016-05-02T21:37:00Z">
            <w:rPr>
              <w:rFonts w:hint="eastAsia"/>
            </w:rPr>
          </w:rPrChange>
        </w:rPr>
        <w:t>调度器在相似的实验环境下，运行时间比</w:t>
      </w:r>
      <w:r w:rsidRPr="00283F4B">
        <w:rPr>
          <w:sz w:val="24"/>
          <w:szCs w:val="24"/>
          <w:rPrChange w:id="307" w:author="JieTang" w:date="2016-05-02T21:37:00Z">
            <w:rPr/>
          </w:rPrChange>
        </w:rPr>
        <w:t>FIFO</w:t>
      </w:r>
      <w:r w:rsidRPr="00283F4B">
        <w:rPr>
          <w:rFonts w:hint="eastAsia"/>
          <w:sz w:val="24"/>
          <w:szCs w:val="24"/>
          <w:rPrChange w:id="308" w:author="JieTang" w:date="2016-05-02T21:37:00Z">
            <w:rPr>
              <w:rFonts w:hint="eastAsia"/>
            </w:rPr>
          </w:rPrChange>
        </w:rPr>
        <w:t>和</w:t>
      </w:r>
      <w:r w:rsidRPr="00283F4B">
        <w:rPr>
          <w:sz w:val="24"/>
          <w:szCs w:val="24"/>
          <w:rPrChange w:id="309" w:author="JieTang" w:date="2016-05-02T21:37:00Z">
            <w:rPr/>
          </w:rPrChange>
        </w:rPr>
        <w:t xml:space="preserve">Fair </w:t>
      </w:r>
      <w:r w:rsidRPr="00283F4B">
        <w:rPr>
          <w:rFonts w:hint="eastAsia"/>
          <w:sz w:val="24"/>
          <w:szCs w:val="24"/>
          <w:rPrChange w:id="310" w:author="JieTang" w:date="2016-05-02T21:37:00Z">
            <w:rPr>
              <w:rFonts w:hint="eastAsia"/>
            </w:rPr>
          </w:rPrChange>
        </w:rPr>
        <w:t>缩短了</w:t>
      </w:r>
      <w:r w:rsidR="0045285E" w:rsidRPr="00283F4B">
        <w:rPr>
          <w:sz w:val="24"/>
          <w:szCs w:val="24"/>
          <w:rPrChange w:id="311" w:author="JieTang" w:date="2016-05-02T21:37:00Z">
            <w:rPr/>
          </w:rPrChange>
        </w:rPr>
        <w:t>27</w:t>
      </w:r>
      <w:r w:rsidRPr="00283F4B">
        <w:rPr>
          <w:sz w:val="24"/>
          <w:szCs w:val="24"/>
          <w:rPrChange w:id="312" w:author="JieTang" w:date="2016-05-02T21:37:00Z">
            <w:rPr/>
          </w:rPrChange>
        </w:rPr>
        <w:t>%</w:t>
      </w:r>
      <w:r w:rsidRPr="00283F4B">
        <w:rPr>
          <w:rFonts w:hint="eastAsia"/>
          <w:sz w:val="24"/>
          <w:szCs w:val="24"/>
          <w:rPrChange w:id="313" w:author="JieTang" w:date="2016-05-02T21:37:00Z">
            <w:rPr>
              <w:rFonts w:hint="eastAsia"/>
            </w:rPr>
          </w:rPrChange>
        </w:rPr>
        <w:t>和</w:t>
      </w:r>
      <w:r w:rsidR="0045285E" w:rsidRPr="00283F4B">
        <w:rPr>
          <w:sz w:val="24"/>
          <w:szCs w:val="24"/>
          <w:rPrChange w:id="314" w:author="JieTang" w:date="2016-05-02T21:37:00Z">
            <w:rPr/>
          </w:rPrChange>
        </w:rPr>
        <w:t>44.6</w:t>
      </w:r>
      <w:r w:rsidRPr="00283F4B">
        <w:rPr>
          <w:sz w:val="24"/>
          <w:szCs w:val="24"/>
          <w:rPrChange w:id="315" w:author="JieTang" w:date="2016-05-02T21:37:00Z">
            <w:rPr/>
          </w:rPrChange>
        </w:rPr>
        <w:t>%</w:t>
      </w:r>
      <w:r w:rsidRPr="00283F4B">
        <w:rPr>
          <w:rFonts w:hint="eastAsia"/>
          <w:sz w:val="24"/>
          <w:szCs w:val="24"/>
          <w:rPrChange w:id="316" w:author="JieTang" w:date="2016-05-02T21:37:00Z">
            <w:rPr>
              <w:rFonts w:hint="eastAsia"/>
            </w:rPr>
          </w:rPrChange>
        </w:rPr>
        <w:t>。可以看出</w:t>
      </w:r>
      <w:r w:rsidRPr="00283F4B">
        <w:rPr>
          <w:sz w:val="24"/>
          <w:szCs w:val="24"/>
          <w:rPrChange w:id="317" w:author="JieTang" w:date="2016-05-02T21:37:00Z">
            <w:rPr/>
          </w:rPrChange>
        </w:rPr>
        <w:t xml:space="preserve">EASY </w:t>
      </w:r>
      <w:r w:rsidRPr="00283F4B">
        <w:rPr>
          <w:rFonts w:hint="eastAsia"/>
          <w:sz w:val="24"/>
          <w:szCs w:val="24"/>
          <w:rPrChange w:id="318" w:author="JieTang" w:date="2016-05-02T21:37:00Z">
            <w:rPr>
              <w:rFonts w:hint="eastAsia"/>
            </w:rPr>
          </w:rPrChange>
        </w:rPr>
        <w:t>的调度器比</w:t>
      </w:r>
      <w:r w:rsidRPr="00283F4B">
        <w:rPr>
          <w:sz w:val="24"/>
          <w:szCs w:val="24"/>
          <w:rPrChange w:id="319" w:author="JieTang" w:date="2016-05-02T21:37:00Z">
            <w:rPr/>
          </w:rPrChange>
        </w:rPr>
        <w:t xml:space="preserve">HaSTE </w:t>
      </w:r>
      <w:r w:rsidRPr="00283F4B">
        <w:rPr>
          <w:rFonts w:hint="eastAsia"/>
          <w:sz w:val="24"/>
          <w:szCs w:val="24"/>
          <w:rPrChange w:id="320" w:author="JieTang" w:date="2016-05-02T21:37:00Z">
            <w:rPr>
              <w:rFonts w:hint="eastAsia"/>
            </w:rPr>
          </w:rPrChange>
        </w:rPr>
        <w:t>效率高。同样的，可以看出</w:t>
      </w:r>
      <w:r w:rsidRPr="00283F4B">
        <w:rPr>
          <w:sz w:val="24"/>
          <w:szCs w:val="24"/>
          <w:rPrChange w:id="321" w:author="JieTang" w:date="2016-05-02T21:37:00Z">
            <w:rPr/>
          </w:rPrChange>
        </w:rPr>
        <w:t>EASY</w:t>
      </w:r>
      <w:r w:rsidRPr="00283F4B">
        <w:rPr>
          <w:rFonts w:hint="eastAsia"/>
          <w:sz w:val="24"/>
          <w:szCs w:val="24"/>
          <w:rPrChange w:id="322" w:author="JieTang" w:date="2016-05-02T21:37:00Z">
            <w:rPr>
              <w:rFonts w:hint="eastAsia"/>
            </w:rPr>
          </w:rPrChange>
        </w:rPr>
        <w:t>在内存利用率上也有相当的提高。</w:t>
      </w:r>
    </w:p>
    <w:p w14:paraId="0AB7A105" w14:textId="77777777" w:rsidR="00CA1F6F" w:rsidRPr="00B96E99" w:rsidRDefault="00CA1F6F">
      <w:pPr>
        <w:pStyle w:val="a3"/>
        <w:spacing w:line="360" w:lineRule="auto"/>
        <w:ind w:firstLineChars="0" w:firstLine="0"/>
        <w:jc w:val="center"/>
        <w:rPr>
          <w:rFonts w:ascii="Times New Roman" w:eastAsia="宋体" w:hAnsi="Times New Roman" w:cs="Times New Roman"/>
          <w:sz w:val="24"/>
          <w:szCs w:val="24"/>
        </w:rPr>
        <w:pPrChange w:id="323" w:author="JieTang" w:date="2016-05-02T21:36:00Z">
          <w:pPr>
            <w:pStyle w:val="a3"/>
            <w:spacing w:line="360" w:lineRule="auto"/>
            <w:ind w:left="1200" w:firstLineChars="0" w:firstLine="0"/>
          </w:pPr>
        </w:pPrChange>
      </w:pPr>
      <w:r w:rsidRPr="00B96E99">
        <w:rPr>
          <w:rFonts w:ascii="Times New Roman" w:hAnsi="Times New Roman" w:cs="Times New Roman"/>
          <w:noProof/>
        </w:rPr>
        <w:lastRenderedPageBreak/>
        <w:drawing>
          <wp:inline distT="0" distB="0" distL="0" distR="0" wp14:anchorId="7D6041DB" wp14:editId="70CB64B8">
            <wp:extent cx="4158532" cy="2522355"/>
            <wp:effectExtent l="0" t="0" r="0" b="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589" cy="2529062"/>
                    </a:xfrm>
                    <a:prstGeom prst="rect">
                      <a:avLst/>
                    </a:prstGeom>
                  </pic:spPr>
                </pic:pic>
              </a:graphicData>
            </a:graphic>
          </wp:inline>
        </w:drawing>
      </w:r>
    </w:p>
    <w:p w14:paraId="41A8E68D" w14:textId="77777777" w:rsidR="00CA1F6F" w:rsidRPr="00B96E99" w:rsidRDefault="00CA1F6F">
      <w:pPr>
        <w:pStyle w:val="a3"/>
        <w:spacing w:line="360" w:lineRule="auto"/>
        <w:ind w:firstLineChars="0" w:firstLine="0"/>
        <w:jc w:val="center"/>
        <w:rPr>
          <w:rFonts w:ascii="Times New Roman" w:eastAsia="宋体" w:hAnsi="Times New Roman" w:cs="Times New Roman"/>
          <w:sz w:val="24"/>
          <w:szCs w:val="24"/>
        </w:rPr>
        <w:pPrChange w:id="324" w:author="JieTang" w:date="2016-05-02T21:36:00Z">
          <w:pPr>
            <w:pStyle w:val="a3"/>
            <w:spacing w:line="360" w:lineRule="auto"/>
            <w:ind w:left="1200" w:firstLineChars="0" w:firstLine="0"/>
            <w:jc w:val="center"/>
          </w:pPr>
        </w:pPrChange>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07A18FBC" w14:textId="77777777" w:rsidR="00283F4B" w:rsidRPr="00283F4B" w:rsidRDefault="00283F4B">
      <w:pPr>
        <w:spacing w:line="360" w:lineRule="auto"/>
        <w:ind w:firstLine="420"/>
        <w:rPr>
          <w:ins w:id="325" w:author="JieTang" w:date="2016-05-02T21:35:00Z"/>
          <w:rFonts w:ascii="Times New Roman" w:eastAsia="宋体" w:hAnsi="Times New Roman" w:cs="Times New Roman"/>
          <w:sz w:val="24"/>
          <w:szCs w:val="24"/>
          <w:rPrChange w:id="326" w:author="JieTang" w:date="2016-05-02T21:37:00Z">
            <w:rPr>
              <w:ins w:id="327" w:author="JieTang" w:date="2016-05-02T21:35:00Z"/>
            </w:rPr>
          </w:rPrChange>
        </w:rPr>
        <w:pPrChange w:id="328" w:author="JieTang" w:date="2016-05-02T21:37:00Z">
          <w:pPr>
            <w:pStyle w:val="a3"/>
            <w:numPr>
              <w:numId w:val="47"/>
            </w:numPr>
            <w:spacing w:line="360" w:lineRule="auto"/>
            <w:ind w:left="720" w:firstLineChars="0" w:hanging="720"/>
          </w:pPr>
        </w:pPrChange>
      </w:pPr>
      <w:ins w:id="329" w:author="JieTang" w:date="2016-05-02T21:37: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ins>
      <w:r w:rsidR="00F73FF8" w:rsidRPr="00283F4B">
        <w:rPr>
          <w:rFonts w:ascii="Times New Roman" w:eastAsia="宋体" w:hAnsi="Times New Roman" w:cs="Times New Roman" w:hint="eastAsia"/>
          <w:sz w:val="24"/>
          <w:szCs w:val="24"/>
          <w:rPrChange w:id="330" w:author="JieTang" w:date="2016-05-02T21:37:00Z">
            <w:rPr>
              <w:rFonts w:hint="eastAsia"/>
            </w:rPr>
          </w:rPrChange>
        </w:rPr>
        <w:t>不同种类型的</w:t>
      </w:r>
      <w:r w:rsidR="00F73FF8" w:rsidRPr="00283F4B">
        <w:rPr>
          <w:rFonts w:ascii="Times New Roman" w:eastAsia="宋体" w:hAnsi="Times New Roman" w:cs="Times New Roman"/>
          <w:sz w:val="24"/>
          <w:szCs w:val="24"/>
          <w:rPrChange w:id="331" w:author="JieTang" w:date="2016-05-02T21:37:00Z">
            <w:rPr/>
          </w:rPrChange>
        </w:rPr>
        <w:t>jobs</w:t>
      </w:r>
      <w:r w:rsidR="00F73FF8" w:rsidRPr="00283F4B">
        <w:rPr>
          <w:rFonts w:ascii="Times New Roman" w:eastAsia="宋体" w:hAnsi="Times New Roman" w:cs="Times New Roman" w:hint="eastAsia"/>
          <w:sz w:val="24"/>
          <w:szCs w:val="24"/>
          <w:rPrChange w:id="332" w:author="JieTang" w:date="2016-05-02T21:37:00Z">
            <w:rPr>
              <w:rFonts w:hint="eastAsia"/>
            </w:rPr>
          </w:rPrChange>
        </w:rPr>
        <w:t>：</w:t>
      </w:r>
    </w:p>
    <w:p w14:paraId="5C13D0F9" w14:textId="77777777" w:rsidR="003F7138" w:rsidRPr="00283F4B" w:rsidRDefault="00F73FF8">
      <w:pPr>
        <w:spacing w:line="360" w:lineRule="auto"/>
        <w:ind w:firstLineChars="200" w:firstLine="480"/>
        <w:rPr>
          <w:rFonts w:ascii="Times New Roman" w:eastAsia="宋体" w:hAnsi="Times New Roman" w:cs="Times New Roman"/>
          <w:sz w:val="24"/>
          <w:szCs w:val="24"/>
          <w:rPrChange w:id="333" w:author="JieTang" w:date="2016-05-02T21:35:00Z">
            <w:rPr/>
          </w:rPrChange>
        </w:rPr>
        <w:pPrChange w:id="334" w:author="JieTang" w:date="2016-05-02T21:35:00Z">
          <w:pPr>
            <w:pStyle w:val="a3"/>
            <w:numPr>
              <w:numId w:val="47"/>
            </w:numPr>
            <w:spacing w:line="360" w:lineRule="auto"/>
            <w:ind w:left="720" w:firstLineChars="0" w:hanging="720"/>
          </w:pPr>
        </w:pPrChange>
      </w:pPr>
      <w:r w:rsidRPr="00283F4B">
        <w:rPr>
          <w:rFonts w:ascii="Times New Roman" w:eastAsia="宋体" w:hAnsi="Times New Roman" w:cs="Times New Roman" w:hint="eastAsia"/>
          <w:sz w:val="24"/>
          <w:szCs w:val="24"/>
          <w:rPrChange w:id="335" w:author="JieTang" w:date="2016-05-02T21:35:00Z">
            <w:rPr>
              <w:rFonts w:hint="eastAsia"/>
            </w:rPr>
          </w:rPrChange>
        </w:rPr>
        <w:t>在此种情况下，我们考虑复合负载的</w:t>
      </w:r>
      <w:r w:rsidRPr="00283F4B">
        <w:rPr>
          <w:rFonts w:ascii="Times New Roman" w:eastAsia="宋体" w:hAnsi="Times New Roman" w:cs="Times New Roman"/>
          <w:sz w:val="24"/>
          <w:szCs w:val="24"/>
          <w:rPrChange w:id="336" w:author="JieTang" w:date="2016-05-02T21:35:00Z">
            <w:rPr/>
          </w:rPrChange>
        </w:rPr>
        <w:t>jobs</w:t>
      </w:r>
      <w:r w:rsidRPr="00283F4B">
        <w:rPr>
          <w:rFonts w:ascii="Times New Roman" w:eastAsia="宋体" w:hAnsi="Times New Roman" w:cs="Times New Roman" w:hint="eastAsia"/>
          <w:sz w:val="24"/>
          <w:szCs w:val="24"/>
          <w:rPrChange w:id="337" w:author="JieTang" w:date="2016-05-02T21:35:00Z">
            <w:rPr>
              <w:rFonts w:hint="eastAsia"/>
            </w:rPr>
          </w:rPrChange>
        </w:rPr>
        <w:t>，例如，</w:t>
      </w:r>
      <w:r w:rsidRPr="00283F4B">
        <w:rPr>
          <w:rFonts w:ascii="Times New Roman" w:eastAsia="宋体" w:hAnsi="Times New Roman" w:cs="Times New Roman"/>
          <w:sz w:val="24"/>
          <w:szCs w:val="24"/>
          <w:rPrChange w:id="338" w:author="JieTang" w:date="2016-05-02T21:35:00Z">
            <w:rPr/>
          </w:rPrChange>
        </w:rPr>
        <w:t>WordCount</w:t>
      </w:r>
      <w:r w:rsidRPr="00283F4B">
        <w:rPr>
          <w:rFonts w:ascii="Times New Roman" w:eastAsia="宋体" w:hAnsi="Times New Roman" w:cs="Times New Roman" w:hint="eastAsia"/>
          <w:sz w:val="24"/>
          <w:szCs w:val="24"/>
          <w:rPrChange w:id="339" w:author="JieTang" w:date="2016-05-02T21:35:00Z">
            <w:rPr>
              <w:rFonts w:hint="eastAsia"/>
            </w:rPr>
          </w:rPrChange>
        </w:rPr>
        <w:t>、</w:t>
      </w:r>
      <w:r w:rsidRPr="00283F4B">
        <w:rPr>
          <w:rFonts w:ascii="Times New Roman" w:eastAsia="宋体" w:hAnsi="Times New Roman" w:cs="Times New Roman"/>
          <w:sz w:val="24"/>
          <w:szCs w:val="24"/>
          <w:rPrChange w:id="340" w:author="JieTang" w:date="2016-05-02T21:35:00Z">
            <w:rPr/>
          </w:rPrChange>
        </w:rPr>
        <w:t>TeraSort</w:t>
      </w:r>
      <w:r w:rsidRPr="00283F4B">
        <w:rPr>
          <w:rFonts w:ascii="Times New Roman" w:eastAsia="宋体" w:hAnsi="Times New Roman" w:cs="Times New Roman" w:hint="eastAsia"/>
          <w:sz w:val="24"/>
          <w:szCs w:val="24"/>
          <w:rPrChange w:id="341" w:author="JieTang" w:date="2016-05-02T21:35:00Z">
            <w:rPr>
              <w:rFonts w:hint="eastAsia"/>
            </w:rPr>
          </w:rPrChange>
        </w:rPr>
        <w:t>、</w:t>
      </w:r>
      <w:r w:rsidRPr="00283F4B">
        <w:rPr>
          <w:rFonts w:ascii="Times New Roman" w:eastAsia="宋体" w:hAnsi="Times New Roman" w:cs="Times New Roman"/>
          <w:sz w:val="24"/>
          <w:szCs w:val="24"/>
          <w:rPrChange w:id="342" w:author="JieTang" w:date="2016-05-02T21:35:00Z">
            <w:rPr/>
          </w:rPrChange>
        </w:rPr>
        <w:t>Grep</w:t>
      </w:r>
      <w:r w:rsidRPr="00283F4B">
        <w:rPr>
          <w:rFonts w:ascii="Times New Roman" w:eastAsia="宋体" w:hAnsi="Times New Roman" w:cs="Times New Roman" w:hint="eastAsia"/>
          <w:sz w:val="24"/>
          <w:szCs w:val="24"/>
          <w:rPrChange w:id="343" w:author="JieTang" w:date="2016-05-02T21:35:00Z">
            <w:rPr>
              <w:rFonts w:hint="eastAsia"/>
            </w:rPr>
          </w:rPrChange>
        </w:rPr>
        <w:t>。</w:t>
      </w:r>
      <w:r w:rsidRPr="00283F4B">
        <w:rPr>
          <w:rFonts w:ascii="Times New Roman" w:eastAsia="宋体" w:hAnsi="Times New Roman" w:cs="Times New Roman"/>
          <w:sz w:val="24"/>
          <w:szCs w:val="24"/>
          <w:rPrChange w:id="344" w:author="JieTang" w:date="2016-05-02T21:35:00Z">
            <w:rPr/>
          </w:rPrChange>
        </w:rPr>
        <w:t xml:space="preserve">TreaSort </w:t>
      </w:r>
      <w:r w:rsidRPr="00283F4B">
        <w:rPr>
          <w:rFonts w:ascii="Times New Roman" w:eastAsia="宋体" w:hAnsi="Times New Roman" w:cs="Times New Roman" w:hint="eastAsia"/>
          <w:sz w:val="24"/>
          <w:szCs w:val="24"/>
          <w:rPrChange w:id="345" w:author="JieTang" w:date="2016-05-02T21:35:00Z">
            <w:rPr>
              <w:rFonts w:hint="eastAsia"/>
            </w:rPr>
          </w:rPrChange>
        </w:rPr>
        <w:t>的数据来源于</w:t>
      </w:r>
      <w:r w:rsidRPr="00283F4B">
        <w:rPr>
          <w:rFonts w:ascii="Times New Roman" w:eastAsia="宋体" w:hAnsi="Times New Roman" w:cs="Times New Roman"/>
          <w:sz w:val="24"/>
          <w:szCs w:val="24"/>
          <w:rPrChange w:id="346" w:author="JieTang" w:date="2016-05-02T21:35:00Z">
            <w:rPr/>
          </w:rPrChange>
        </w:rPr>
        <w:t>TeraGen</w:t>
      </w:r>
      <w:r w:rsidRPr="00283F4B">
        <w:rPr>
          <w:rFonts w:ascii="Times New Roman" w:eastAsia="宋体" w:hAnsi="Times New Roman" w:cs="Times New Roman" w:hint="eastAsia"/>
          <w:sz w:val="24"/>
          <w:szCs w:val="24"/>
          <w:rPrChange w:id="347" w:author="JieTang" w:date="2016-05-02T21:35:00Z">
            <w:rPr>
              <w:rFonts w:hint="eastAsia"/>
            </w:rPr>
          </w:rPrChange>
        </w:rPr>
        <w:t>，</w:t>
      </w:r>
      <w:r w:rsidRPr="00283F4B">
        <w:rPr>
          <w:rFonts w:ascii="Times New Roman" w:eastAsia="宋体" w:hAnsi="Times New Roman" w:cs="Times New Roman"/>
          <w:sz w:val="24"/>
          <w:szCs w:val="24"/>
          <w:rPrChange w:id="348" w:author="JieTang" w:date="2016-05-02T21:35:00Z">
            <w:rPr/>
          </w:rPrChange>
        </w:rPr>
        <w:t>WordCount</w:t>
      </w:r>
      <w:r w:rsidRPr="00283F4B">
        <w:rPr>
          <w:rFonts w:ascii="Times New Roman" w:eastAsia="宋体" w:hAnsi="Times New Roman" w:cs="Times New Roman" w:hint="eastAsia"/>
          <w:sz w:val="24"/>
          <w:szCs w:val="24"/>
          <w:rPrChange w:id="349" w:author="JieTang" w:date="2016-05-02T21:35:00Z">
            <w:rPr>
              <w:rFonts w:hint="eastAsia"/>
            </w:rPr>
          </w:rPrChange>
        </w:rPr>
        <w:t>的数据来源于</w:t>
      </w:r>
      <w:r w:rsidRPr="00283F4B">
        <w:rPr>
          <w:rFonts w:ascii="Times New Roman" w:eastAsia="宋体" w:hAnsi="Times New Roman" w:cs="Times New Roman"/>
          <w:sz w:val="24"/>
          <w:szCs w:val="24"/>
          <w:rPrChange w:id="350" w:author="JieTang" w:date="2016-05-02T21:35:00Z">
            <w:rPr/>
          </w:rPrChange>
        </w:rPr>
        <w:t>RandomTextWriter</w:t>
      </w:r>
      <w:r w:rsidRPr="00283F4B">
        <w:rPr>
          <w:rFonts w:ascii="Times New Roman" w:eastAsia="宋体" w:hAnsi="Times New Roman" w:cs="Times New Roman" w:hint="eastAsia"/>
          <w:sz w:val="24"/>
          <w:szCs w:val="24"/>
          <w:rPrChange w:id="351" w:author="JieTang" w:date="2016-05-02T21:35:00Z">
            <w:rPr>
              <w:rFonts w:hint="eastAsia"/>
            </w:rPr>
          </w:rPrChange>
        </w:rPr>
        <w:t>，实验配置如表</w:t>
      </w:r>
      <w:r w:rsidRPr="00283F4B">
        <w:rPr>
          <w:rFonts w:ascii="Times New Roman" w:eastAsia="宋体" w:hAnsi="Times New Roman" w:cs="Times New Roman"/>
          <w:sz w:val="24"/>
          <w:szCs w:val="24"/>
          <w:rPrChange w:id="352" w:author="JieTang" w:date="2016-05-02T21:35:00Z">
            <w:rPr/>
          </w:rPrChange>
        </w:rPr>
        <w:t>2.5</w:t>
      </w:r>
      <w:r w:rsidRPr="00283F4B">
        <w:rPr>
          <w:rFonts w:ascii="Times New Roman" w:eastAsia="宋体" w:hAnsi="Times New Roman" w:cs="Times New Roman" w:hint="eastAsia"/>
          <w:sz w:val="24"/>
          <w:szCs w:val="24"/>
          <w:rPrChange w:id="353" w:author="JieTang" w:date="2016-05-02T21:35:00Z">
            <w:rPr>
              <w:rFonts w:hint="eastAsia"/>
            </w:rPr>
          </w:rPrChange>
        </w:rPr>
        <w:t>所示。</w:t>
      </w:r>
    </w:p>
    <w:p w14:paraId="7F44CAB4" w14:textId="77777777" w:rsidR="00283F4B" w:rsidRPr="00B96E99" w:rsidRDefault="00283F4B">
      <w:pPr>
        <w:pStyle w:val="a3"/>
        <w:spacing w:line="360" w:lineRule="auto"/>
        <w:ind w:firstLineChars="0" w:firstLine="0"/>
        <w:jc w:val="center"/>
        <w:rPr>
          <w:rFonts w:ascii="Times New Roman" w:eastAsia="宋体" w:hAnsi="Times New Roman" w:cs="Times New Roman"/>
          <w:sz w:val="24"/>
          <w:szCs w:val="24"/>
        </w:rPr>
        <w:pPrChange w:id="354" w:author="JieTang" w:date="2016-05-02T21:35:00Z">
          <w:pPr>
            <w:pStyle w:val="a3"/>
            <w:spacing w:line="360" w:lineRule="auto"/>
            <w:ind w:left="1200" w:firstLineChars="0" w:firstLine="0"/>
            <w:jc w:val="center"/>
          </w:pPr>
        </w:pPrChange>
      </w:pPr>
      <w:moveToRangeStart w:id="355" w:author="JieTang" w:date="2016-05-02T21:35:00Z" w:name="move449988277"/>
      <w:moveTo w:id="356" w:author="JieTang" w:date="2016-05-02T21:35: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2.5 </w:t>
        </w:r>
        <w:r w:rsidRPr="00B96E99">
          <w:rPr>
            <w:rFonts w:ascii="Times New Roman" w:eastAsia="宋体" w:hAnsi="Times New Roman" w:cs="Times New Roman"/>
            <w:sz w:val="24"/>
            <w:szCs w:val="24"/>
          </w:rPr>
          <w:t>实验配置</w:t>
        </w:r>
      </w:moveTo>
    </w:p>
    <w:moveToRangeEnd w:id="355"/>
    <w:p w14:paraId="0D214AF6" w14:textId="77777777" w:rsidR="00CE1FDC" w:rsidRPr="00B96E99" w:rsidRDefault="00CD540B">
      <w:pPr>
        <w:pStyle w:val="a3"/>
        <w:spacing w:line="360" w:lineRule="auto"/>
        <w:ind w:firstLineChars="0" w:firstLine="0"/>
        <w:jc w:val="center"/>
        <w:rPr>
          <w:rFonts w:ascii="Times New Roman" w:eastAsia="宋体" w:hAnsi="Times New Roman" w:cs="Times New Roman"/>
          <w:sz w:val="24"/>
          <w:szCs w:val="24"/>
        </w:rPr>
        <w:pPrChange w:id="357" w:author="JieTang" w:date="2016-05-02T21:36:00Z">
          <w:pPr>
            <w:pStyle w:val="a3"/>
            <w:spacing w:line="360" w:lineRule="auto"/>
            <w:ind w:left="1200" w:firstLineChars="0" w:firstLine="0"/>
            <w:jc w:val="center"/>
          </w:pPr>
        </w:pPrChange>
      </w:pPr>
      <w:r w:rsidRPr="00B96E99">
        <w:rPr>
          <w:rFonts w:ascii="Times New Roman" w:hAnsi="Times New Roman" w:cs="Times New Roman"/>
          <w:noProof/>
        </w:rPr>
        <w:drawing>
          <wp:inline distT="0" distB="0" distL="0" distR="0" wp14:anchorId="45E3D1EB" wp14:editId="4FF8ED93">
            <wp:extent cx="3685714" cy="2095238"/>
            <wp:effectExtent l="0" t="0" r="0" b="635"/>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5714" cy="2095238"/>
                    </a:xfrm>
                    <a:prstGeom prst="rect">
                      <a:avLst/>
                    </a:prstGeom>
                  </pic:spPr>
                </pic:pic>
              </a:graphicData>
            </a:graphic>
          </wp:inline>
        </w:drawing>
      </w:r>
    </w:p>
    <w:p w14:paraId="514584AD" w14:textId="77777777" w:rsidR="00F73FF8" w:rsidRPr="00B96E99" w:rsidDel="00283F4B" w:rsidRDefault="00F73FF8" w:rsidP="00CD540B">
      <w:pPr>
        <w:pStyle w:val="a3"/>
        <w:spacing w:line="360" w:lineRule="auto"/>
        <w:ind w:left="1200" w:firstLineChars="0" w:firstLine="0"/>
        <w:jc w:val="center"/>
        <w:rPr>
          <w:rFonts w:ascii="Times New Roman" w:eastAsia="宋体" w:hAnsi="Times New Roman" w:cs="Times New Roman"/>
          <w:sz w:val="24"/>
          <w:szCs w:val="24"/>
        </w:rPr>
      </w:pPr>
      <w:moveFromRangeStart w:id="358" w:author="JieTang" w:date="2016-05-02T21:35:00Z" w:name="move449988277"/>
      <w:moveFrom w:id="359" w:author="JieTang" w:date="2016-05-02T21:35: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2.5</w:t>
        </w:r>
        <w:r w:rsidR="00CD540B" w:rsidRPr="00B96E99" w:rsidDel="00283F4B">
          <w:rPr>
            <w:rFonts w:ascii="Times New Roman" w:eastAsia="宋体" w:hAnsi="Times New Roman" w:cs="Times New Roman"/>
            <w:sz w:val="24"/>
            <w:szCs w:val="24"/>
          </w:rPr>
          <w:t xml:space="preserve"> </w:t>
        </w:r>
        <w:r w:rsidR="00CD540B" w:rsidRPr="00B96E99" w:rsidDel="00283F4B">
          <w:rPr>
            <w:rFonts w:ascii="Times New Roman" w:eastAsia="宋体" w:hAnsi="Times New Roman" w:cs="Times New Roman"/>
            <w:sz w:val="24"/>
            <w:szCs w:val="24"/>
          </w:rPr>
          <w:t>实验配置</w:t>
        </w:r>
      </w:moveFrom>
    </w:p>
    <w:moveFromRangeEnd w:id="358"/>
    <w:p w14:paraId="72FFBB5C" w14:textId="77777777" w:rsidR="00F73FF8" w:rsidRPr="00283F4B" w:rsidRDefault="00F73FF8">
      <w:pPr>
        <w:spacing w:line="360" w:lineRule="auto"/>
        <w:ind w:firstLineChars="200" w:firstLine="480"/>
        <w:rPr>
          <w:rFonts w:ascii="Times New Roman" w:eastAsia="宋体" w:hAnsi="Times New Roman" w:cs="Times New Roman"/>
          <w:sz w:val="24"/>
          <w:szCs w:val="24"/>
          <w:rPrChange w:id="360" w:author="JieTang" w:date="2016-05-02T21:35:00Z">
            <w:rPr/>
          </w:rPrChange>
        </w:rPr>
        <w:pPrChange w:id="361" w:author="JieTang" w:date="2016-05-02T21:35:00Z">
          <w:pPr>
            <w:pStyle w:val="a3"/>
            <w:spacing w:line="360" w:lineRule="auto"/>
            <w:ind w:left="1200" w:firstLineChars="0" w:firstLine="0"/>
          </w:pPr>
        </w:pPrChange>
      </w:pPr>
      <w:r w:rsidRPr="00283F4B">
        <w:rPr>
          <w:rFonts w:ascii="Times New Roman" w:eastAsia="宋体" w:hAnsi="Times New Roman" w:cs="Times New Roman" w:hint="eastAsia"/>
          <w:sz w:val="24"/>
          <w:szCs w:val="24"/>
          <w:rPrChange w:id="362" w:author="JieTang" w:date="2016-05-02T21:35:00Z">
            <w:rPr>
              <w:rFonts w:hint="eastAsia"/>
            </w:rPr>
          </w:rPrChange>
        </w:rPr>
        <w:t>该实验结果如图</w:t>
      </w:r>
      <w:r w:rsidRPr="00283F4B">
        <w:rPr>
          <w:rFonts w:ascii="Times New Roman" w:eastAsia="宋体" w:hAnsi="Times New Roman" w:cs="Times New Roman"/>
          <w:sz w:val="24"/>
          <w:szCs w:val="24"/>
          <w:rPrChange w:id="363" w:author="JieTang" w:date="2016-05-02T21:35:00Z">
            <w:rPr/>
          </w:rPrChange>
        </w:rPr>
        <w:t>2.8</w:t>
      </w:r>
      <w:r w:rsidRPr="00283F4B">
        <w:rPr>
          <w:rFonts w:ascii="Times New Roman" w:eastAsia="宋体" w:hAnsi="Times New Roman" w:cs="Times New Roman" w:hint="eastAsia"/>
          <w:sz w:val="24"/>
          <w:szCs w:val="24"/>
          <w:rPrChange w:id="364" w:author="JieTang" w:date="2016-05-02T21:35:00Z">
            <w:rPr>
              <w:rFonts w:hint="eastAsia"/>
            </w:rPr>
          </w:rPrChange>
        </w:rPr>
        <w:t>所示。图中我们可以看出</w:t>
      </w:r>
      <w:r w:rsidRPr="00283F4B">
        <w:rPr>
          <w:rFonts w:ascii="Times New Roman" w:eastAsia="宋体" w:hAnsi="Times New Roman" w:cs="Times New Roman"/>
          <w:sz w:val="24"/>
          <w:szCs w:val="24"/>
          <w:rPrChange w:id="365" w:author="JieTang" w:date="2016-05-02T21:35:00Z">
            <w:rPr/>
          </w:rPrChange>
        </w:rPr>
        <w:t>EASY</w:t>
      </w:r>
      <w:r w:rsidRPr="00283F4B">
        <w:rPr>
          <w:rFonts w:ascii="Times New Roman" w:eastAsia="宋体" w:hAnsi="Times New Roman" w:cs="Times New Roman" w:hint="eastAsia"/>
          <w:sz w:val="24"/>
          <w:szCs w:val="24"/>
          <w:rPrChange w:id="366" w:author="JieTang" w:date="2016-05-02T21:35:00Z">
            <w:rPr>
              <w:rFonts w:hint="eastAsia"/>
            </w:rPr>
          </w:rPrChange>
        </w:rPr>
        <w:t>调度器运行时间比</w:t>
      </w:r>
      <w:r w:rsidRPr="00283F4B">
        <w:rPr>
          <w:rFonts w:ascii="Times New Roman" w:eastAsia="宋体" w:hAnsi="Times New Roman" w:cs="Times New Roman"/>
          <w:sz w:val="24"/>
          <w:szCs w:val="24"/>
          <w:rPrChange w:id="367" w:author="JieTang" w:date="2016-05-02T21:35:00Z">
            <w:rPr/>
          </w:rPrChange>
        </w:rPr>
        <w:t>FIFO</w:t>
      </w:r>
      <w:r w:rsidRPr="00283F4B">
        <w:rPr>
          <w:rFonts w:ascii="Times New Roman" w:eastAsia="宋体" w:hAnsi="Times New Roman" w:cs="Times New Roman" w:hint="eastAsia"/>
          <w:sz w:val="24"/>
          <w:szCs w:val="24"/>
          <w:rPrChange w:id="368" w:author="JieTang" w:date="2016-05-02T21:35:00Z">
            <w:rPr>
              <w:rFonts w:hint="eastAsia"/>
            </w:rPr>
          </w:rPrChange>
        </w:rPr>
        <w:t>和</w:t>
      </w:r>
      <w:r w:rsidRPr="00283F4B">
        <w:rPr>
          <w:rFonts w:ascii="Times New Roman" w:eastAsia="宋体" w:hAnsi="Times New Roman" w:cs="Times New Roman"/>
          <w:sz w:val="24"/>
          <w:szCs w:val="24"/>
          <w:rPrChange w:id="369" w:author="JieTang" w:date="2016-05-02T21:35:00Z">
            <w:rPr/>
          </w:rPrChange>
        </w:rPr>
        <w:t>Fair</w:t>
      </w:r>
      <w:r w:rsidRPr="00283F4B">
        <w:rPr>
          <w:rFonts w:ascii="Times New Roman" w:eastAsia="宋体" w:hAnsi="Times New Roman" w:cs="Times New Roman" w:hint="eastAsia"/>
          <w:sz w:val="24"/>
          <w:szCs w:val="24"/>
          <w:rPrChange w:id="370" w:author="JieTang" w:date="2016-05-02T21:35:00Z">
            <w:rPr>
              <w:rFonts w:hint="eastAsia"/>
            </w:rPr>
          </w:rPrChange>
        </w:rPr>
        <w:t>缩短了</w:t>
      </w:r>
      <w:r w:rsidR="00432698" w:rsidRPr="00283F4B">
        <w:rPr>
          <w:rFonts w:ascii="Times New Roman" w:eastAsia="宋体" w:hAnsi="Times New Roman" w:cs="Times New Roman"/>
          <w:sz w:val="24"/>
          <w:szCs w:val="24"/>
          <w:rPrChange w:id="371" w:author="JieTang" w:date="2016-05-02T21:35:00Z">
            <w:rPr/>
          </w:rPrChange>
        </w:rPr>
        <w:t>43.255</w:t>
      </w:r>
      <w:r w:rsidRPr="00283F4B">
        <w:rPr>
          <w:rFonts w:ascii="Times New Roman" w:eastAsia="宋体" w:hAnsi="Times New Roman" w:cs="Times New Roman"/>
          <w:sz w:val="24"/>
          <w:szCs w:val="24"/>
          <w:rPrChange w:id="372" w:author="JieTang" w:date="2016-05-02T21:35:00Z">
            <w:rPr/>
          </w:rPrChange>
        </w:rPr>
        <w:t>%</w:t>
      </w:r>
      <w:r w:rsidRPr="00283F4B">
        <w:rPr>
          <w:rFonts w:ascii="Times New Roman" w:eastAsia="宋体" w:hAnsi="Times New Roman" w:cs="Times New Roman" w:hint="eastAsia"/>
          <w:sz w:val="24"/>
          <w:szCs w:val="24"/>
          <w:rPrChange w:id="373" w:author="JieTang" w:date="2016-05-02T21:35:00Z">
            <w:rPr>
              <w:rFonts w:hint="eastAsia"/>
            </w:rPr>
          </w:rPrChange>
        </w:rPr>
        <w:t>和</w:t>
      </w:r>
      <w:r w:rsidR="00432698" w:rsidRPr="00283F4B">
        <w:rPr>
          <w:rFonts w:ascii="Times New Roman" w:eastAsia="宋体" w:hAnsi="Times New Roman" w:cs="Times New Roman"/>
          <w:sz w:val="24"/>
          <w:szCs w:val="24"/>
          <w:rPrChange w:id="374" w:author="JieTang" w:date="2016-05-02T21:35:00Z">
            <w:rPr/>
          </w:rPrChange>
        </w:rPr>
        <w:t>40.54</w:t>
      </w:r>
      <w:r w:rsidRPr="00283F4B">
        <w:rPr>
          <w:rFonts w:ascii="Times New Roman" w:eastAsia="宋体" w:hAnsi="Times New Roman" w:cs="Times New Roman"/>
          <w:sz w:val="24"/>
          <w:szCs w:val="24"/>
          <w:rPrChange w:id="375" w:author="JieTang" w:date="2016-05-02T21:35:00Z">
            <w:rPr/>
          </w:rPrChange>
        </w:rPr>
        <w:t>%</w:t>
      </w:r>
      <w:r w:rsidRPr="00283F4B">
        <w:rPr>
          <w:rFonts w:ascii="Times New Roman" w:eastAsia="宋体" w:hAnsi="Times New Roman" w:cs="Times New Roman" w:hint="eastAsia"/>
          <w:sz w:val="24"/>
          <w:szCs w:val="24"/>
          <w:rPrChange w:id="376" w:author="JieTang" w:date="2016-05-02T21:35:00Z">
            <w:rPr>
              <w:rFonts w:hint="eastAsia"/>
            </w:rPr>
          </w:rPrChange>
        </w:rPr>
        <w:t>，相比于</w:t>
      </w:r>
      <w:r w:rsidRPr="00283F4B">
        <w:rPr>
          <w:rFonts w:ascii="Times New Roman" w:eastAsia="宋体" w:hAnsi="Times New Roman" w:cs="Times New Roman"/>
          <w:sz w:val="24"/>
          <w:szCs w:val="24"/>
          <w:rPrChange w:id="377" w:author="JieTang" w:date="2016-05-02T21:35:00Z">
            <w:rPr/>
          </w:rPrChange>
        </w:rPr>
        <w:t>HaSTE</w:t>
      </w:r>
      <w:r w:rsidRPr="00283F4B">
        <w:rPr>
          <w:rFonts w:ascii="Times New Roman" w:eastAsia="宋体" w:hAnsi="Times New Roman" w:cs="Times New Roman" w:hint="eastAsia"/>
          <w:sz w:val="24"/>
          <w:szCs w:val="24"/>
          <w:rPrChange w:id="378" w:author="JieTang" w:date="2016-05-02T21:35:00Z">
            <w:rPr>
              <w:rFonts w:hint="eastAsia"/>
            </w:rPr>
          </w:rPrChange>
        </w:rPr>
        <w:t>的</w:t>
      </w:r>
      <w:r w:rsidR="00432698" w:rsidRPr="00283F4B">
        <w:rPr>
          <w:rFonts w:ascii="Times New Roman" w:eastAsia="宋体" w:hAnsi="Times New Roman" w:cs="Times New Roman"/>
          <w:sz w:val="24"/>
          <w:szCs w:val="24"/>
          <w:rPrChange w:id="379" w:author="JieTang" w:date="2016-05-02T21:35:00Z">
            <w:rPr/>
          </w:rPrChange>
        </w:rPr>
        <w:t>36.3</w:t>
      </w:r>
      <w:r w:rsidRPr="00283F4B">
        <w:rPr>
          <w:rFonts w:ascii="Times New Roman" w:eastAsia="宋体" w:hAnsi="Times New Roman" w:cs="Times New Roman"/>
          <w:sz w:val="24"/>
          <w:szCs w:val="24"/>
          <w:rPrChange w:id="380" w:author="JieTang" w:date="2016-05-02T21:35:00Z">
            <w:rPr/>
          </w:rPrChange>
        </w:rPr>
        <w:t xml:space="preserve">% </w:t>
      </w:r>
      <w:r w:rsidRPr="00283F4B">
        <w:rPr>
          <w:rFonts w:ascii="Times New Roman" w:eastAsia="宋体" w:hAnsi="Times New Roman" w:cs="Times New Roman" w:hint="eastAsia"/>
          <w:sz w:val="24"/>
          <w:szCs w:val="24"/>
          <w:rPrChange w:id="381" w:author="JieTang" w:date="2016-05-02T21:35:00Z">
            <w:rPr>
              <w:rFonts w:hint="eastAsia"/>
            </w:rPr>
          </w:rPrChange>
        </w:rPr>
        <w:t>和</w:t>
      </w:r>
      <w:r w:rsidR="00432698" w:rsidRPr="00283F4B">
        <w:rPr>
          <w:rFonts w:ascii="Times New Roman" w:eastAsia="宋体" w:hAnsi="Times New Roman" w:cs="Times New Roman"/>
          <w:sz w:val="24"/>
          <w:szCs w:val="24"/>
          <w:rPrChange w:id="382" w:author="JieTang" w:date="2016-05-02T21:35:00Z">
            <w:rPr/>
          </w:rPrChange>
        </w:rPr>
        <w:t>33.9</w:t>
      </w:r>
      <w:r w:rsidRPr="00283F4B">
        <w:rPr>
          <w:rFonts w:ascii="Times New Roman" w:eastAsia="宋体" w:hAnsi="Times New Roman" w:cs="Times New Roman"/>
          <w:sz w:val="24"/>
          <w:szCs w:val="24"/>
          <w:rPrChange w:id="383" w:author="JieTang" w:date="2016-05-02T21:35:00Z">
            <w:rPr/>
          </w:rPrChange>
        </w:rPr>
        <w:t>%</w:t>
      </w:r>
      <w:r w:rsidRPr="00283F4B">
        <w:rPr>
          <w:rFonts w:ascii="Times New Roman" w:eastAsia="宋体" w:hAnsi="Times New Roman" w:cs="Times New Roman" w:hint="eastAsia"/>
          <w:sz w:val="24"/>
          <w:szCs w:val="24"/>
          <w:rPrChange w:id="384" w:author="JieTang" w:date="2016-05-02T21:35:00Z">
            <w:rPr>
              <w:rFonts w:hint="eastAsia"/>
            </w:rPr>
          </w:rPrChange>
        </w:rPr>
        <w:t>提高了更多，这就意味着</w:t>
      </w:r>
      <w:r w:rsidRPr="00283F4B">
        <w:rPr>
          <w:rFonts w:ascii="Times New Roman" w:eastAsia="宋体" w:hAnsi="Times New Roman" w:cs="Times New Roman"/>
          <w:sz w:val="24"/>
          <w:szCs w:val="24"/>
          <w:rPrChange w:id="385" w:author="JieTang" w:date="2016-05-02T21:35:00Z">
            <w:rPr/>
          </w:rPrChange>
        </w:rPr>
        <w:t>EASY</w:t>
      </w:r>
      <w:r w:rsidRPr="00283F4B">
        <w:rPr>
          <w:rFonts w:ascii="Times New Roman" w:eastAsia="宋体" w:hAnsi="Times New Roman" w:cs="Times New Roman" w:hint="eastAsia"/>
          <w:sz w:val="24"/>
          <w:szCs w:val="24"/>
          <w:rPrChange w:id="386" w:author="JieTang" w:date="2016-05-02T21:35:00Z">
            <w:rPr>
              <w:rFonts w:hint="eastAsia"/>
            </w:rPr>
          </w:rPrChange>
        </w:rPr>
        <w:t>调度器比</w:t>
      </w:r>
      <w:r w:rsidRPr="00283F4B">
        <w:rPr>
          <w:rFonts w:ascii="Times New Roman" w:eastAsia="宋体" w:hAnsi="Times New Roman" w:cs="Times New Roman"/>
          <w:sz w:val="24"/>
          <w:szCs w:val="24"/>
          <w:rPrChange w:id="387" w:author="JieTang" w:date="2016-05-02T21:35:00Z">
            <w:rPr/>
          </w:rPrChange>
        </w:rPr>
        <w:t>HaSTE</w:t>
      </w:r>
      <w:r w:rsidRPr="00283F4B">
        <w:rPr>
          <w:rFonts w:ascii="Times New Roman" w:eastAsia="宋体" w:hAnsi="Times New Roman" w:cs="Times New Roman" w:hint="eastAsia"/>
          <w:sz w:val="24"/>
          <w:szCs w:val="24"/>
          <w:rPrChange w:id="388" w:author="JieTang" w:date="2016-05-02T21:35:00Z">
            <w:rPr>
              <w:rFonts w:hint="eastAsia"/>
            </w:rPr>
          </w:rPrChange>
        </w:rPr>
        <w:t>调度器效率更高。同样的，</w:t>
      </w:r>
      <w:r w:rsidRPr="00283F4B">
        <w:rPr>
          <w:rFonts w:ascii="Times New Roman" w:eastAsia="宋体" w:hAnsi="Times New Roman" w:cs="Times New Roman"/>
          <w:sz w:val="24"/>
          <w:szCs w:val="24"/>
          <w:rPrChange w:id="389" w:author="JieTang" w:date="2016-05-02T21:35:00Z">
            <w:rPr/>
          </w:rPrChange>
        </w:rPr>
        <w:t>EASY</w:t>
      </w:r>
      <w:r w:rsidRPr="00283F4B">
        <w:rPr>
          <w:rFonts w:ascii="Times New Roman" w:eastAsia="宋体" w:hAnsi="Times New Roman" w:cs="Times New Roman" w:hint="eastAsia"/>
          <w:sz w:val="24"/>
          <w:szCs w:val="24"/>
          <w:rPrChange w:id="390" w:author="JieTang" w:date="2016-05-02T21:35:00Z">
            <w:rPr>
              <w:rFonts w:hint="eastAsia"/>
            </w:rPr>
          </w:rPrChange>
        </w:rPr>
        <w:t>的内存利用率也比</w:t>
      </w:r>
      <w:r w:rsidRPr="00283F4B">
        <w:rPr>
          <w:rFonts w:ascii="Times New Roman" w:eastAsia="宋体" w:hAnsi="Times New Roman" w:cs="Times New Roman"/>
          <w:sz w:val="24"/>
          <w:szCs w:val="24"/>
          <w:rPrChange w:id="391" w:author="JieTang" w:date="2016-05-02T21:35:00Z">
            <w:rPr/>
          </w:rPrChange>
        </w:rPr>
        <w:t>HaSTE</w:t>
      </w:r>
      <w:r w:rsidRPr="00283F4B">
        <w:rPr>
          <w:rFonts w:ascii="Times New Roman" w:eastAsia="宋体" w:hAnsi="Times New Roman" w:cs="Times New Roman" w:hint="eastAsia"/>
          <w:sz w:val="24"/>
          <w:szCs w:val="24"/>
          <w:rPrChange w:id="392" w:author="JieTang" w:date="2016-05-02T21:35:00Z">
            <w:rPr>
              <w:rFonts w:hint="eastAsia"/>
            </w:rPr>
          </w:rPrChange>
        </w:rPr>
        <w:t>的高。</w:t>
      </w:r>
    </w:p>
    <w:p w14:paraId="57C3A272" w14:textId="77777777" w:rsidR="00F73FF8" w:rsidRPr="00B96E99" w:rsidRDefault="00F73FF8">
      <w:pPr>
        <w:pStyle w:val="a3"/>
        <w:spacing w:line="360" w:lineRule="auto"/>
        <w:ind w:firstLineChars="0" w:firstLine="0"/>
        <w:jc w:val="center"/>
        <w:rPr>
          <w:rFonts w:ascii="Times New Roman" w:eastAsia="宋体" w:hAnsi="Times New Roman" w:cs="Times New Roman"/>
          <w:sz w:val="24"/>
          <w:szCs w:val="24"/>
        </w:rPr>
        <w:pPrChange w:id="393" w:author="JieTang" w:date="2016-05-02T21:35:00Z">
          <w:pPr>
            <w:pStyle w:val="a3"/>
            <w:spacing w:line="360" w:lineRule="auto"/>
            <w:ind w:left="1200" w:firstLineChars="0" w:firstLine="0"/>
          </w:pPr>
        </w:pPrChange>
      </w:pPr>
      <w:r w:rsidRPr="00B96E99">
        <w:rPr>
          <w:rFonts w:ascii="Times New Roman" w:hAnsi="Times New Roman" w:cs="Times New Roman"/>
          <w:noProof/>
        </w:rPr>
        <w:lastRenderedPageBreak/>
        <w:drawing>
          <wp:inline distT="0" distB="0" distL="0" distR="0" wp14:anchorId="1BBF0C00" wp14:editId="0B3C2F8C">
            <wp:extent cx="4608292" cy="2830665"/>
            <wp:effectExtent l="0" t="0" r="1905" b="8255"/>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9662" cy="2843792"/>
                    </a:xfrm>
                    <a:prstGeom prst="rect">
                      <a:avLst/>
                    </a:prstGeom>
                  </pic:spPr>
                </pic:pic>
              </a:graphicData>
            </a:graphic>
          </wp:inline>
        </w:drawing>
      </w:r>
    </w:p>
    <w:p w14:paraId="073BCA28" w14:textId="77777777" w:rsidR="00F73FF8" w:rsidRPr="00283F4B" w:rsidRDefault="00F73FF8">
      <w:pPr>
        <w:spacing w:line="360" w:lineRule="auto"/>
        <w:jc w:val="center"/>
        <w:rPr>
          <w:rFonts w:ascii="Times New Roman" w:eastAsia="宋体" w:hAnsi="Times New Roman" w:cs="Times New Roman"/>
          <w:sz w:val="24"/>
          <w:szCs w:val="24"/>
          <w:rPrChange w:id="394" w:author="JieTang" w:date="2016-05-02T21:35:00Z">
            <w:rPr/>
          </w:rPrChange>
        </w:rPr>
        <w:pPrChange w:id="395" w:author="JieTang" w:date="2016-05-02T21:35:00Z">
          <w:pPr>
            <w:pStyle w:val="a3"/>
            <w:spacing w:line="360" w:lineRule="auto"/>
            <w:ind w:left="1200" w:firstLineChars="0" w:firstLine="0"/>
            <w:jc w:val="center"/>
          </w:pPr>
        </w:pPrChange>
      </w:pPr>
      <w:r w:rsidRPr="00283F4B">
        <w:rPr>
          <w:rFonts w:ascii="Times New Roman" w:eastAsia="宋体" w:hAnsi="Times New Roman" w:cs="Times New Roman" w:hint="eastAsia"/>
          <w:sz w:val="24"/>
          <w:szCs w:val="24"/>
          <w:rPrChange w:id="396" w:author="JieTang" w:date="2016-05-02T21:35:00Z">
            <w:rPr>
              <w:rFonts w:hint="eastAsia"/>
            </w:rPr>
          </w:rPrChange>
        </w:rPr>
        <w:t>图</w:t>
      </w:r>
      <w:r w:rsidRPr="00283F4B">
        <w:rPr>
          <w:rFonts w:ascii="Times New Roman" w:eastAsia="宋体" w:hAnsi="Times New Roman" w:cs="Times New Roman"/>
          <w:sz w:val="24"/>
          <w:szCs w:val="24"/>
          <w:rPrChange w:id="397" w:author="JieTang" w:date="2016-05-02T21:35:00Z">
            <w:rPr/>
          </w:rPrChange>
        </w:rPr>
        <w:t xml:space="preserve">2.8 </w:t>
      </w:r>
      <w:r w:rsidRPr="00283F4B">
        <w:rPr>
          <w:rFonts w:ascii="Times New Roman" w:eastAsia="宋体" w:hAnsi="Times New Roman" w:cs="Times New Roman" w:hint="eastAsia"/>
          <w:sz w:val="24"/>
          <w:szCs w:val="24"/>
          <w:rPrChange w:id="398" w:author="JieTang" w:date="2016-05-02T21:35:00Z">
            <w:rPr>
              <w:rFonts w:hint="eastAsia"/>
            </w:rPr>
          </w:rPrChange>
        </w:rPr>
        <w:t>不同种类型的</w:t>
      </w:r>
      <w:r w:rsidRPr="00283F4B">
        <w:rPr>
          <w:rFonts w:ascii="Times New Roman" w:eastAsia="宋体" w:hAnsi="Times New Roman" w:cs="Times New Roman"/>
          <w:sz w:val="24"/>
          <w:szCs w:val="24"/>
          <w:rPrChange w:id="399" w:author="JieTang" w:date="2016-05-02T21:35:00Z">
            <w:rPr/>
          </w:rPrChange>
        </w:rPr>
        <w:t>jobs</w:t>
      </w:r>
      <w:r w:rsidRPr="00283F4B">
        <w:rPr>
          <w:rFonts w:ascii="Times New Roman" w:eastAsia="宋体" w:hAnsi="Times New Roman" w:cs="Times New Roman" w:hint="eastAsia"/>
          <w:sz w:val="24"/>
          <w:szCs w:val="24"/>
          <w:rPrChange w:id="400" w:author="JieTang" w:date="2016-05-02T21:35:00Z">
            <w:rPr>
              <w:rFonts w:hint="eastAsia"/>
            </w:rPr>
          </w:rPrChange>
        </w:rPr>
        <w:t>的运行时间和内存利用率对比</w:t>
      </w:r>
    </w:p>
    <w:p w14:paraId="1BC712BC" w14:textId="77777777" w:rsidR="00370860" w:rsidRDefault="00EA232C" w:rsidP="00724459">
      <w:pPr>
        <w:spacing w:line="360" w:lineRule="auto"/>
        <w:ind w:firstLineChars="200" w:firstLine="480"/>
        <w:rPr>
          <w:ins w:id="401" w:author="JieTang" w:date="2016-05-02T21:30:00Z"/>
          <w:rFonts w:ascii="Times New Roman" w:eastAsia="宋体" w:hAnsi="Times New Roman" w:cs="Times New Roman"/>
          <w:sz w:val="24"/>
          <w:szCs w:val="24"/>
        </w:rPr>
      </w:pPr>
      <w:r w:rsidRPr="00B96E99">
        <w:rPr>
          <w:rFonts w:ascii="Times New Roman" w:eastAsia="宋体" w:hAnsi="Times New Roman" w:cs="Times New Roman"/>
          <w:sz w:val="24"/>
          <w:szCs w:val="24"/>
        </w:rPr>
        <w:t>在该实验下，我们继续分析不同</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的内存使用情况。在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调度器中，我们通过改写代码，添加线程，让调度器每隔</w:t>
      </w:r>
      <w:r w:rsidRPr="00B96E99">
        <w:rPr>
          <w:rFonts w:ascii="Times New Roman" w:eastAsia="宋体" w:hAnsi="Times New Roman" w:cs="Times New Roman"/>
          <w:sz w:val="24"/>
          <w:szCs w:val="24"/>
        </w:rPr>
        <w:t>150</w:t>
      </w:r>
      <w:r w:rsidRPr="00B96E99">
        <w:rPr>
          <w:rFonts w:ascii="Times New Roman" w:eastAsia="宋体" w:hAnsi="Times New Roman" w:cs="Times New Roman"/>
          <w:sz w:val="24"/>
          <w:szCs w:val="24"/>
        </w:rPr>
        <w:t>毫秒统计一次所有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使用。通过该程序，我们可以统计正在运行的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使用情况。具体的实验图如图</w:t>
      </w:r>
      <w:r w:rsidRPr="00B96E99">
        <w:rPr>
          <w:rFonts w:ascii="Times New Roman" w:eastAsia="宋体" w:hAnsi="Times New Roman" w:cs="Times New Roman"/>
          <w:sz w:val="24"/>
          <w:szCs w:val="24"/>
        </w:rPr>
        <w:t>2.9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2.10</w:t>
      </w:r>
      <w:r w:rsidRPr="00B96E99">
        <w:rPr>
          <w:rFonts w:ascii="Times New Roman" w:eastAsia="宋体" w:hAnsi="Times New Roman" w:cs="Times New Roman"/>
          <w:sz w:val="24"/>
          <w:szCs w:val="24"/>
        </w:rPr>
        <w:t>所示。从两幅图中看出，</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调度器的内存利用率和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利用率要高于其他调度器。我们主要分析下内存利用率，在</w:t>
      </w:r>
      <w:r w:rsidRPr="00B96E99">
        <w:rPr>
          <w:rFonts w:ascii="Times New Roman" w:eastAsia="宋体" w:hAnsi="Times New Roman" w:cs="Times New Roman"/>
          <w:sz w:val="24"/>
          <w:szCs w:val="24"/>
        </w:rPr>
        <w:t xml:space="preserve">FIFO </w:t>
      </w:r>
      <w:r w:rsidRPr="00B96E99">
        <w:rPr>
          <w:rFonts w:ascii="Times New Roman" w:eastAsia="宋体" w:hAnsi="Times New Roman" w:cs="Times New Roman"/>
          <w:sz w:val="24"/>
          <w:szCs w:val="24"/>
        </w:rPr>
        <w:t>调度器中，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按照提交顺序依次执行，一开始达到了最大的内存容量，但是当前面的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执行完成后，最后的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将孤立的执行，这会大大的影响总的内存利用率；而在</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Capacity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基本上是并行执行，占用差不多的内存，但很难适配的利用最大的内存，从图中可以看出很难达到</w:t>
      </w:r>
      <w:r w:rsidRPr="00B96E99">
        <w:rPr>
          <w:rFonts w:ascii="Times New Roman" w:eastAsia="宋体" w:hAnsi="Times New Roman" w:cs="Times New Roman"/>
          <w:sz w:val="24"/>
          <w:szCs w:val="24"/>
        </w:rPr>
        <w:t>60G</w:t>
      </w:r>
      <w:r w:rsidRPr="00B96E99">
        <w:rPr>
          <w:rFonts w:ascii="Times New Roman" w:eastAsia="宋体" w:hAnsi="Times New Roman" w:cs="Times New Roman"/>
          <w:sz w:val="24"/>
          <w:szCs w:val="24"/>
        </w:rPr>
        <w:t>，所以利用率也不会很高；而在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调度器中，我们可以看到</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组合在一起达到了最大的内存，而且一直保持着接近最大内存的内存利用率，所以</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调度器的内存利用率最大。在内存图中，我们看到每张图的左边都有几</w:t>
      </w:r>
      <w:r w:rsidRPr="00B96E99">
        <w:rPr>
          <w:rFonts w:ascii="Times New Roman" w:eastAsia="宋体" w:hAnsi="Times New Roman" w:cs="Times New Roman"/>
          <w:sz w:val="24"/>
          <w:szCs w:val="24"/>
        </w:rPr>
        <w:t>G</w:t>
      </w:r>
      <w:r w:rsidRPr="00B96E99">
        <w:rPr>
          <w:rFonts w:ascii="Times New Roman" w:eastAsia="宋体" w:hAnsi="Times New Roman" w:cs="Times New Roman"/>
          <w:sz w:val="24"/>
          <w:szCs w:val="24"/>
        </w:rPr>
        <w:t>的分配，这是所有</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正在运行。同理我们从</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图中可以看出，</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调度器的</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利用率要大于其他调度器。</w:t>
      </w:r>
    </w:p>
    <w:p w14:paraId="3F268499" w14:textId="77777777" w:rsidR="00D108DB" w:rsidRPr="00B96E99" w:rsidRDefault="00D108DB">
      <w:pPr>
        <w:spacing w:line="360" w:lineRule="auto"/>
        <w:rPr>
          <w:rFonts w:ascii="Times New Roman" w:eastAsia="宋体" w:hAnsi="Times New Roman" w:cs="Times New Roman"/>
          <w:sz w:val="24"/>
          <w:szCs w:val="24"/>
        </w:rPr>
        <w:pPrChange w:id="402" w:author="JieTang" w:date="2016-05-02T21:30:00Z">
          <w:pPr>
            <w:spacing w:line="360" w:lineRule="auto"/>
            <w:ind w:firstLineChars="200" w:firstLine="420"/>
          </w:pPr>
        </w:pPrChange>
      </w:pPr>
      <w:r w:rsidRPr="00B96E99">
        <w:rPr>
          <w:rFonts w:ascii="Times New Roman" w:hAnsi="Times New Roman" w:cs="Times New Roman"/>
          <w:noProof/>
        </w:rPr>
        <w:lastRenderedPageBreak/>
        <w:drawing>
          <wp:inline distT="0" distB="0" distL="0" distR="0" wp14:anchorId="1EF8D5A5" wp14:editId="4B28CEDE">
            <wp:extent cx="5231125" cy="3172570"/>
            <wp:effectExtent l="0" t="0" r="8255" b="889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1000" cy="3221012"/>
                    </a:xfrm>
                    <a:prstGeom prst="rect">
                      <a:avLst/>
                    </a:prstGeom>
                  </pic:spPr>
                </pic:pic>
              </a:graphicData>
            </a:graphic>
          </wp:inline>
        </w:drawing>
      </w:r>
    </w:p>
    <w:p w14:paraId="43B9B44E" w14:textId="77777777" w:rsidR="00724459" w:rsidRPr="00B96E99" w:rsidRDefault="00D108DB" w:rsidP="0072445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00724459" w:rsidRPr="00B96E99">
        <w:rPr>
          <w:rFonts w:ascii="Times New Roman" w:eastAsia="宋体" w:hAnsi="Times New Roman" w:cs="Times New Roman"/>
          <w:sz w:val="24"/>
          <w:szCs w:val="24"/>
        </w:rPr>
        <w:t>四种调度器的运行时内存</w:t>
      </w:r>
      <w:r w:rsidR="00724459" w:rsidRPr="00B96E99">
        <w:rPr>
          <w:rFonts w:ascii="Times New Roman" w:hAnsi="Times New Roman" w:cs="Times New Roman"/>
          <w:noProof/>
        </w:rPr>
        <w:drawing>
          <wp:inline distT="0" distB="0" distL="0" distR="0" wp14:anchorId="7794EFC4" wp14:editId="27BF193B">
            <wp:extent cx="4955677" cy="3061253"/>
            <wp:effectExtent l="0" t="0" r="0" b="635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2704" cy="3071771"/>
                    </a:xfrm>
                    <a:prstGeom prst="rect">
                      <a:avLst/>
                    </a:prstGeom>
                  </pic:spPr>
                </pic:pic>
              </a:graphicData>
            </a:graphic>
          </wp:inline>
        </w:drawing>
      </w:r>
    </w:p>
    <w:p w14:paraId="4646DC31" w14:textId="77777777" w:rsidR="00724459" w:rsidRPr="00B96E99" w:rsidRDefault="00724459" w:rsidP="0072445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277A250F" w14:textId="77777777" w:rsidR="00D40D8A" w:rsidRPr="00B96E99" w:rsidRDefault="002C47BB" w:rsidP="00D6526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算法对参数的不同取值不敏感。</w:t>
      </w:r>
    </w:p>
    <w:p w14:paraId="13EC8173" w14:textId="77777777" w:rsidR="00033AD8" w:rsidRPr="00B96E99" w:rsidRDefault="0012607C" w:rsidP="0012607C">
      <w:pPr>
        <w:pStyle w:val="24"/>
        <w:rPr>
          <w:rFonts w:ascii="Times New Roman" w:hAnsi="Times New Roman" w:cs="Times New Roman"/>
        </w:rPr>
      </w:pPr>
      <w:bookmarkStart w:id="403" w:name="_Toc450393108"/>
      <w:r w:rsidRPr="00B96E99">
        <w:rPr>
          <w:rFonts w:ascii="Times New Roman" w:hAnsi="Times New Roman" w:cs="Times New Roman"/>
        </w:rPr>
        <w:lastRenderedPageBreak/>
        <w:t xml:space="preserve">2.4 </w:t>
      </w:r>
      <w:r w:rsidRPr="00B96E99">
        <w:rPr>
          <w:rFonts w:ascii="Times New Roman" w:hAnsi="Times New Roman" w:cs="Times New Roman"/>
        </w:rPr>
        <w:t>本章小结</w:t>
      </w:r>
      <w:bookmarkEnd w:id="403"/>
    </w:p>
    <w:p w14:paraId="732ED9D0" w14:textId="77777777" w:rsidR="00033AD8" w:rsidRPr="00B96E99" w:rsidRDefault="002642D8" w:rsidP="00D6526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的调度器更改，我们从提高内存利用率和减少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运行时间两个方面来提出更改方案，从调度器的过程中，我们抽象出了一个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算法来解决该问题，我们通过分析不同目标场景下的情况，不断的更改</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6766F3E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73A6C731"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6034957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5C55E697"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667C273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43F851B3" w14:textId="77777777" w:rsidR="00033AD8" w:rsidRPr="00B96E99" w:rsidRDefault="00033AD8" w:rsidP="00A52E2C">
      <w:pPr>
        <w:spacing w:line="360" w:lineRule="auto"/>
        <w:rPr>
          <w:rFonts w:ascii="Times New Roman" w:eastAsia="宋体" w:hAnsi="Times New Roman" w:cs="Times New Roman"/>
          <w:sz w:val="24"/>
          <w:szCs w:val="24"/>
        </w:rPr>
      </w:pPr>
    </w:p>
    <w:p w14:paraId="28632422" w14:textId="77777777" w:rsidR="000B0CF4" w:rsidRDefault="000B0CF4">
      <w:pPr>
        <w:widowControl/>
        <w:jc w:val="left"/>
        <w:rPr>
          <w:ins w:id="404" w:author="JieTang" w:date="2016-05-04T09:32:00Z"/>
          <w:rFonts w:ascii="Times New Roman" w:eastAsia="宋体" w:hAnsi="Times New Roman" w:cs="Times New Roman"/>
          <w:b/>
          <w:sz w:val="44"/>
        </w:rPr>
      </w:pPr>
      <w:ins w:id="405" w:author="JieTang" w:date="2016-05-04T09:32:00Z">
        <w:r>
          <w:rPr>
            <w:rFonts w:ascii="Times New Roman" w:eastAsia="宋体" w:hAnsi="Times New Roman" w:cs="Times New Roman"/>
          </w:rPr>
          <w:br w:type="page"/>
        </w:r>
      </w:ins>
    </w:p>
    <w:p w14:paraId="7E6DF999" w14:textId="77777777" w:rsidR="00CC713E" w:rsidRPr="00B96E99" w:rsidRDefault="006F24DF" w:rsidP="00450FB8">
      <w:pPr>
        <w:pStyle w:val="1a"/>
        <w:numPr>
          <w:ilvl w:val="0"/>
          <w:numId w:val="28"/>
        </w:numPr>
        <w:rPr>
          <w:rFonts w:ascii="Times New Roman" w:eastAsia="宋体" w:hAnsi="Times New Roman" w:cs="Times New Roman"/>
        </w:rPr>
      </w:pPr>
      <w:bookmarkStart w:id="406" w:name="_Toc450393109"/>
      <w:ins w:id="407" w:author="JieTang" w:date="2016-05-02T20:28:00Z">
        <w:r>
          <w:rPr>
            <w:rFonts w:ascii="Times New Roman" w:eastAsia="宋体" w:hAnsi="Times New Roman" w:cs="Times New Roman" w:hint="eastAsia"/>
          </w:rPr>
          <w:lastRenderedPageBreak/>
          <w:t>基于</w:t>
        </w:r>
      </w:ins>
      <w:ins w:id="408" w:author="JieTang" w:date="2016-05-02T20:29:00Z">
        <w:r>
          <w:rPr>
            <w:rFonts w:ascii="Times New Roman" w:eastAsia="宋体" w:hAnsi="Times New Roman" w:cs="Times New Roman" w:hint="eastAsia"/>
          </w:rPr>
          <w:t>RDMA</w:t>
        </w:r>
        <w:r>
          <w:rPr>
            <w:rFonts w:ascii="Times New Roman" w:eastAsia="宋体" w:hAnsi="Times New Roman" w:cs="Times New Roman" w:hint="eastAsia"/>
          </w:rPr>
          <w:t>的</w:t>
        </w:r>
      </w:ins>
      <w:r w:rsidR="00D65268" w:rsidRPr="00B96E99">
        <w:rPr>
          <w:rFonts w:ascii="Times New Roman" w:eastAsia="宋体" w:hAnsi="Times New Roman" w:cs="Times New Roman"/>
        </w:rPr>
        <w:t>Shuffle</w:t>
      </w:r>
      <w:del w:id="409" w:author="JieTang" w:date="2016-05-02T20:29:00Z">
        <w:r w:rsidR="00D65268" w:rsidRPr="00B96E99" w:rsidDel="00D642EC">
          <w:rPr>
            <w:rFonts w:ascii="Times New Roman" w:eastAsia="宋体" w:hAnsi="Times New Roman" w:cs="Times New Roman" w:hint="eastAsia"/>
          </w:rPr>
          <w:delText>过程更改</w:delText>
        </w:r>
      </w:del>
      <w:ins w:id="410" w:author="JieTang" w:date="2016-05-02T20:29:00Z">
        <w:r w:rsidR="00D642EC">
          <w:rPr>
            <w:rFonts w:ascii="Times New Roman" w:eastAsia="宋体" w:hAnsi="Times New Roman" w:cs="Times New Roman" w:hint="eastAsia"/>
          </w:rPr>
          <w:t>算法改进</w:t>
        </w:r>
      </w:ins>
      <w:bookmarkEnd w:id="406"/>
    </w:p>
    <w:p w14:paraId="5C0D6D33" w14:textId="77777777" w:rsidR="00547F3A" w:rsidRPr="00B96E99" w:rsidRDefault="00B42447" w:rsidP="00F907B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该章首先介绍了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的特点，然后分析</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提高网络传输性能，并改进</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算法来适应</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w:t>
      </w:r>
    </w:p>
    <w:p w14:paraId="0A2318DE" w14:textId="77777777" w:rsidR="00B66355" w:rsidRPr="00B96E99" w:rsidRDefault="00F4711B" w:rsidP="00450FB8">
      <w:pPr>
        <w:pStyle w:val="24"/>
        <w:numPr>
          <w:ilvl w:val="1"/>
          <w:numId w:val="7"/>
        </w:numPr>
        <w:rPr>
          <w:rFonts w:ascii="Times New Roman" w:hAnsi="Times New Roman" w:cs="Times New Roman"/>
        </w:rPr>
      </w:pPr>
      <w:r w:rsidRPr="00B96E99">
        <w:rPr>
          <w:rFonts w:ascii="Times New Roman" w:hAnsi="Times New Roman" w:cs="Times New Roman"/>
        </w:rPr>
        <w:t xml:space="preserve"> </w:t>
      </w:r>
      <w:bookmarkStart w:id="411" w:name="_Toc450393110"/>
      <w:r w:rsidR="0098636B" w:rsidRPr="00B96E99">
        <w:rPr>
          <w:rFonts w:ascii="Times New Roman" w:hAnsi="Times New Roman" w:cs="Times New Roman"/>
        </w:rPr>
        <w:t>Shuffle</w:t>
      </w:r>
      <w:r w:rsidR="0098636B" w:rsidRPr="00B96E99">
        <w:rPr>
          <w:rFonts w:ascii="Times New Roman" w:hAnsi="Times New Roman" w:cs="Times New Roman"/>
        </w:rPr>
        <w:t>介绍</w:t>
      </w:r>
      <w:bookmarkEnd w:id="411"/>
    </w:p>
    <w:p w14:paraId="7F7DC03B" w14:textId="77777777" w:rsidR="00121EB7" w:rsidRPr="00B96E99" w:rsidRDefault="005E37F9" w:rsidP="00121EB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如第一章所示，我们已经介绍了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的过程，一共分为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个过程。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端和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端，不过一般我们只考虑</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过程，主要的就是</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过程，负责从</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端的中间结果中拷贝数据，该过程具有很高的随机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读写请求，该阶段在数据量较大的情况下很消耗时间。下面我们通过图</w:t>
      </w:r>
      <w:r w:rsidRPr="00B96E99">
        <w:rPr>
          <w:rFonts w:ascii="Times New Roman" w:eastAsia="宋体" w:hAnsi="Times New Roman" w:cs="Times New Roman"/>
          <w:sz w:val="24"/>
          <w:szCs w:val="24"/>
        </w:rPr>
        <w:t xml:space="preserve">3.1 </w:t>
      </w:r>
      <w:r w:rsidRPr="00B96E99">
        <w:rPr>
          <w:rFonts w:ascii="Times New Roman" w:eastAsia="宋体" w:hAnsi="Times New Roman" w:cs="Times New Roman"/>
          <w:sz w:val="24"/>
          <w:szCs w:val="24"/>
        </w:rPr>
        <w:t>来介绍</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过程。从图中我们可以看到</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的主要流程。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A59CD24">
            <wp:extent cx="4850296" cy="3778162"/>
            <wp:effectExtent l="0" t="0" r="762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0252" cy="3801496"/>
                    </a:xfrm>
                    <a:prstGeom prst="rect">
                      <a:avLst/>
                    </a:prstGeom>
                  </pic:spPr>
                </pic:pic>
              </a:graphicData>
            </a:graphic>
          </wp:inline>
        </w:drawing>
      </w:r>
    </w:p>
    <w:p w14:paraId="5F8E6491" w14:textId="77777777"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3.1 WordCount Shuffle</w:t>
      </w:r>
      <w:r w:rsidRPr="00B96E99">
        <w:rPr>
          <w:rFonts w:ascii="Times New Roman" w:eastAsia="宋体" w:hAnsi="Times New Roman" w:cs="Times New Roman"/>
          <w:sz w:val="24"/>
          <w:szCs w:val="24"/>
        </w:rPr>
        <w:t>过程</w:t>
      </w:r>
    </w:p>
    <w:p w14:paraId="74B4E7B0" w14:textId="77777777" w:rsidR="00C31D6A" w:rsidRPr="00B96E99" w:rsidRDefault="00C31D6A"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我们用</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工具</w:t>
      </w:r>
      <w:r w:rsidR="002755A2" w:rsidRPr="00B96E99">
        <w:rPr>
          <w:rFonts w:ascii="Times New Roman" w:eastAsia="宋体" w:hAnsi="Times New Roman" w:cs="Times New Roman"/>
          <w:sz w:val="24"/>
          <w:szCs w:val="24"/>
        </w:rPr>
        <w:t>[28]</w:t>
      </w:r>
      <w:r w:rsidRPr="00B96E99">
        <w:rPr>
          <w:rFonts w:ascii="Times New Roman" w:eastAsia="宋体" w:hAnsi="Times New Roman" w:cs="Times New Roman"/>
          <w:sz w:val="24"/>
          <w:szCs w:val="24"/>
        </w:rPr>
        <w:t>来监控</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集群执行</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程序，数据来源用</w:t>
      </w:r>
      <w:r w:rsidRPr="00B96E99">
        <w:rPr>
          <w:rFonts w:ascii="Times New Roman" w:eastAsia="宋体" w:hAnsi="Times New Roman" w:cs="Times New Roman"/>
          <w:sz w:val="24"/>
          <w:szCs w:val="24"/>
        </w:rPr>
        <w:t>RandomTextWriter</w:t>
      </w:r>
      <w:r w:rsidRPr="00B96E99">
        <w:rPr>
          <w:rFonts w:ascii="Times New Roman" w:eastAsia="宋体" w:hAnsi="Times New Roman" w:cs="Times New Roman"/>
          <w:sz w:val="24"/>
          <w:szCs w:val="24"/>
        </w:rPr>
        <w:t>程序自动生成</w:t>
      </w:r>
      <w:r w:rsidRPr="00B96E99">
        <w:rPr>
          <w:rFonts w:ascii="Times New Roman" w:eastAsia="宋体" w:hAnsi="Times New Roman" w:cs="Times New Roman"/>
          <w:sz w:val="24"/>
          <w:szCs w:val="24"/>
        </w:rPr>
        <w:t xml:space="preserve">50G </w:t>
      </w:r>
      <w:r w:rsidRPr="00B96E99">
        <w:rPr>
          <w:rFonts w:ascii="Times New Roman" w:eastAsia="宋体" w:hAnsi="Times New Roman" w:cs="Times New Roman"/>
          <w:sz w:val="24"/>
          <w:szCs w:val="24"/>
        </w:rPr>
        <w:t>数据。集群运行新能如图</w:t>
      </w:r>
      <w:r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1F9D66" wp14:editId="11E5F1D4">
            <wp:extent cx="5274310" cy="3672840"/>
            <wp:effectExtent l="0" t="0" r="2540" b="381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672840"/>
                    </a:xfrm>
                    <a:prstGeom prst="rect">
                      <a:avLst/>
                    </a:prstGeom>
                  </pic:spPr>
                </pic:pic>
              </a:graphicData>
            </a:graphic>
          </wp:inline>
        </w:drawing>
      </w:r>
    </w:p>
    <w:p w14:paraId="58FE03CA"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3.2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77777777" w:rsidR="00883D3B" w:rsidRPr="00B96E99" w:rsidRDefault="00883D3B"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利用率变的比其他时间更低，内存也没有有效的利用。这就意味着浪费了集群的物理资源：带宽，内存和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 xml:space="preserve">linux </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0970674C" w14:textId="77777777" w:rsidR="00283F4B" w:rsidRPr="00283F4B" w:rsidRDefault="00AD35B1" w:rsidP="00450FB8">
      <w:pPr>
        <w:pStyle w:val="a3"/>
        <w:numPr>
          <w:ilvl w:val="0"/>
          <w:numId w:val="48"/>
        </w:numPr>
        <w:spacing w:line="360" w:lineRule="auto"/>
        <w:ind w:firstLineChars="0"/>
        <w:rPr>
          <w:ins w:id="412" w:author="JieTang" w:date="2016-05-02T21:33:00Z"/>
          <w:rFonts w:ascii="Times New Roman" w:eastAsia="宋体" w:hAnsi="Times New Roman" w:cs="Times New Roman"/>
          <w:b/>
          <w:sz w:val="24"/>
          <w:szCs w:val="24"/>
          <w:rPrChange w:id="413" w:author="JieTang" w:date="2016-05-02T21:33:00Z">
            <w:rPr>
              <w:ins w:id="414" w:author="JieTang" w:date="2016-05-02T21:33:00Z"/>
              <w:rFonts w:ascii="Times New Roman" w:eastAsia="宋体" w:hAnsi="Times New Roman" w:cs="Times New Roman"/>
              <w:sz w:val="24"/>
              <w:szCs w:val="24"/>
            </w:rPr>
          </w:rPrChange>
        </w:rPr>
      </w:pPr>
      <w:r w:rsidRPr="00283F4B">
        <w:rPr>
          <w:rFonts w:ascii="Times New Roman" w:eastAsia="宋体" w:hAnsi="Times New Roman" w:cs="Times New Roman"/>
          <w:b/>
          <w:sz w:val="24"/>
          <w:szCs w:val="24"/>
          <w:rPrChange w:id="415" w:author="JieTang" w:date="2016-05-02T21:33:00Z">
            <w:rPr>
              <w:rFonts w:ascii="Times New Roman" w:eastAsia="宋体" w:hAnsi="Times New Roman" w:cs="Times New Roman"/>
              <w:sz w:val="24"/>
              <w:szCs w:val="24"/>
            </w:rPr>
          </w:rPrChange>
        </w:rPr>
        <w:t>Reduce</w:t>
      </w:r>
      <w:r w:rsidRPr="00283F4B">
        <w:rPr>
          <w:rFonts w:ascii="Times New Roman" w:eastAsia="宋体" w:hAnsi="Times New Roman" w:cs="Times New Roman" w:hint="eastAsia"/>
          <w:b/>
          <w:sz w:val="24"/>
          <w:szCs w:val="24"/>
          <w:rPrChange w:id="416" w:author="JieTang" w:date="2016-05-02T21:33:00Z">
            <w:rPr>
              <w:rFonts w:ascii="Times New Roman" w:eastAsia="宋体" w:hAnsi="Times New Roman" w:cs="Times New Roman" w:hint="eastAsia"/>
              <w:sz w:val="24"/>
              <w:szCs w:val="24"/>
            </w:rPr>
          </w:rPrChange>
        </w:rPr>
        <w:t>端合成了太多的阶段</w:t>
      </w:r>
      <w:del w:id="417" w:author="JieTang" w:date="2016-05-02T21:33:00Z">
        <w:r w:rsidRPr="00283F4B" w:rsidDel="00283F4B">
          <w:rPr>
            <w:rFonts w:ascii="Times New Roman" w:eastAsia="宋体" w:hAnsi="Times New Roman" w:cs="Times New Roman" w:hint="eastAsia"/>
            <w:b/>
            <w:sz w:val="24"/>
            <w:szCs w:val="24"/>
            <w:rPrChange w:id="418" w:author="JieTang" w:date="2016-05-02T21:33:00Z">
              <w:rPr>
                <w:rFonts w:ascii="Times New Roman" w:eastAsia="宋体" w:hAnsi="Times New Roman" w:cs="Times New Roman" w:hint="eastAsia"/>
                <w:sz w:val="24"/>
                <w:szCs w:val="24"/>
              </w:rPr>
            </w:rPrChange>
          </w:rPr>
          <w:delText>：</w:delText>
        </w:r>
      </w:del>
    </w:p>
    <w:p w14:paraId="38379771" w14:textId="77777777" w:rsidR="00AD35B1" w:rsidRPr="00283F4B" w:rsidRDefault="00AD35B1">
      <w:pPr>
        <w:spacing w:line="360" w:lineRule="auto"/>
        <w:ind w:firstLineChars="200" w:firstLine="480"/>
        <w:rPr>
          <w:rFonts w:ascii="Times New Roman" w:eastAsia="宋体" w:hAnsi="Times New Roman" w:cs="Times New Roman"/>
          <w:sz w:val="24"/>
          <w:szCs w:val="24"/>
          <w:rPrChange w:id="419" w:author="JieTang" w:date="2016-05-02T21:33:00Z">
            <w:rPr/>
          </w:rPrChange>
        </w:rPr>
        <w:pPrChange w:id="420"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sz w:val="24"/>
          <w:szCs w:val="24"/>
          <w:rPrChange w:id="421" w:author="JieTang" w:date="2016-05-02T21:33:00Z">
            <w:rPr/>
          </w:rPrChange>
        </w:rPr>
        <w:t>Reduce</w:t>
      </w:r>
      <w:r w:rsidRPr="00283F4B">
        <w:rPr>
          <w:rFonts w:ascii="Times New Roman" w:eastAsia="宋体" w:hAnsi="Times New Roman" w:cs="Times New Roman" w:hint="eastAsia"/>
          <w:sz w:val="24"/>
          <w:szCs w:val="24"/>
          <w:rPrChange w:id="422" w:author="JieTang" w:date="2016-05-02T21:33:00Z">
            <w:rPr>
              <w:rFonts w:hint="eastAsia"/>
            </w:rPr>
          </w:rPrChange>
        </w:rPr>
        <w:t>端主要包含两个独立的阶段，</w:t>
      </w:r>
      <w:r w:rsidRPr="00283F4B">
        <w:rPr>
          <w:rFonts w:ascii="Times New Roman" w:eastAsia="宋体" w:hAnsi="Times New Roman" w:cs="Times New Roman"/>
          <w:sz w:val="24"/>
          <w:szCs w:val="24"/>
          <w:rPrChange w:id="423" w:author="JieTang" w:date="2016-05-02T21:33:00Z">
            <w:rPr/>
          </w:rPrChange>
        </w:rPr>
        <w:t>Shuffle</w:t>
      </w:r>
      <w:r w:rsidRPr="00283F4B">
        <w:rPr>
          <w:rFonts w:ascii="Times New Roman" w:eastAsia="宋体" w:hAnsi="Times New Roman" w:cs="Times New Roman" w:hint="eastAsia"/>
          <w:sz w:val="24"/>
          <w:szCs w:val="24"/>
          <w:rPrChange w:id="424" w:author="JieTang" w:date="2016-05-02T21:33:00Z">
            <w:rPr>
              <w:rFonts w:hint="eastAsia"/>
            </w:rPr>
          </w:rPrChange>
        </w:rPr>
        <w:t>阶段和</w:t>
      </w:r>
      <w:r w:rsidRPr="00283F4B">
        <w:rPr>
          <w:rFonts w:ascii="Times New Roman" w:eastAsia="宋体" w:hAnsi="Times New Roman" w:cs="Times New Roman"/>
          <w:sz w:val="24"/>
          <w:szCs w:val="24"/>
          <w:rPrChange w:id="425" w:author="JieTang" w:date="2016-05-02T21:33:00Z">
            <w:rPr/>
          </w:rPrChange>
        </w:rPr>
        <w:t>Reduce</w:t>
      </w:r>
      <w:r w:rsidRPr="00283F4B">
        <w:rPr>
          <w:rFonts w:ascii="Times New Roman" w:eastAsia="宋体" w:hAnsi="Times New Roman" w:cs="Times New Roman" w:hint="eastAsia"/>
          <w:sz w:val="24"/>
          <w:szCs w:val="24"/>
          <w:rPrChange w:id="426" w:author="JieTang" w:date="2016-05-02T21:33:00Z">
            <w:rPr>
              <w:rFonts w:hint="eastAsia"/>
            </w:rPr>
          </w:rPrChange>
        </w:rPr>
        <w:t>阶段。</w:t>
      </w:r>
      <w:r w:rsidRPr="00283F4B">
        <w:rPr>
          <w:rFonts w:ascii="Times New Roman" w:eastAsia="宋体" w:hAnsi="Times New Roman" w:cs="Times New Roman"/>
          <w:sz w:val="24"/>
          <w:szCs w:val="24"/>
          <w:rPrChange w:id="427" w:author="JieTang" w:date="2016-05-02T21:33:00Z">
            <w:rPr/>
          </w:rPrChange>
        </w:rPr>
        <w:t xml:space="preserve">Shuffle </w:t>
      </w:r>
      <w:r w:rsidRPr="00283F4B">
        <w:rPr>
          <w:rFonts w:ascii="Times New Roman" w:eastAsia="宋体" w:hAnsi="Times New Roman" w:cs="Times New Roman" w:hint="eastAsia"/>
          <w:sz w:val="24"/>
          <w:szCs w:val="24"/>
          <w:rPrChange w:id="428" w:author="JieTang" w:date="2016-05-02T21:33:00Z">
            <w:rPr>
              <w:rFonts w:hint="eastAsia"/>
            </w:rPr>
          </w:rPrChange>
        </w:rPr>
        <w:t>阶段请求</w:t>
      </w:r>
      <w:r w:rsidRPr="00283F4B">
        <w:rPr>
          <w:rFonts w:ascii="Times New Roman" w:eastAsia="宋体" w:hAnsi="Times New Roman" w:cs="Times New Roman"/>
          <w:sz w:val="24"/>
          <w:szCs w:val="24"/>
          <w:rPrChange w:id="429" w:author="JieTang" w:date="2016-05-02T21:33:00Z">
            <w:rPr/>
          </w:rPrChange>
        </w:rPr>
        <w:t>map</w:t>
      </w:r>
      <w:r w:rsidRPr="00283F4B">
        <w:rPr>
          <w:rFonts w:ascii="Times New Roman" w:eastAsia="宋体" w:hAnsi="Times New Roman" w:cs="Times New Roman" w:hint="eastAsia"/>
          <w:sz w:val="24"/>
          <w:szCs w:val="24"/>
          <w:rPrChange w:id="430" w:author="JieTang" w:date="2016-05-02T21:33:00Z">
            <w:rPr>
              <w:rFonts w:hint="eastAsia"/>
            </w:rPr>
          </w:rPrChange>
        </w:rPr>
        <w:t>中间数据，是</w:t>
      </w:r>
      <w:r w:rsidRPr="00283F4B">
        <w:rPr>
          <w:rFonts w:ascii="Times New Roman" w:eastAsia="宋体" w:hAnsi="Times New Roman" w:cs="Times New Roman"/>
          <w:sz w:val="24"/>
          <w:szCs w:val="24"/>
          <w:rPrChange w:id="431" w:author="JieTang" w:date="2016-05-02T21:33:00Z">
            <w:rPr/>
          </w:rPrChange>
        </w:rPr>
        <w:t>I/O</w:t>
      </w:r>
      <w:r w:rsidRPr="00283F4B">
        <w:rPr>
          <w:rFonts w:ascii="Times New Roman" w:eastAsia="宋体" w:hAnsi="Times New Roman" w:cs="Times New Roman" w:hint="eastAsia"/>
          <w:sz w:val="24"/>
          <w:szCs w:val="24"/>
          <w:rPrChange w:id="432" w:author="JieTang" w:date="2016-05-02T21:33:00Z">
            <w:rPr>
              <w:rFonts w:hint="eastAsia"/>
            </w:rPr>
          </w:rPrChange>
        </w:rPr>
        <w:t>密集型和网络密集型阶段。而</w:t>
      </w:r>
      <w:r w:rsidRPr="00283F4B">
        <w:rPr>
          <w:rFonts w:ascii="Times New Roman" w:eastAsia="宋体" w:hAnsi="Times New Roman" w:cs="Times New Roman"/>
          <w:sz w:val="24"/>
          <w:szCs w:val="24"/>
          <w:rPrChange w:id="433" w:author="JieTang" w:date="2016-05-02T21:33:00Z">
            <w:rPr/>
          </w:rPrChange>
        </w:rPr>
        <w:t xml:space="preserve">reduce </w:t>
      </w:r>
      <w:r w:rsidRPr="00283F4B">
        <w:rPr>
          <w:rFonts w:ascii="Times New Roman" w:eastAsia="宋体" w:hAnsi="Times New Roman" w:cs="Times New Roman" w:hint="eastAsia"/>
          <w:sz w:val="24"/>
          <w:szCs w:val="24"/>
          <w:rPrChange w:id="434" w:author="JieTang" w:date="2016-05-02T21:33:00Z">
            <w:rPr>
              <w:rFonts w:hint="eastAsia"/>
            </w:rPr>
          </w:rPrChange>
        </w:rPr>
        <w:t>函数的执行时</w:t>
      </w:r>
      <w:r w:rsidRPr="00283F4B">
        <w:rPr>
          <w:rFonts w:ascii="Times New Roman" w:eastAsia="宋体" w:hAnsi="Times New Roman" w:cs="Times New Roman"/>
          <w:sz w:val="24"/>
          <w:szCs w:val="24"/>
          <w:rPrChange w:id="435" w:author="JieTang" w:date="2016-05-02T21:33:00Z">
            <w:rPr/>
          </w:rPrChange>
        </w:rPr>
        <w:t>cpu</w:t>
      </w:r>
      <w:r w:rsidRPr="00283F4B">
        <w:rPr>
          <w:rFonts w:ascii="Times New Roman" w:eastAsia="宋体" w:hAnsi="Times New Roman" w:cs="Times New Roman" w:hint="eastAsia"/>
          <w:sz w:val="24"/>
          <w:szCs w:val="24"/>
          <w:rPrChange w:id="436" w:author="JieTang" w:date="2016-05-02T21:33:00Z">
            <w:rPr>
              <w:rFonts w:hint="eastAsia"/>
            </w:rPr>
          </w:rPrChange>
        </w:rPr>
        <w:t>密集型和内存密集型的，因为它需要分配足够的内存来缓冲并排序数据，输出最后文件</w:t>
      </w:r>
      <w:r w:rsidR="00262660" w:rsidRPr="00283F4B">
        <w:rPr>
          <w:rFonts w:ascii="Times New Roman" w:eastAsia="宋体" w:hAnsi="Times New Roman" w:cs="Times New Roman"/>
          <w:sz w:val="24"/>
          <w:szCs w:val="24"/>
          <w:rPrChange w:id="437" w:author="JieTang" w:date="2016-05-02T21:33:00Z">
            <w:rPr/>
          </w:rPrChange>
        </w:rPr>
        <w:t>[29]</w:t>
      </w:r>
      <w:r w:rsidRPr="00283F4B">
        <w:rPr>
          <w:rFonts w:ascii="Times New Roman" w:eastAsia="宋体" w:hAnsi="Times New Roman" w:cs="Times New Roman" w:hint="eastAsia"/>
          <w:sz w:val="24"/>
          <w:szCs w:val="24"/>
          <w:rPrChange w:id="438" w:author="JieTang" w:date="2016-05-02T21:33:00Z">
            <w:rPr>
              <w:rFonts w:hint="eastAsia"/>
            </w:rPr>
          </w:rPrChange>
        </w:rPr>
        <w:t>。</w:t>
      </w:r>
      <w:r w:rsidRPr="00283F4B">
        <w:rPr>
          <w:rFonts w:ascii="Times New Roman" w:eastAsia="宋体" w:hAnsi="Times New Roman" w:cs="Times New Roman"/>
          <w:sz w:val="24"/>
          <w:szCs w:val="24"/>
          <w:rPrChange w:id="439" w:author="JieTang" w:date="2016-05-02T21:33:00Z">
            <w:rPr/>
          </w:rPrChange>
        </w:rPr>
        <w:t xml:space="preserve"> </w:t>
      </w:r>
      <w:r w:rsidRPr="00283F4B">
        <w:rPr>
          <w:rFonts w:ascii="Times New Roman" w:eastAsia="宋体" w:hAnsi="Times New Roman" w:cs="Times New Roman" w:hint="eastAsia"/>
          <w:sz w:val="24"/>
          <w:szCs w:val="24"/>
          <w:rPrChange w:id="440" w:author="JieTang" w:date="2016-05-02T21:33:00Z">
            <w:rPr>
              <w:rFonts w:hint="eastAsia"/>
            </w:rPr>
          </w:rPrChange>
        </w:rPr>
        <w:t>此外，</w:t>
      </w:r>
      <w:r w:rsidRPr="00283F4B">
        <w:rPr>
          <w:rFonts w:ascii="Times New Roman" w:eastAsia="宋体" w:hAnsi="Times New Roman" w:cs="Times New Roman"/>
          <w:sz w:val="24"/>
          <w:szCs w:val="24"/>
          <w:rPrChange w:id="441" w:author="JieTang" w:date="2016-05-02T21:33:00Z">
            <w:rPr/>
          </w:rPrChange>
        </w:rPr>
        <w:t>reduce</w:t>
      </w:r>
      <w:r w:rsidRPr="00283F4B">
        <w:rPr>
          <w:rFonts w:ascii="Times New Roman" w:eastAsia="宋体" w:hAnsi="Times New Roman" w:cs="Times New Roman" w:hint="eastAsia"/>
          <w:sz w:val="24"/>
          <w:szCs w:val="24"/>
          <w:rPrChange w:id="442" w:author="JieTang" w:date="2016-05-02T21:33:00Z">
            <w:rPr>
              <w:rFonts w:hint="eastAsia"/>
            </w:rPr>
          </w:rPrChange>
        </w:rPr>
        <w:t>会一直等到</w:t>
      </w:r>
      <w:r w:rsidRPr="00283F4B">
        <w:rPr>
          <w:rFonts w:ascii="Times New Roman" w:eastAsia="宋体" w:hAnsi="Times New Roman" w:cs="Times New Roman"/>
          <w:sz w:val="24"/>
          <w:szCs w:val="24"/>
          <w:rPrChange w:id="443" w:author="JieTang" w:date="2016-05-02T21:33:00Z">
            <w:rPr/>
          </w:rPrChange>
        </w:rPr>
        <w:t>Shuffle</w:t>
      </w:r>
      <w:r w:rsidRPr="00283F4B">
        <w:rPr>
          <w:rFonts w:ascii="Times New Roman" w:eastAsia="宋体" w:hAnsi="Times New Roman" w:cs="Times New Roman" w:hint="eastAsia"/>
          <w:sz w:val="24"/>
          <w:szCs w:val="24"/>
          <w:rPrChange w:id="444" w:author="JieTang" w:date="2016-05-02T21:33:00Z">
            <w:rPr>
              <w:rFonts w:hint="eastAsia"/>
            </w:rPr>
          </w:rPrChange>
        </w:rPr>
        <w:t>结束才开始执行，这意味着在</w:t>
      </w:r>
      <w:r w:rsidRPr="00283F4B">
        <w:rPr>
          <w:rFonts w:ascii="Times New Roman" w:eastAsia="宋体" w:hAnsi="Times New Roman" w:cs="Times New Roman"/>
          <w:sz w:val="24"/>
          <w:szCs w:val="24"/>
          <w:rPrChange w:id="445" w:author="JieTang" w:date="2016-05-02T21:33:00Z">
            <w:rPr/>
          </w:rPrChange>
        </w:rPr>
        <w:t>Shuffle</w:t>
      </w:r>
      <w:r w:rsidRPr="00283F4B">
        <w:rPr>
          <w:rFonts w:ascii="Times New Roman" w:eastAsia="宋体" w:hAnsi="Times New Roman" w:cs="Times New Roman" w:hint="eastAsia"/>
          <w:sz w:val="24"/>
          <w:szCs w:val="24"/>
          <w:rPrChange w:id="446" w:author="JieTang" w:date="2016-05-02T21:33:00Z">
            <w:rPr>
              <w:rFonts w:hint="eastAsia"/>
            </w:rPr>
          </w:rPrChange>
        </w:rPr>
        <w:t>阶段浪费了</w:t>
      </w:r>
      <w:r w:rsidRPr="00283F4B">
        <w:rPr>
          <w:rFonts w:ascii="Times New Roman" w:eastAsia="宋体" w:hAnsi="Times New Roman" w:cs="Times New Roman"/>
          <w:sz w:val="24"/>
          <w:szCs w:val="24"/>
          <w:rPrChange w:id="447" w:author="JieTang" w:date="2016-05-02T21:33:00Z">
            <w:rPr/>
          </w:rPrChange>
        </w:rPr>
        <w:t>cpu</w:t>
      </w:r>
      <w:r w:rsidRPr="00283F4B">
        <w:rPr>
          <w:rFonts w:ascii="Times New Roman" w:eastAsia="宋体" w:hAnsi="Times New Roman" w:cs="Times New Roman" w:hint="eastAsia"/>
          <w:sz w:val="24"/>
          <w:szCs w:val="24"/>
          <w:rPrChange w:id="448" w:author="JieTang" w:date="2016-05-02T21:33:00Z">
            <w:rPr>
              <w:rFonts w:hint="eastAsia"/>
            </w:rPr>
          </w:rPrChange>
        </w:rPr>
        <w:t>资源；而在</w:t>
      </w:r>
      <w:r w:rsidRPr="00283F4B">
        <w:rPr>
          <w:rFonts w:ascii="Times New Roman" w:eastAsia="宋体" w:hAnsi="Times New Roman" w:cs="Times New Roman"/>
          <w:sz w:val="24"/>
          <w:szCs w:val="24"/>
          <w:rPrChange w:id="449" w:author="JieTang" w:date="2016-05-02T21:33:00Z">
            <w:rPr/>
          </w:rPrChange>
        </w:rPr>
        <w:t>reduce</w:t>
      </w:r>
      <w:r w:rsidRPr="00283F4B">
        <w:rPr>
          <w:rFonts w:ascii="Times New Roman" w:eastAsia="宋体" w:hAnsi="Times New Roman" w:cs="Times New Roman" w:hint="eastAsia"/>
          <w:sz w:val="24"/>
          <w:szCs w:val="24"/>
          <w:rPrChange w:id="450" w:author="JieTang" w:date="2016-05-02T21:33:00Z">
            <w:rPr>
              <w:rFonts w:hint="eastAsia"/>
            </w:rPr>
          </w:rPrChange>
        </w:rPr>
        <w:t>阶段会浪费网络资源，因为没有</w:t>
      </w:r>
      <w:r w:rsidRPr="00283F4B">
        <w:rPr>
          <w:rFonts w:ascii="Times New Roman" w:eastAsia="宋体" w:hAnsi="Times New Roman" w:cs="Times New Roman"/>
          <w:sz w:val="24"/>
          <w:szCs w:val="24"/>
          <w:rPrChange w:id="451" w:author="JieTang" w:date="2016-05-02T21:33:00Z">
            <w:rPr/>
          </w:rPrChange>
        </w:rPr>
        <w:t xml:space="preserve">Shuffle </w:t>
      </w:r>
      <w:r w:rsidRPr="00283F4B">
        <w:rPr>
          <w:rFonts w:ascii="Times New Roman" w:eastAsia="宋体" w:hAnsi="Times New Roman" w:cs="Times New Roman" w:hint="eastAsia"/>
          <w:sz w:val="24"/>
          <w:szCs w:val="24"/>
          <w:rPrChange w:id="452" w:author="JieTang" w:date="2016-05-02T21:33:00Z">
            <w:rPr>
              <w:rFonts w:hint="eastAsia"/>
            </w:rPr>
          </w:rPrChange>
        </w:rPr>
        <w:t>过程。如果数据量特别大的情况下，</w:t>
      </w:r>
      <w:r w:rsidRPr="00283F4B">
        <w:rPr>
          <w:rFonts w:ascii="Times New Roman" w:eastAsia="宋体" w:hAnsi="Times New Roman" w:cs="Times New Roman"/>
          <w:sz w:val="24"/>
          <w:szCs w:val="24"/>
          <w:rPrChange w:id="453" w:author="JieTang" w:date="2016-05-02T21:33:00Z">
            <w:rPr/>
          </w:rPrChange>
        </w:rPr>
        <w:t>Shuffle</w:t>
      </w:r>
      <w:r w:rsidRPr="00283F4B">
        <w:rPr>
          <w:rFonts w:ascii="Times New Roman" w:eastAsia="宋体" w:hAnsi="Times New Roman" w:cs="Times New Roman" w:hint="eastAsia"/>
          <w:sz w:val="24"/>
          <w:szCs w:val="24"/>
          <w:rPrChange w:id="454" w:author="JieTang" w:date="2016-05-02T21:33:00Z">
            <w:rPr>
              <w:rFonts w:hint="eastAsia"/>
            </w:rPr>
          </w:rPrChange>
        </w:rPr>
        <w:t>过程的时间接近于</w:t>
      </w:r>
      <w:r w:rsidRPr="00283F4B">
        <w:rPr>
          <w:rFonts w:ascii="Times New Roman" w:eastAsia="宋体" w:hAnsi="Times New Roman" w:cs="Times New Roman"/>
          <w:sz w:val="24"/>
          <w:szCs w:val="24"/>
          <w:rPrChange w:id="455" w:author="JieTang" w:date="2016-05-02T21:33:00Z">
            <w:rPr/>
          </w:rPrChange>
        </w:rPr>
        <w:t>reduce</w:t>
      </w:r>
      <w:r w:rsidRPr="00283F4B">
        <w:rPr>
          <w:rFonts w:ascii="Times New Roman" w:eastAsia="宋体" w:hAnsi="Times New Roman" w:cs="Times New Roman" w:hint="eastAsia"/>
          <w:sz w:val="24"/>
          <w:szCs w:val="24"/>
          <w:rPrChange w:id="456" w:author="JieTang" w:date="2016-05-02T21:33:00Z">
            <w:rPr>
              <w:rFonts w:hint="eastAsia"/>
            </w:rPr>
          </w:rPrChange>
        </w:rPr>
        <w:t>的时间，这样会大大浪费集群的资源。</w:t>
      </w:r>
    </w:p>
    <w:p w14:paraId="47B992CE" w14:textId="77777777" w:rsidR="00283F4B" w:rsidRPr="00283F4B" w:rsidRDefault="00AD35B1" w:rsidP="00450FB8">
      <w:pPr>
        <w:pStyle w:val="a3"/>
        <w:numPr>
          <w:ilvl w:val="0"/>
          <w:numId w:val="48"/>
        </w:numPr>
        <w:spacing w:line="360" w:lineRule="auto"/>
        <w:ind w:firstLineChars="0"/>
        <w:rPr>
          <w:ins w:id="457" w:author="JieTang" w:date="2016-05-02T21:33:00Z"/>
          <w:rFonts w:ascii="Times New Roman" w:eastAsia="宋体" w:hAnsi="Times New Roman" w:cs="Times New Roman"/>
          <w:b/>
          <w:sz w:val="24"/>
          <w:szCs w:val="24"/>
          <w:rPrChange w:id="458" w:author="JieTang" w:date="2016-05-02T21:33:00Z">
            <w:rPr>
              <w:ins w:id="459" w:author="JieTang" w:date="2016-05-02T21:33:00Z"/>
              <w:rFonts w:ascii="Times New Roman" w:eastAsia="宋体" w:hAnsi="Times New Roman" w:cs="Times New Roman"/>
              <w:sz w:val="24"/>
              <w:szCs w:val="24"/>
            </w:rPr>
          </w:rPrChange>
        </w:rPr>
      </w:pPr>
      <w:r w:rsidRPr="00283F4B">
        <w:rPr>
          <w:rFonts w:ascii="Times New Roman" w:eastAsia="宋体" w:hAnsi="Times New Roman" w:cs="Times New Roman" w:hint="eastAsia"/>
          <w:b/>
          <w:sz w:val="24"/>
          <w:szCs w:val="24"/>
          <w:rPrChange w:id="460" w:author="JieTang" w:date="2016-05-02T21:33:00Z">
            <w:rPr>
              <w:rFonts w:ascii="Times New Roman" w:eastAsia="宋体" w:hAnsi="Times New Roman" w:cs="Times New Roman" w:hint="eastAsia"/>
              <w:sz w:val="24"/>
              <w:szCs w:val="24"/>
            </w:rPr>
          </w:rPrChange>
        </w:rPr>
        <w:t>随机</w:t>
      </w:r>
      <w:r w:rsidRPr="00283F4B">
        <w:rPr>
          <w:rFonts w:ascii="Times New Roman" w:eastAsia="宋体" w:hAnsi="Times New Roman" w:cs="Times New Roman"/>
          <w:b/>
          <w:sz w:val="24"/>
          <w:szCs w:val="24"/>
          <w:rPrChange w:id="461" w:author="JieTang" w:date="2016-05-02T21:33:00Z">
            <w:rPr>
              <w:rFonts w:ascii="Times New Roman" w:eastAsia="宋体" w:hAnsi="Times New Roman" w:cs="Times New Roman"/>
              <w:sz w:val="24"/>
              <w:szCs w:val="24"/>
            </w:rPr>
          </w:rPrChange>
        </w:rPr>
        <w:t>I/O</w:t>
      </w:r>
      <w:r w:rsidRPr="00283F4B">
        <w:rPr>
          <w:rFonts w:ascii="Times New Roman" w:eastAsia="宋体" w:hAnsi="Times New Roman" w:cs="Times New Roman" w:hint="eastAsia"/>
          <w:b/>
          <w:sz w:val="24"/>
          <w:szCs w:val="24"/>
          <w:rPrChange w:id="462" w:author="JieTang" w:date="2016-05-02T21:33:00Z">
            <w:rPr>
              <w:rFonts w:ascii="Times New Roman" w:eastAsia="宋体" w:hAnsi="Times New Roman" w:cs="Times New Roman" w:hint="eastAsia"/>
              <w:sz w:val="24"/>
              <w:szCs w:val="24"/>
            </w:rPr>
          </w:rPrChange>
        </w:rPr>
        <w:t>请求导致</w:t>
      </w:r>
      <w:r w:rsidRPr="00283F4B">
        <w:rPr>
          <w:rFonts w:ascii="Times New Roman" w:eastAsia="宋体" w:hAnsi="Times New Roman" w:cs="Times New Roman"/>
          <w:b/>
          <w:sz w:val="24"/>
          <w:szCs w:val="24"/>
          <w:rPrChange w:id="463" w:author="JieTang" w:date="2016-05-02T21:33:00Z">
            <w:rPr>
              <w:rFonts w:ascii="Times New Roman" w:eastAsia="宋体" w:hAnsi="Times New Roman" w:cs="Times New Roman"/>
              <w:sz w:val="24"/>
              <w:szCs w:val="24"/>
            </w:rPr>
          </w:rPrChange>
        </w:rPr>
        <w:t>Shuffle</w:t>
      </w:r>
      <w:r w:rsidRPr="00283F4B">
        <w:rPr>
          <w:rFonts w:ascii="Times New Roman" w:eastAsia="宋体" w:hAnsi="Times New Roman" w:cs="Times New Roman" w:hint="eastAsia"/>
          <w:b/>
          <w:sz w:val="24"/>
          <w:szCs w:val="24"/>
          <w:rPrChange w:id="464" w:author="JieTang" w:date="2016-05-02T21:33:00Z">
            <w:rPr>
              <w:rFonts w:ascii="Times New Roman" w:eastAsia="宋体" w:hAnsi="Times New Roman" w:cs="Times New Roman" w:hint="eastAsia"/>
              <w:sz w:val="24"/>
              <w:szCs w:val="24"/>
            </w:rPr>
          </w:rPrChange>
        </w:rPr>
        <w:t>阶段的低效率</w:t>
      </w:r>
      <w:del w:id="465" w:author="JieTang" w:date="2016-05-02T21:33:00Z">
        <w:r w:rsidRPr="00283F4B" w:rsidDel="00283F4B">
          <w:rPr>
            <w:rFonts w:ascii="Times New Roman" w:eastAsia="宋体" w:hAnsi="Times New Roman" w:cs="Times New Roman" w:hint="eastAsia"/>
            <w:b/>
            <w:sz w:val="24"/>
            <w:szCs w:val="24"/>
            <w:rPrChange w:id="466" w:author="JieTang" w:date="2016-05-02T21:33:00Z">
              <w:rPr>
                <w:rFonts w:ascii="Times New Roman" w:eastAsia="宋体" w:hAnsi="Times New Roman" w:cs="Times New Roman" w:hint="eastAsia"/>
                <w:sz w:val="24"/>
                <w:szCs w:val="24"/>
              </w:rPr>
            </w:rPrChange>
          </w:rPr>
          <w:delText>：</w:delText>
        </w:r>
      </w:del>
    </w:p>
    <w:p w14:paraId="3541D0FD" w14:textId="77777777" w:rsidR="00AD35B1" w:rsidRPr="00283F4B" w:rsidRDefault="00AD35B1">
      <w:pPr>
        <w:spacing w:line="360" w:lineRule="auto"/>
        <w:ind w:firstLineChars="200" w:firstLine="480"/>
        <w:rPr>
          <w:rFonts w:ascii="Times New Roman" w:eastAsia="宋体" w:hAnsi="Times New Roman" w:cs="Times New Roman"/>
          <w:sz w:val="24"/>
          <w:szCs w:val="24"/>
          <w:rPrChange w:id="467" w:author="JieTang" w:date="2016-05-02T21:33:00Z">
            <w:rPr/>
          </w:rPrChange>
        </w:rPr>
        <w:pPrChange w:id="468"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hint="eastAsia"/>
          <w:sz w:val="24"/>
          <w:szCs w:val="24"/>
          <w:rPrChange w:id="469" w:author="JieTang" w:date="2016-05-02T21:33:00Z">
            <w:rPr>
              <w:rFonts w:hint="eastAsia"/>
            </w:rPr>
          </w:rPrChange>
        </w:rPr>
        <w:t>每个</w:t>
      </w:r>
      <w:r w:rsidRPr="00283F4B">
        <w:rPr>
          <w:rFonts w:ascii="Times New Roman" w:eastAsia="宋体" w:hAnsi="Times New Roman" w:cs="Times New Roman"/>
          <w:sz w:val="24"/>
          <w:szCs w:val="24"/>
          <w:rPrChange w:id="470" w:author="JieTang" w:date="2016-05-02T21:33:00Z">
            <w:rPr/>
          </w:rPrChange>
        </w:rPr>
        <w:t>reduce</w:t>
      </w:r>
      <w:r w:rsidRPr="00283F4B">
        <w:rPr>
          <w:rFonts w:ascii="Times New Roman" w:eastAsia="宋体" w:hAnsi="Times New Roman" w:cs="Times New Roman" w:hint="eastAsia"/>
          <w:sz w:val="24"/>
          <w:szCs w:val="24"/>
          <w:rPrChange w:id="471" w:author="JieTang" w:date="2016-05-02T21:33:00Z">
            <w:rPr>
              <w:rFonts w:hint="eastAsia"/>
            </w:rPr>
          </w:rPrChange>
        </w:rPr>
        <w:t>任务都要先拷贝数据通过</w:t>
      </w:r>
      <w:r w:rsidRPr="00283F4B">
        <w:rPr>
          <w:rFonts w:ascii="Times New Roman" w:eastAsia="宋体" w:hAnsi="Times New Roman" w:cs="Times New Roman"/>
          <w:sz w:val="24"/>
          <w:szCs w:val="24"/>
          <w:rPrChange w:id="472" w:author="JieTang" w:date="2016-05-02T21:33:00Z">
            <w:rPr/>
          </w:rPrChange>
        </w:rPr>
        <w:t>HTTP</w:t>
      </w:r>
      <w:r w:rsidRPr="00283F4B">
        <w:rPr>
          <w:rFonts w:ascii="Times New Roman" w:eastAsia="宋体" w:hAnsi="Times New Roman" w:cs="Times New Roman" w:hint="eastAsia"/>
          <w:sz w:val="24"/>
          <w:szCs w:val="24"/>
          <w:rPrChange w:id="473" w:author="JieTang" w:date="2016-05-02T21:33:00Z">
            <w:rPr>
              <w:rFonts w:hint="eastAsia"/>
            </w:rPr>
          </w:rPrChange>
        </w:rPr>
        <w:t>协议，来自</w:t>
      </w:r>
      <w:r w:rsidRPr="00283F4B">
        <w:rPr>
          <w:rFonts w:ascii="Times New Roman" w:eastAsia="宋体" w:hAnsi="Times New Roman" w:cs="Times New Roman"/>
          <w:sz w:val="24"/>
          <w:szCs w:val="24"/>
          <w:rPrChange w:id="474" w:author="JieTang" w:date="2016-05-02T21:33:00Z">
            <w:rPr/>
          </w:rPrChange>
        </w:rPr>
        <w:t>reduce</w:t>
      </w:r>
      <w:r w:rsidRPr="00283F4B">
        <w:rPr>
          <w:rFonts w:ascii="Times New Roman" w:eastAsia="宋体" w:hAnsi="Times New Roman" w:cs="Times New Roman" w:hint="eastAsia"/>
          <w:sz w:val="24"/>
          <w:szCs w:val="24"/>
          <w:rPrChange w:id="475" w:author="JieTang" w:date="2016-05-02T21:33:00Z">
            <w:rPr>
              <w:rFonts w:hint="eastAsia"/>
            </w:rPr>
          </w:rPrChange>
        </w:rPr>
        <w:t>任务的请求大部分是随机的，并且</w:t>
      </w:r>
      <w:r w:rsidRPr="00283F4B">
        <w:rPr>
          <w:rFonts w:ascii="Times New Roman" w:eastAsia="宋体" w:hAnsi="Times New Roman" w:cs="Times New Roman"/>
          <w:sz w:val="24"/>
          <w:szCs w:val="24"/>
          <w:rPrChange w:id="476" w:author="JieTang" w:date="2016-05-02T21:33:00Z">
            <w:rPr/>
          </w:rPrChange>
        </w:rPr>
        <w:t>map</w:t>
      </w:r>
      <w:r w:rsidRPr="00283F4B">
        <w:rPr>
          <w:rFonts w:ascii="Times New Roman" w:eastAsia="宋体" w:hAnsi="Times New Roman" w:cs="Times New Roman" w:hint="eastAsia"/>
          <w:sz w:val="24"/>
          <w:szCs w:val="24"/>
          <w:rPrChange w:id="477" w:author="JieTang" w:date="2016-05-02T21:33:00Z">
            <w:rPr>
              <w:rFonts w:hint="eastAsia"/>
            </w:rPr>
          </w:rPrChange>
        </w:rPr>
        <w:t>中获取数据的偏移地址也是随机的。对于一个</w:t>
      </w:r>
      <w:r w:rsidRPr="00283F4B">
        <w:rPr>
          <w:rFonts w:ascii="Times New Roman" w:eastAsia="宋体" w:hAnsi="Times New Roman" w:cs="Times New Roman"/>
          <w:sz w:val="24"/>
          <w:szCs w:val="24"/>
          <w:rPrChange w:id="478" w:author="JieTang" w:date="2016-05-02T21:33:00Z">
            <w:rPr/>
          </w:rPrChange>
        </w:rPr>
        <w:t>map</w:t>
      </w:r>
      <w:r w:rsidRPr="00283F4B">
        <w:rPr>
          <w:rFonts w:ascii="Times New Roman" w:eastAsia="宋体" w:hAnsi="Times New Roman" w:cs="Times New Roman" w:hint="eastAsia"/>
          <w:sz w:val="24"/>
          <w:szCs w:val="24"/>
          <w:rPrChange w:id="479" w:author="JieTang" w:date="2016-05-02T21:33:00Z">
            <w:rPr>
              <w:rFonts w:hint="eastAsia"/>
            </w:rPr>
          </w:rPrChange>
        </w:rPr>
        <w:t>任务而言，需要从不同的磁盘上的中间数据读取块数据，发送特定的请求到特定</w:t>
      </w:r>
      <w:r w:rsidRPr="00283F4B">
        <w:rPr>
          <w:rFonts w:ascii="Times New Roman" w:eastAsia="宋体" w:hAnsi="Times New Roman" w:cs="Times New Roman" w:hint="eastAsia"/>
          <w:sz w:val="24"/>
          <w:szCs w:val="24"/>
          <w:rPrChange w:id="480" w:author="JieTang" w:date="2016-05-02T21:33:00Z">
            <w:rPr>
              <w:rFonts w:hint="eastAsia"/>
            </w:rPr>
          </w:rPrChange>
        </w:rPr>
        <w:lastRenderedPageBreak/>
        <w:t>的</w:t>
      </w:r>
      <w:r w:rsidRPr="00283F4B">
        <w:rPr>
          <w:rFonts w:ascii="Times New Roman" w:eastAsia="宋体" w:hAnsi="Times New Roman" w:cs="Times New Roman"/>
          <w:sz w:val="24"/>
          <w:szCs w:val="24"/>
          <w:rPrChange w:id="481" w:author="JieTang" w:date="2016-05-02T21:33:00Z">
            <w:rPr/>
          </w:rPrChange>
        </w:rPr>
        <w:t>reduce</w:t>
      </w:r>
      <w:r w:rsidRPr="00283F4B">
        <w:rPr>
          <w:rFonts w:ascii="Times New Roman" w:eastAsia="宋体" w:hAnsi="Times New Roman" w:cs="Times New Roman" w:hint="eastAsia"/>
          <w:sz w:val="24"/>
          <w:szCs w:val="24"/>
          <w:rPrChange w:id="482" w:author="JieTang" w:date="2016-05-02T21:33:00Z">
            <w:rPr>
              <w:rFonts w:hint="eastAsia"/>
            </w:rPr>
          </w:rPrChange>
        </w:rPr>
        <w:t>任务，每个请求都会触发大量的</w:t>
      </w:r>
      <w:r w:rsidRPr="00283F4B">
        <w:rPr>
          <w:rFonts w:ascii="Times New Roman" w:eastAsia="宋体" w:hAnsi="Times New Roman" w:cs="Times New Roman"/>
          <w:sz w:val="24"/>
          <w:szCs w:val="24"/>
          <w:rPrChange w:id="483" w:author="JieTang" w:date="2016-05-02T21:33:00Z">
            <w:rPr/>
          </w:rPrChange>
        </w:rPr>
        <w:t>I/O</w:t>
      </w:r>
      <w:r w:rsidRPr="00283F4B">
        <w:rPr>
          <w:rFonts w:ascii="Times New Roman" w:eastAsia="宋体" w:hAnsi="Times New Roman" w:cs="Times New Roman" w:hint="eastAsia"/>
          <w:sz w:val="24"/>
          <w:szCs w:val="24"/>
          <w:rPrChange w:id="484" w:author="JieTang" w:date="2016-05-02T21:33:00Z">
            <w:rPr>
              <w:rFonts w:hint="eastAsia"/>
            </w:rPr>
          </w:rPrChange>
        </w:rPr>
        <w:t>读写时间。总的来说，</w:t>
      </w:r>
      <w:r w:rsidRPr="00283F4B">
        <w:rPr>
          <w:rFonts w:ascii="Times New Roman" w:eastAsia="宋体" w:hAnsi="Times New Roman" w:cs="Times New Roman"/>
          <w:sz w:val="24"/>
          <w:szCs w:val="24"/>
          <w:rPrChange w:id="485" w:author="JieTang" w:date="2016-05-02T21:33:00Z">
            <w:rPr/>
          </w:rPrChange>
        </w:rPr>
        <w:t>shuffle</w:t>
      </w:r>
      <w:r w:rsidRPr="00283F4B">
        <w:rPr>
          <w:rFonts w:ascii="Times New Roman" w:eastAsia="宋体" w:hAnsi="Times New Roman" w:cs="Times New Roman" w:hint="eastAsia"/>
          <w:sz w:val="24"/>
          <w:szCs w:val="24"/>
          <w:rPrChange w:id="486" w:author="JieTang" w:date="2016-05-02T21:33:00Z">
            <w:rPr>
              <w:rFonts w:hint="eastAsia"/>
            </w:rPr>
          </w:rPrChange>
        </w:rPr>
        <w:t>阶段会导致大量的磁盘数据随机</w:t>
      </w:r>
      <w:r w:rsidRPr="00283F4B">
        <w:rPr>
          <w:rFonts w:ascii="Times New Roman" w:eastAsia="宋体" w:hAnsi="Times New Roman" w:cs="Times New Roman"/>
          <w:sz w:val="24"/>
          <w:szCs w:val="24"/>
          <w:rPrChange w:id="487" w:author="JieTang" w:date="2016-05-02T21:33:00Z">
            <w:rPr/>
          </w:rPrChange>
        </w:rPr>
        <w:t>I/O</w:t>
      </w:r>
      <w:r w:rsidRPr="00283F4B">
        <w:rPr>
          <w:rFonts w:ascii="Times New Roman" w:eastAsia="宋体" w:hAnsi="Times New Roman" w:cs="Times New Roman" w:hint="eastAsia"/>
          <w:sz w:val="24"/>
          <w:szCs w:val="24"/>
          <w:rPrChange w:id="488" w:author="JieTang" w:date="2016-05-02T21:33:00Z">
            <w:rPr>
              <w:rFonts w:hint="eastAsia"/>
            </w:rPr>
          </w:rPrChange>
        </w:rPr>
        <w:t>读写请求。</w:t>
      </w:r>
    </w:p>
    <w:p w14:paraId="38FB3FD2" w14:textId="77777777" w:rsidR="00026EC6" w:rsidRPr="00B96E99" w:rsidRDefault="00026E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阶段来提高集群性能。</w:t>
      </w:r>
    </w:p>
    <w:p w14:paraId="19CC20D3" w14:textId="77777777" w:rsidR="00514581" w:rsidRPr="00B96E99" w:rsidRDefault="00514581" w:rsidP="00E00975">
      <w:pPr>
        <w:pStyle w:val="24"/>
        <w:rPr>
          <w:rFonts w:ascii="Times New Roman" w:hAnsi="Times New Roman" w:cs="Times New Roman"/>
        </w:rPr>
      </w:pPr>
      <w:bookmarkStart w:id="489" w:name="_Toc450393111"/>
      <w:r w:rsidRPr="00B96E99">
        <w:rPr>
          <w:rFonts w:ascii="Times New Roman" w:hAnsi="Times New Roman" w:cs="Times New Roman"/>
        </w:rPr>
        <w:t>3.2 RDMA</w:t>
      </w:r>
      <w:r w:rsidRPr="00B96E99">
        <w:rPr>
          <w:rFonts w:ascii="Times New Roman" w:hAnsi="Times New Roman" w:cs="Times New Roman"/>
        </w:rPr>
        <w:t>介绍</w:t>
      </w:r>
      <w:bookmarkEnd w:id="489"/>
    </w:p>
    <w:p w14:paraId="471407B5" w14:textId="77777777" w:rsidR="00525B47" w:rsidRPr="00B96E99" w:rsidRDefault="00514581" w:rsidP="00525B4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）连接线在高性能系统中被广泛使用</w:t>
      </w:r>
      <w:r w:rsidR="003A7417" w:rsidRPr="00B96E99">
        <w:rPr>
          <w:rFonts w:ascii="Times New Roman" w:eastAsia="宋体" w:hAnsi="Times New Roman" w:cs="Times New Roman"/>
          <w:sz w:val="24"/>
          <w:szCs w:val="24"/>
        </w:rPr>
        <w:t>[30]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525B4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网卡读取缓冲的内容，并通过网络传送到远程网卡。</w:t>
      </w:r>
    </w:p>
    <w:p w14:paraId="0F9A8CEA"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77777777" w:rsidR="00FF3FED" w:rsidRPr="00B96E99" w:rsidRDefault="00FF3FED"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B96E99">
        <w:rPr>
          <w:rFonts w:ascii="Times New Roman" w:eastAsia="宋体" w:hAnsi="Times New Roman" w:cs="Times New Roman"/>
          <w:sz w:val="24"/>
          <w:szCs w:val="24"/>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Pr="00B96E99">
        <w:rPr>
          <w:rFonts w:ascii="Times New Roman" w:eastAsia="宋体" w:hAnsi="Times New Roman" w:cs="Times New Roman"/>
          <w:sz w:val="24"/>
          <w:szCs w:val="24"/>
        </w:rPr>
        <w:t xml:space="preserve">3.3 </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7B0618" wp14:editId="33A59A6A">
            <wp:extent cx="4317558" cy="2914586"/>
            <wp:effectExtent l="0" t="0" r="6985" b="635"/>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3021" cy="2925024"/>
                    </a:xfrm>
                    <a:prstGeom prst="rect">
                      <a:avLst/>
                    </a:prstGeom>
                  </pic:spPr>
                </pic:pic>
              </a:graphicData>
            </a:graphic>
          </wp:inline>
        </w:drawing>
      </w:r>
    </w:p>
    <w:p w14:paraId="0ADD68F5"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3.3 RDMA</w:t>
      </w:r>
      <w:r w:rsidRPr="00B96E99">
        <w:rPr>
          <w:rFonts w:ascii="Times New Roman" w:eastAsia="宋体" w:hAnsi="Times New Roman" w:cs="Times New Roman"/>
          <w:sz w:val="24"/>
          <w:szCs w:val="24"/>
        </w:rPr>
        <w:t>过程图</w:t>
      </w:r>
    </w:p>
    <w:p w14:paraId="6B102FB4" w14:textId="77777777" w:rsidR="001F4EE5" w:rsidRPr="00B96E99" w:rsidRDefault="001F4EE5" w:rsidP="00E00975">
      <w:pPr>
        <w:pStyle w:val="24"/>
        <w:rPr>
          <w:rFonts w:ascii="Times New Roman" w:hAnsi="Times New Roman" w:cs="Times New Roman"/>
        </w:rPr>
      </w:pPr>
      <w:bookmarkStart w:id="490" w:name="_Toc450393112"/>
      <w:r w:rsidRPr="00B96E99">
        <w:rPr>
          <w:rFonts w:ascii="Times New Roman" w:hAnsi="Times New Roman" w:cs="Times New Roman"/>
        </w:rPr>
        <w:t>3.3 Shuffle</w:t>
      </w:r>
      <w:r w:rsidRPr="00B96E99">
        <w:rPr>
          <w:rFonts w:ascii="Times New Roman" w:hAnsi="Times New Roman" w:cs="Times New Roman"/>
        </w:rPr>
        <w:t>改进</w:t>
      </w:r>
      <w:bookmarkEnd w:id="490"/>
    </w:p>
    <w:p w14:paraId="67030F23" w14:textId="77777777" w:rsidR="001F4EE5" w:rsidRPr="00B96E99" w:rsidRDefault="001F4EE5"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w:t>
      </w:r>
      <w:del w:id="491" w:author="JieTang" w:date="2016-05-02T21:34:00Z">
        <w:r w:rsidRPr="00B96E99" w:rsidDel="00283F4B">
          <w:rPr>
            <w:rFonts w:ascii="Times New Roman" w:eastAsia="宋体" w:hAnsi="Times New Roman" w:cs="Times New Roman"/>
            <w:sz w:val="24"/>
            <w:szCs w:val="24"/>
          </w:rPr>
          <w:delText>一</w:delText>
        </w:r>
      </w:del>
      <w:del w:id="492" w:author="JieTang" w:date="2016-05-02T21:33:00Z">
        <w:r w:rsidRPr="00B96E99" w:rsidDel="00283F4B">
          <w:rPr>
            <w:rFonts w:ascii="Times New Roman" w:eastAsia="宋体" w:hAnsi="Times New Roman" w:cs="Times New Roman"/>
            <w:sz w:val="24"/>
            <w:szCs w:val="24"/>
          </w:rPr>
          <w:delText>个</w:delText>
        </w:r>
      </w:del>
      <w:r w:rsidRPr="00B96E99">
        <w:rPr>
          <w:rFonts w:ascii="Times New Roman" w:eastAsia="宋体" w:hAnsi="Times New Roman" w:cs="Times New Roman"/>
          <w:sz w:val="24"/>
          <w:szCs w:val="24"/>
        </w:rPr>
        <w:t>贡献：</w:t>
      </w:r>
    </w:p>
    <w:p w14:paraId="7B68B091" w14:textId="77777777" w:rsidR="001F4EE5" w:rsidRPr="00B96E99" w:rsidRDefault="001F4EE5" w:rsidP="00450FB8">
      <w:pPr>
        <w:pStyle w:val="a3"/>
        <w:numPr>
          <w:ilvl w:val="0"/>
          <w:numId w:val="5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端异步执行，这样更能有效的利用集群的物理资源。</w:t>
      </w:r>
    </w:p>
    <w:p w14:paraId="7A4A985E" w14:textId="77777777" w:rsidR="001F4EE5" w:rsidRPr="00B96E99" w:rsidRDefault="001F4EE5" w:rsidP="00450FB8">
      <w:pPr>
        <w:pStyle w:val="a3"/>
        <w:numPr>
          <w:ilvl w:val="0"/>
          <w:numId w:val="5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77777777" w:rsidR="00B916C6" w:rsidRPr="00B96E99" w:rsidRDefault="00B916C6" w:rsidP="00B916C6">
      <w:pPr>
        <w:pStyle w:val="30"/>
        <w:rPr>
          <w:rFonts w:ascii="Times New Roman" w:eastAsiaTheme="majorEastAsia" w:hAnsi="Times New Roman" w:cs="Times New Roman"/>
          <w:sz w:val="28"/>
          <w:szCs w:val="28"/>
        </w:rPr>
      </w:pPr>
      <w:bookmarkStart w:id="493" w:name="_Toc450393113"/>
      <w:r w:rsidRPr="00B96E99">
        <w:rPr>
          <w:rFonts w:ascii="Times New Roman" w:eastAsiaTheme="majorEastAsia" w:hAnsi="Times New Roman" w:cs="Times New Roman"/>
          <w:sz w:val="28"/>
          <w:szCs w:val="28"/>
        </w:rPr>
        <w:lastRenderedPageBreak/>
        <w:t>3.3.1 Shuffle</w:t>
      </w:r>
      <w:r w:rsidRPr="00B96E99">
        <w:rPr>
          <w:rFonts w:ascii="Times New Roman" w:eastAsiaTheme="majorEastAsia" w:hAnsi="Times New Roman" w:cs="Times New Roman"/>
          <w:sz w:val="28"/>
          <w:szCs w:val="28"/>
        </w:rPr>
        <w:t>设计</w:t>
      </w:r>
      <w:bookmarkEnd w:id="493"/>
    </w:p>
    <w:p w14:paraId="43F6D7C8" w14:textId="77777777" w:rsidR="00B916C6" w:rsidRPr="00B96E99" w:rsidRDefault="00B916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6FC0F549" w14:textId="77777777" w:rsidR="00B916C6" w:rsidRPr="00B96E99" w:rsidRDefault="00283F4B" w:rsidP="00E40FA3">
      <w:pPr>
        <w:spacing w:line="360" w:lineRule="auto"/>
        <w:ind w:firstLineChars="200" w:firstLine="482"/>
        <w:rPr>
          <w:rFonts w:ascii="Times New Roman" w:eastAsia="宋体" w:hAnsi="Times New Roman" w:cs="Times New Roman"/>
          <w:b/>
          <w:sz w:val="24"/>
          <w:szCs w:val="24"/>
        </w:rPr>
      </w:pPr>
      <w:ins w:id="494" w:author="JieTang" w:date="2016-05-02T21:34:00Z">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1</w:t>
        </w:r>
        <w:r>
          <w:rPr>
            <w:rFonts w:ascii="Times New Roman" w:eastAsia="宋体" w:hAnsi="Times New Roman" w:cs="Times New Roman" w:hint="eastAsia"/>
            <w:b/>
            <w:sz w:val="24"/>
            <w:szCs w:val="24"/>
          </w:rPr>
          <w:t>）</w:t>
        </w:r>
      </w:ins>
      <w:r w:rsidR="00B916C6" w:rsidRPr="00B96E99">
        <w:rPr>
          <w:rFonts w:ascii="Times New Roman" w:eastAsia="宋体" w:hAnsi="Times New Roman" w:cs="Times New Roman"/>
          <w:b/>
          <w:sz w:val="24"/>
          <w:szCs w:val="24"/>
        </w:rPr>
        <w:t>从</w:t>
      </w:r>
      <w:r w:rsidR="00B916C6" w:rsidRPr="00B96E99">
        <w:rPr>
          <w:rFonts w:ascii="Times New Roman" w:eastAsia="宋体" w:hAnsi="Times New Roman" w:cs="Times New Roman"/>
          <w:b/>
          <w:sz w:val="24"/>
          <w:szCs w:val="24"/>
        </w:rPr>
        <w:t>reduce</w:t>
      </w:r>
      <w:r w:rsidR="00B916C6" w:rsidRPr="00B96E99">
        <w:rPr>
          <w:rFonts w:ascii="Times New Roman" w:eastAsia="宋体" w:hAnsi="Times New Roman" w:cs="Times New Roman"/>
          <w:b/>
          <w:sz w:val="24"/>
          <w:szCs w:val="24"/>
        </w:rPr>
        <w:t>中划分出</w:t>
      </w:r>
      <w:r w:rsidR="00B916C6" w:rsidRPr="00B96E99">
        <w:rPr>
          <w:rFonts w:ascii="Times New Roman" w:eastAsia="宋体" w:hAnsi="Times New Roman" w:cs="Times New Roman"/>
          <w:b/>
          <w:sz w:val="24"/>
          <w:szCs w:val="24"/>
        </w:rPr>
        <w:t>shuffle</w:t>
      </w:r>
      <w:r w:rsidR="00B916C6" w:rsidRPr="00B96E99">
        <w:rPr>
          <w:rFonts w:ascii="Times New Roman" w:eastAsia="宋体" w:hAnsi="Times New Roman" w:cs="Times New Roman"/>
          <w:b/>
          <w:sz w:val="24"/>
          <w:szCs w:val="24"/>
        </w:rPr>
        <w:t>阶段：</w:t>
      </w:r>
    </w:p>
    <w:p w14:paraId="588EE55C" w14:textId="77777777" w:rsidR="00B916C6" w:rsidRPr="00B96E99" w:rsidRDefault="00B916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这个阶段把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的一系列过程，如</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中切分出来，这就意味着老的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任务将分成一个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任务和一个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任务。分出来的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依然负责为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任务准备输入数据。</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任务的设计如图</w:t>
      </w:r>
      <w:r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任务位于同一个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中，我们可以并行的运行这两个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，从而可以传输更多的数据以及提高了资源利用率。虽然把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分裂出来可以提高网络和资源利用，但是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的随机请求不会变，因为从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端到</w:t>
      </w:r>
      <w:r w:rsidRPr="00B96E99">
        <w:rPr>
          <w:rFonts w:ascii="Times New Roman" w:eastAsia="宋体" w:hAnsi="Times New Roman" w:cs="Times New Roman"/>
          <w:sz w:val="24"/>
          <w:szCs w:val="24"/>
        </w:rPr>
        <w:t>shuffle task</w:t>
      </w:r>
      <w:r w:rsidRPr="00B96E99">
        <w:rPr>
          <w:rFonts w:ascii="Times New Roman" w:eastAsia="宋体" w:hAnsi="Times New Roman" w:cs="Times New Roman"/>
          <w:sz w:val="24"/>
          <w:szCs w:val="24"/>
        </w:rPr>
        <w:t>再到</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的网络传输并没有改变。</w:t>
      </w:r>
    </w:p>
    <w:p w14:paraId="7D01CD5D" w14:textId="77777777" w:rsidR="000B2E32" w:rsidRPr="00B96E99" w:rsidRDefault="000B2E32" w:rsidP="000B2E32">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1AA39" wp14:editId="6D8C451D">
            <wp:extent cx="5274310" cy="2280920"/>
            <wp:effectExtent l="0" t="0" r="2540" b="5080"/>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80920"/>
                    </a:xfrm>
                    <a:prstGeom prst="rect">
                      <a:avLst/>
                    </a:prstGeom>
                  </pic:spPr>
                </pic:pic>
              </a:graphicData>
            </a:graphic>
          </wp:inline>
        </w:drawing>
      </w:r>
    </w:p>
    <w:p w14:paraId="49306BE9" w14:textId="77777777" w:rsidR="000B2E32" w:rsidRPr="00B96E99" w:rsidRDefault="000B2E32" w:rsidP="000B2E32">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3.4 </w:t>
      </w:r>
      <w:r w:rsidRPr="00B96E99">
        <w:rPr>
          <w:rFonts w:ascii="Times New Roman" w:eastAsia="宋体" w:hAnsi="Times New Roman" w:cs="Times New Roman"/>
          <w:sz w:val="24"/>
          <w:szCs w:val="24"/>
        </w:rPr>
        <w:t>新老</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对比</w:t>
      </w:r>
    </w:p>
    <w:p w14:paraId="61A89EB0" w14:textId="77777777" w:rsidR="00C142CE" w:rsidRPr="00B96E99" w:rsidRDefault="00C142CE" w:rsidP="00C142CE">
      <w:pPr>
        <w:spacing w:line="360" w:lineRule="auto"/>
        <w:rPr>
          <w:rFonts w:ascii="Times New Roman" w:eastAsia="宋体" w:hAnsi="Times New Roman" w:cs="Times New Roman"/>
          <w:b/>
          <w:sz w:val="24"/>
          <w:szCs w:val="24"/>
        </w:rPr>
      </w:pPr>
      <w:r w:rsidRPr="00B96E99">
        <w:rPr>
          <w:rFonts w:ascii="Times New Roman" w:eastAsia="宋体" w:hAnsi="Times New Roman" w:cs="Times New Roman"/>
          <w:sz w:val="24"/>
          <w:szCs w:val="24"/>
        </w:rPr>
        <w:t xml:space="preserve">    </w:t>
      </w:r>
      <w:ins w:id="495" w:author="JieTang" w:date="2016-05-02T21:34:00Z">
        <w:r w:rsidR="00283F4B">
          <w:rPr>
            <w:rFonts w:ascii="Times New Roman" w:eastAsia="宋体" w:hAnsi="Times New Roman" w:cs="Times New Roman" w:hint="eastAsia"/>
            <w:sz w:val="24"/>
            <w:szCs w:val="24"/>
          </w:rPr>
          <w:t>（</w:t>
        </w:r>
        <w:r w:rsidR="00283F4B">
          <w:rPr>
            <w:rFonts w:ascii="Times New Roman" w:eastAsia="宋体" w:hAnsi="Times New Roman" w:cs="Times New Roman" w:hint="eastAsia"/>
            <w:sz w:val="24"/>
            <w:szCs w:val="24"/>
          </w:rPr>
          <w:t>2</w:t>
        </w:r>
        <w:r w:rsidR="00283F4B">
          <w:rPr>
            <w:rFonts w:ascii="Times New Roman" w:eastAsia="宋体" w:hAnsi="Times New Roman" w:cs="Times New Roman" w:hint="eastAsia"/>
            <w:sz w:val="24"/>
            <w:szCs w:val="24"/>
          </w:rPr>
          <w:t>）</w:t>
        </w:r>
      </w:ins>
      <w:r w:rsidRPr="00B96E99">
        <w:rPr>
          <w:rFonts w:ascii="Times New Roman" w:eastAsia="宋体" w:hAnsi="Times New Roman" w:cs="Times New Roman"/>
          <w:b/>
          <w:sz w:val="24"/>
          <w:szCs w:val="24"/>
        </w:rPr>
        <w:t>把</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阶段作为</w:t>
      </w:r>
      <w:r w:rsidRPr="00B96E99">
        <w:rPr>
          <w:rFonts w:ascii="Times New Roman" w:eastAsia="宋体" w:hAnsi="Times New Roman" w:cs="Times New Roman"/>
          <w:b/>
          <w:sz w:val="24"/>
          <w:szCs w:val="24"/>
        </w:rPr>
        <w:t>service</w:t>
      </w:r>
      <w:r w:rsidRPr="00B96E99">
        <w:rPr>
          <w:rFonts w:ascii="Times New Roman" w:eastAsia="宋体" w:hAnsi="Times New Roman" w:cs="Times New Roman"/>
          <w:b/>
          <w:sz w:val="24"/>
          <w:szCs w:val="24"/>
        </w:rPr>
        <w:t>：</w:t>
      </w:r>
    </w:p>
    <w:p w14:paraId="1CDCA5FF" w14:textId="77777777" w:rsidR="00C142CE" w:rsidRPr="00B96E99" w:rsidRDefault="00C142CE"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上通常会运行多个</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shuffle task</w:t>
      </w:r>
      <w:r w:rsidRPr="00B96E99">
        <w:rPr>
          <w:rFonts w:ascii="Times New Roman" w:eastAsia="宋体" w:hAnsi="Times New Roman" w:cs="Times New Roman"/>
          <w:sz w:val="24"/>
          <w:szCs w:val="24"/>
        </w:rPr>
        <w:t>，这样会大大的占用资源，使</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的并行度降低，基于上一阶段，我们把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阶段合成一个</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，用来出来同一</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。该结构如图</w:t>
      </w:r>
      <w:r w:rsidRPr="00B96E99">
        <w:rPr>
          <w:rFonts w:ascii="Times New Roman" w:eastAsia="宋体" w:hAnsi="Times New Roman" w:cs="Times New Roman"/>
          <w:sz w:val="24"/>
          <w:szCs w:val="24"/>
        </w:rPr>
        <w:t xml:space="preserve">3.5 </w:t>
      </w:r>
      <w:r w:rsidRPr="00B96E99">
        <w:rPr>
          <w:rFonts w:ascii="Times New Roman" w:eastAsia="宋体" w:hAnsi="Times New Roman" w:cs="Times New Roman"/>
          <w:sz w:val="24"/>
          <w:szCs w:val="24"/>
        </w:rPr>
        <w:t>所示。该</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组件包含了</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的各个子过程，并为该</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上所有</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提供服务。由于同一个</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共用一个节点，这就意味着从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端拷贝数据到该</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请求可以合并到一个上，减少了请求的数目。</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作为一个轻量级的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，只在</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需求时传输数</w:t>
      </w:r>
      <w:r w:rsidRPr="00B96E99">
        <w:rPr>
          <w:rFonts w:ascii="Times New Roman" w:eastAsia="宋体" w:hAnsi="Times New Roman" w:cs="Times New Roman"/>
          <w:sz w:val="24"/>
          <w:szCs w:val="24"/>
        </w:rPr>
        <w:lastRenderedPageBreak/>
        <w:t>据。此外在</w:t>
      </w:r>
      <w:r w:rsidRPr="00B96E99">
        <w:rPr>
          <w:rFonts w:ascii="Times New Roman" w:eastAsia="宋体" w:hAnsi="Times New Roman" w:cs="Times New Roman"/>
          <w:sz w:val="24"/>
          <w:szCs w:val="24"/>
        </w:rPr>
        <w:t xml:space="preserve">shuffle service </w:t>
      </w:r>
      <w:r w:rsidRPr="00B96E99">
        <w:rPr>
          <w:rFonts w:ascii="Times New Roman" w:eastAsia="宋体" w:hAnsi="Times New Roman" w:cs="Times New Roman"/>
          <w:sz w:val="24"/>
          <w:szCs w:val="24"/>
        </w:rPr>
        <w:t>中组合了有效的读写策略来减少磁盘随机读写。基于上述的优点，</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具有了更加复杂的连接和</w:t>
      </w:r>
      <w:r w:rsidRPr="00B96E99">
        <w:rPr>
          <w:rFonts w:ascii="Times New Roman" w:eastAsia="宋体" w:hAnsi="Times New Roman" w:cs="Times New Roman"/>
          <w:sz w:val="24"/>
          <w:szCs w:val="24"/>
        </w:rPr>
        <w:t>buffer</w:t>
      </w:r>
      <w:r w:rsidRPr="00B96E99">
        <w:rPr>
          <w:rFonts w:ascii="Times New Roman" w:eastAsia="宋体" w:hAnsi="Times New Roman" w:cs="Times New Roman"/>
          <w:sz w:val="24"/>
          <w:szCs w:val="24"/>
        </w:rPr>
        <w:t>管理。该阶段在</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中开启了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服务，但是多个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服务也需要进行通信，因此我们在</w:t>
      </w:r>
      <w:r w:rsidRPr="00B96E99">
        <w:rPr>
          <w:rFonts w:ascii="Times New Roman" w:eastAsia="宋体" w:hAnsi="Times New Roman" w:cs="Times New Roman"/>
          <w:sz w:val="24"/>
          <w:szCs w:val="24"/>
        </w:rPr>
        <w:t>Master</w:t>
      </w:r>
      <w:r w:rsidRPr="00B96E99">
        <w:rPr>
          <w:rFonts w:ascii="Times New Roman" w:eastAsia="宋体" w:hAnsi="Times New Roman" w:cs="Times New Roman"/>
          <w:sz w:val="24"/>
          <w:szCs w:val="24"/>
        </w:rPr>
        <w:t>节点启动一个</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服务，用于</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之间的通信。</w:t>
      </w:r>
    </w:p>
    <w:p w14:paraId="57D8FC3B" w14:textId="77777777" w:rsidR="00B36EB7" w:rsidRPr="00B96E99" w:rsidRDefault="00B36EB7" w:rsidP="00B36EB7">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94465D8" wp14:editId="1003D023">
            <wp:extent cx="4309607" cy="3111500"/>
            <wp:effectExtent l="0" t="0" r="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4883" cy="3122529"/>
                    </a:xfrm>
                    <a:prstGeom prst="rect">
                      <a:avLst/>
                    </a:prstGeom>
                  </pic:spPr>
                </pic:pic>
              </a:graphicData>
            </a:graphic>
          </wp:inline>
        </w:drawing>
      </w:r>
    </w:p>
    <w:p w14:paraId="3A51400C" w14:textId="77777777" w:rsidR="00B36EB7" w:rsidRPr="00B96E99" w:rsidRDefault="00B36EB7" w:rsidP="00B36EB7">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3.5 Shuffle Service</w:t>
      </w:r>
    </w:p>
    <w:p w14:paraId="5A12D351" w14:textId="77777777" w:rsidR="0055195B" w:rsidRPr="00B96E99" w:rsidRDefault="00283F4B" w:rsidP="00E40FA3">
      <w:pPr>
        <w:spacing w:line="360" w:lineRule="auto"/>
        <w:ind w:firstLineChars="200" w:firstLine="482"/>
        <w:rPr>
          <w:rFonts w:ascii="Times New Roman" w:eastAsia="宋体" w:hAnsi="Times New Roman" w:cs="Times New Roman"/>
          <w:b/>
          <w:sz w:val="24"/>
          <w:szCs w:val="24"/>
        </w:rPr>
      </w:pPr>
      <w:ins w:id="496" w:author="JieTang" w:date="2016-05-02T21:34:00Z">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ins>
      <w:r w:rsidR="0055195B" w:rsidRPr="00B96E99">
        <w:rPr>
          <w:rFonts w:ascii="Times New Roman" w:eastAsia="宋体" w:hAnsi="Times New Roman" w:cs="Times New Roman"/>
          <w:b/>
          <w:sz w:val="24"/>
          <w:szCs w:val="24"/>
        </w:rPr>
        <w:t>Shuffle service</w:t>
      </w:r>
      <w:r w:rsidR="0055195B" w:rsidRPr="00B96E99">
        <w:rPr>
          <w:rFonts w:ascii="Times New Roman" w:eastAsia="宋体" w:hAnsi="Times New Roman" w:cs="Times New Roman"/>
          <w:b/>
          <w:sz w:val="24"/>
          <w:szCs w:val="24"/>
        </w:rPr>
        <w:t>结合的</w:t>
      </w:r>
      <w:r w:rsidR="0055195B" w:rsidRPr="00B96E99">
        <w:rPr>
          <w:rFonts w:ascii="Times New Roman" w:eastAsia="宋体" w:hAnsi="Times New Roman" w:cs="Times New Roman"/>
          <w:b/>
          <w:sz w:val="24"/>
          <w:szCs w:val="24"/>
        </w:rPr>
        <w:t>I/O</w:t>
      </w:r>
      <w:r w:rsidR="0055195B" w:rsidRPr="00B96E99">
        <w:rPr>
          <w:rFonts w:ascii="Times New Roman" w:eastAsia="宋体" w:hAnsi="Times New Roman" w:cs="Times New Roman"/>
          <w:b/>
          <w:sz w:val="24"/>
          <w:szCs w:val="24"/>
        </w:rPr>
        <w:t>读写策略：</w:t>
      </w:r>
    </w:p>
    <w:p w14:paraId="1F41A4CB" w14:textId="77777777" w:rsidR="0055195B" w:rsidRPr="00B96E99" w:rsidRDefault="0055195B"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这阶段我们的策略是当一个节点上的</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请求时，保存该请求，并设定间隔时间，该间隔时间用来等待该节点上其他</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发送</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请求，然后更加</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输出文件的偏移量和</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的序号来排序并组合这些请求，最后</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读取信息并顺序的返回给</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。在该阶段的传输数据我们使用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协议来直接内存拷贝，加快了数据传输速度。我们只需要把涉及</w:t>
      </w:r>
      <w:r w:rsidRPr="00B96E99">
        <w:rPr>
          <w:rFonts w:ascii="Times New Roman" w:eastAsia="宋体" w:hAnsi="Times New Roman" w:cs="Times New Roman"/>
          <w:sz w:val="24"/>
          <w:szCs w:val="24"/>
        </w:rPr>
        <w:t xml:space="preserve">TCP/IP Socket </w:t>
      </w:r>
      <w:r w:rsidRPr="00B96E99">
        <w:rPr>
          <w:rFonts w:ascii="Times New Roman" w:eastAsia="宋体" w:hAnsi="Times New Roman" w:cs="Times New Roman"/>
          <w:sz w:val="24"/>
          <w:szCs w:val="24"/>
        </w:rPr>
        <w:t>传输的代码改成</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传输的代码就行。</w:t>
      </w:r>
    </w:p>
    <w:p w14:paraId="345BB579" w14:textId="77777777" w:rsidR="008537CC" w:rsidRPr="00B96E99" w:rsidRDefault="008537CC" w:rsidP="008537CC">
      <w:pPr>
        <w:pStyle w:val="30"/>
        <w:rPr>
          <w:rFonts w:ascii="Times New Roman" w:eastAsiaTheme="majorEastAsia" w:hAnsi="Times New Roman" w:cs="Times New Roman"/>
          <w:sz w:val="28"/>
          <w:szCs w:val="28"/>
        </w:rPr>
      </w:pPr>
      <w:bookmarkStart w:id="497" w:name="_Toc450393114"/>
      <w:r w:rsidRPr="00B96E99">
        <w:rPr>
          <w:rFonts w:ascii="Times New Roman" w:eastAsiaTheme="majorEastAsia" w:hAnsi="Times New Roman" w:cs="Times New Roman"/>
          <w:sz w:val="28"/>
          <w:szCs w:val="28"/>
        </w:rPr>
        <w:t>3.3.2 Shuffle</w:t>
      </w:r>
      <w:r w:rsidRPr="00B96E99">
        <w:rPr>
          <w:rFonts w:ascii="Times New Roman" w:eastAsiaTheme="majorEastAsia" w:hAnsi="Times New Roman" w:cs="Times New Roman"/>
          <w:sz w:val="28"/>
          <w:szCs w:val="28"/>
        </w:rPr>
        <w:t>实现</w:t>
      </w:r>
      <w:bookmarkEnd w:id="497"/>
    </w:p>
    <w:p w14:paraId="3D4D9F80" w14:textId="77777777" w:rsidR="008537CC" w:rsidRPr="00B96E99" w:rsidRDefault="008537CC"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w:t>
      </w:r>
      <w:r w:rsidRPr="00B96E99">
        <w:rPr>
          <w:rFonts w:ascii="Times New Roman" w:eastAsia="宋体" w:hAnsi="Times New Roman" w:cs="Times New Roman"/>
          <w:sz w:val="24"/>
          <w:szCs w:val="24"/>
        </w:rPr>
        <w:lastRenderedPageBreak/>
        <w:t>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Pr="00B96E99">
        <w:rPr>
          <w:rFonts w:ascii="Times New Roman" w:eastAsia="宋体" w:hAnsi="Times New Roman" w:cs="Times New Roman"/>
          <w:sz w:val="24"/>
          <w:szCs w:val="24"/>
        </w:rPr>
        <w:t>3.6</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2CAC13A4">
            <wp:extent cx="3785358" cy="2329732"/>
            <wp:effectExtent l="0" t="0" r="5715" b="0"/>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3505" cy="2340901"/>
                    </a:xfrm>
                    <a:prstGeom prst="rect">
                      <a:avLst/>
                    </a:prstGeom>
                  </pic:spPr>
                </pic:pic>
              </a:graphicData>
            </a:graphic>
          </wp:inline>
        </w:drawing>
      </w:r>
    </w:p>
    <w:p w14:paraId="46E8A9CC"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3.6 Shuffle Service I/O</w:t>
      </w:r>
      <w:r w:rsidRPr="00B96E99">
        <w:rPr>
          <w:rFonts w:ascii="Times New Roman" w:eastAsia="宋体" w:hAnsi="Times New Roman" w:cs="Times New Roman"/>
          <w:sz w:val="24"/>
          <w:szCs w:val="24"/>
        </w:rPr>
        <w:t>示意图</w:t>
      </w:r>
    </w:p>
    <w:p w14:paraId="66C6CC4D" w14:textId="77777777" w:rsidR="002B118C" w:rsidRPr="00B96E99" w:rsidRDefault="002B118C"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Pr="00B96E99">
        <w:rPr>
          <w:rFonts w:ascii="Times New Roman" w:eastAsia="宋体" w:hAnsi="Times New Roman" w:cs="Times New Roman"/>
          <w:sz w:val="24"/>
          <w:szCs w:val="24"/>
        </w:rPr>
        <w:t xml:space="preserve">3.7 </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4CACC515">
            <wp:extent cx="3427012" cy="2583211"/>
            <wp:effectExtent l="0" t="0" r="2540" b="7620"/>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7071" cy="2605869"/>
                    </a:xfrm>
                    <a:prstGeom prst="rect">
                      <a:avLst/>
                    </a:prstGeom>
                  </pic:spPr>
                </pic:pic>
              </a:graphicData>
            </a:graphic>
          </wp:inline>
        </w:drawing>
      </w:r>
    </w:p>
    <w:p w14:paraId="3F715D72"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3.7 Shuffle</w:t>
      </w:r>
      <w:r w:rsidRPr="00B96E99">
        <w:rPr>
          <w:rFonts w:ascii="Times New Roman" w:eastAsia="宋体" w:hAnsi="Times New Roman" w:cs="Times New Roman"/>
          <w:sz w:val="24"/>
          <w:szCs w:val="24"/>
        </w:rPr>
        <w:t>改进架构</w:t>
      </w:r>
    </w:p>
    <w:p w14:paraId="7B1ABBD9" w14:textId="77777777" w:rsidR="001C6178" w:rsidRPr="00B96E99" w:rsidRDefault="001C6178" w:rsidP="00E00975">
      <w:pPr>
        <w:pStyle w:val="24"/>
        <w:rPr>
          <w:rFonts w:ascii="Times New Roman" w:hAnsi="Times New Roman" w:cs="Times New Roman"/>
        </w:rPr>
      </w:pPr>
      <w:bookmarkStart w:id="498" w:name="_Toc450393115"/>
      <w:r w:rsidRPr="00B96E99">
        <w:rPr>
          <w:rFonts w:ascii="Times New Roman" w:hAnsi="Times New Roman" w:cs="Times New Roman"/>
        </w:rPr>
        <w:lastRenderedPageBreak/>
        <w:t xml:space="preserve">3.4 </w:t>
      </w:r>
      <w:r w:rsidRPr="00B96E99">
        <w:rPr>
          <w:rFonts w:ascii="Times New Roman" w:hAnsi="Times New Roman" w:cs="Times New Roman"/>
        </w:rPr>
        <w:t>实验结果与分析</w:t>
      </w:r>
      <w:bookmarkEnd w:id="498"/>
    </w:p>
    <w:p w14:paraId="4BA56114" w14:textId="77777777" w:rsidR="001C6178" w:rsidRPr="00B96E99" w:rsidRDefault="001C6178"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该实验依然搭建在第二章介绍的集群上，集群配置如表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所示。本实验中用了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技术，具有</w:t>
      </w:r>
      <w:r w:rsidRPr="00B96E99">
        <w:rPr>
          <w:rFonts w:ascii="Times New Roman" w:eastAsia="宋体" w:hAnsi="Times New Roman" w:cs="Times New Roman"/>
          <w:sz w:val="24"/>
          <w:szCs w:val="24"/>
        </w:rPr>
        <w:t xml:space="preserve">40GB </w:t>
      </w:r>
      <w:r w:rsidRPr="00B96E99">
        <w:rPr>
          <w:rFonts w:ascii="Times New Roman" w:eastAsia="宋体" w:hAnsi="Times New Roman" w:cs="Times New Roman"/>
          <w:sz w:val="24"/>
          <w:szCs w:val="24"/>
        </w:rPr>
        <w:t>的速度。同样的，我们通过两种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 cpu</w:t>
      </w:r>
      <w:r w:rsidRPr="00B96E99">
        <w:rPr>
          <w:rFonts w:ascii="Times New Roman" w:eastAsia="宋体" w:hAnsi="Times New Roman" w:cs="Times New Roman"/>
          <w:sz w:val="24"/>
          <w:szCs w:val="24"/>
        </w:rPr>
        <w:t>型程序和</w:t>
      </w:r>
      <w:r w:rsidRPr="00B96E99">
        <w:rPr>
          <w:rFonts w:ascii="Times New Roman" w:eastAsia="宋体" w:hAnsi="Times New Roman" w:cs="Times New Roman"/>
          <w:sz w:val="24"/>
          <w:szCs w:val="24"/>
        </w:rPr>
        <w:t>TeraSort I/O</w:t>
      </w:r>
      <w:r w:rsidRPr="00B96E99">
        <w:rPr>
          <w:rFonts w:ascii="Times New Roman" w:eastAsia="宋体" w:hAnsi="Times New Roman" w:cs="Times New Roman"/>
          <w:sz w:val="24"/>
          <w:szCs w:val="24"/>
        </w:rPr>
        <w:t>型程序来分别测试</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的性能。具体实验如下所示：</w:t>
      </w:r>
    </w:p>
    <w:p w14:paraId="228A0FD0" w14:textId="77777777" w:rsidR="00283F4B" w:rsidRPr="00283F4B" w:rsidRDefault="00A74507" w:rsidP="00450FB8">
      <w:pPr>
        <w:pStyle w:val="a3"/>
        <w:numPr>
          <w:ilvl w:val="0"/>
          <w:numId w:val="51"/>
        </w:numPr>
        <w:spacing w:line="360" w:lineRule="auto"/>
        <w:ind w:firstLineChars="0"/>
        <w:rPr>
          <w:ins w:id="499" w:author="JieTang" w:date="2016-05-02T21:32:00Z"/>
          <w:rFonts w:ascii="Times New Roman" w:eastAsia="宋体" w:hAnsi="Times New Roman" w:cs="Times New Roman"/>
          <w:sz w:val="24"/>
          <w:szCs w:val="24"/>
          <w:rPrChange w:id="500" w:author="JieTang" w:date="2016-05-02T21:32:00Z">
            <w:rPr>
              <w:ins w:id="501" w:author="JieTang" w:date="2016-05-02T21:32:00Z"/>
              <w:rFonts w:ascii="Times New Roman" w:eastAsia="宋体" w:hAnsi="Times New Roman" w:cs="Times New Roman"/>
              <w:b/>
              <w:sz w:val="24"/>
              <w:szCs w:val="24"/>
            </w:rPr>
          </w:rPrChange>
        </w:rPr>
      </w:pPr>
      <w:r w:rsidRPr="00B96E99">
        <w:rPr>
          <w:rFonts w:ascii="Times New Roman" w:eastAsia="宋体" w:hAnsi="Times New Roman" w:cs="Times New Roman"/>
          <w:b/>
          <w:sz w:val="24"/>
          <w:szCs w:val="24"/>
        </w:rPr>
        <w:t>WordCount</w:t>
      </w:r>
      <w:del w:id="502" w:author="JieTang" w:date="2016-05-02T21:32:00Z">
        <w:r w:rsidRPr="00B96E99" w:rsidDel="00283F4B">
          <w:rPr>
            <w:rFonts w:ascii="Times New Roman" w:eastAsia="宋体" w:hAnsi="Times New Roman" w:cs="Times New Roman"/>
            <w:b/>
            <w:sz w:val="24"/>
            <w:szCs w:val="24"/>
          </w:rPr>
          <w:delText>：</w:delText>
        </w:r>
      </w:del>
    </w:p>
    <w:p w14:paraId="258D6659" w14:textId="77777777" w:rsidR="00A74507" w:rsidRPr="00283F4B" w:rsidRDefault="00A74507">
      <w:pPr>
        <w:spacing w:line="360" w:lineRule="auto"/>
        <w:ind w:firstLineChars="200" w:firstLine="480"/>
        <w:rPr>
          <w:rFonts w:ascii="Times New Roman" w:eastAsia="宋体" w:hAnsi="Times New Roman" w:cs="Times New Roman"/>
          <w:sz w:val="24"/>
          <w:szCs w:val="24"/>
          <w:rPrChange w:id="503" w:author="JieTang" w:date="2016-05-02T21:32:00Z">
            <w:rPr/>
          </w:rPrChange>
        </w:rPr>
        <w:pPrChange w:id="504"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505" w:author="JieTang" w:date="2016-05-02T21:32:00Z">
            <w:rPr>
              <w:rFonts w:hint="eastAsia"/>
            </w:rPr>
          </w:rPrChange>
        </w:rPr>
        <w:t>该实验我们使用</w:t>
      </w:r>
      <w:r w:rsidRPr="00283F4B">
        <w:rPr>
          <w:rFonts w:ascii="Times New Roman" w:eastAsia="宋体" w:hAnsi="Times New Roman" w:cs="Times New Roman"/>
          <w:sz w:val="24"/>
          <w:szCs w:val="24"/>
          <w:rPrChange w:id="506" w:author="JieTang" w:date="2016-05-02T21:32:00Z">
            <w:rPr/>
          </w:rPrChange>
        </w:rPr>
        <w:t>WordCount</w:t>
      </w:r>
      <w:r w:rsidRPr="00283F4B">
        <w:rPr>
          <w:rFonts w:ascii="Times New Roman" w:eastAsia="宋体" w:hAnsi="Times New Roman" w:cs="Times New Roman" w:hint="eastAsia"/>
          <w:sz w:val="24"/>
          <w:szCs w:val="24"/>
          <w:rPrChange w:id="507" w:author="JieTang" w:date="2016-05-02T21:32:00Z">
            <w:rPr>
              <w:rFonts w:hint="eastAsia"/>
            </w:rPr>
          </w:rPrChange>
        </w:rPr>
        <w:t>基准程序来测试，如图</w:t>
      </w:r>
      <w:r w:rsidRPr="00283F4B">
        <w:rPr>
          <w:rFonts w:ascii="Times New Roman" w:eastAsia="宋体" w:hAnsi="Times New Roman" w:cs="Times New Roman"/>
          <w:sz w:val="24"/>
          <w:szCs w:val="24"/>
          <w:rPrChange w:id="508" w:author="JieTang" w:date="2016-05-02T21:32:00Z">
            <w:rPr/>
          </w:rPrChange>
        </w:rPr>
        <w:t>3.1</w:t>
      </w:r>
      <w:r w:rsidRPr="00283F4B">
        <w:rPr>
          <w:rFonts w:ascii="Times New Roman" w:eastAsia="宋体" w:hAnsi="Times New Roman" w:cs="Times New Roman" w:hint="eastAsia"/>
          <w:sz w:val="24"/>
          <w:szCs w:val="24"/>
          <w:rPrChange w:id="509" w:author="JieTang" w:date="2016-05-02T21:32:00Z">
            <w:rPr>
              <w:rFonts w:hint="eastAsia"/>
            </w:rPr>
          </w:rPrChange>
        </w:rPr>
        <w:t>中所示的</w:t>
      </w:r>
      <w:r w:rsidRPr="00283F4B">
        <w:rPr>
          <w:rFonts w:ascii="Times New Roman" w:eastAsia="宋体" w:hAnsi="Times New Roman" w:cs="Times New Roman"/>
          <w:sz w:val="24"/>
          <w:szCs w:val="24"/>
          <w:rPrChange w:id="510" w:author="JieTang" w:date="2016-05-02T21:32:00Z">
            <w:rPr/>
          </w:rPrChange>
        </w:rPr>
        <w:t>WordCount</w:t>
      </w:r>
      <w:r w:rsidRPr="00283F4B">
        <w:rPr>
          <w:rFonts w:ascii="Times New Roman" w:eastAsia="宋体" w:hAnsi="Times New Roman" w:cs="Times New Roman" w:hint="eastAsia"/>
          <w:sz w:val="24"/>
          <w:szCs w:val="24"/>
          <w:rPrChange w:id="511" w:author="JieTang" w:date="2016-05-02T21:32:00Z">
            <w:rPr>
              <w:rFonts w:hint="eastAsia"/>
            </w:rPr>
          </w:rPrChange>
        </w:rPr>
        <w:t>示例，我们知道</w:t>
      </w:r>
      <w:r w:rsidRPr="00283F4B">
        <w:rPr>
          <w:rFonts w:ascii="Times New Roman" w:eastAsia="宋体" w:hAnsi="Times New Roman" w:cs="Times New Roman"/>
          <w:sz w:val="24"/>
          <w:szCs w:val="24"/>
          <w:rPrChange w:id="512" w:author="JieTang" w:date="2016-05-02T21:32:00Z">
            <w:rPr/>
          </w:rPrChange>
        </w:rPr>
        <w:t>WordCount</w:t>
      </w:r>
      <w:r w:rsidRPr="00283F4B">
        <w:rPr>
          <w:rFonts w:ascii="Times New Roman" w:eastAsia="宋体" w:hAnsi="Times New Roman" w:cs="Times New Roman" w:hint="eastAsia"/>
          <w:sz w:val="24"/>
          <w:szCs w:val="24"/>
          <w:rPrChange w:id="513" w:author="JieTang" w:date="2016-05-02T21:32:00Z">
            <w:rPr>
              <w:rFonts w:hint="eastAsia"/>
            </w:rPr>
          </w:rPrChange>
        </w:rPr>
        <w:t>的具体过程。为了产生尽量多的远程拷贝数据，我们配置</w:t>
      </w:r>
      <w:r w:rsidRPr="00283F4B">
        <w:rPr>
          <w:rFonts w:ascii="Times New Roman" w:eastAsia="宋体" w:hAnsi="Times New Roman" w:cs="Times New Roman"/>
          <w:sz w:val="24"/>
          <w:szCs w:val="24"/>
          <w:rPrChange w:id="514" w:author="JieTang" w:date="2016-05-02T21:32:00Z">
            <w:rPr/>
          </w:rPrChange>
        </w:rPr>
        <w:t>Hadoop</w:t>
      </w:r>
      <w:r w:rsidRPr="00283F4B">
        <w:rPr>
          <w:rFonts w:ascii="Times New Roman" w:eastAsia="宋体" w:hAnsi="Times New Roman" w:cs="Times New Roman" w:hint="eastAsia"/>
          <w:sz w:val="24"/>
          <w:szCs w:val="24"/>
          <w:rPrChange w:id="515" w:author="JieTang" w:date="2016-05-02T21:32:00Z">
            <w:rPr>
              <w:rFonts w:hint="eastAsia"/>
            </w:rPr>
          </w:rPrChange>
        </w:rPr>
        <w:t>的副本为</w:t>
      </w:r>
      <w:r w:rsidRPr="00283F4B">
        <w:rPr>
          <w:rFonts w:ascii="Times New Roman" w:eastAsia="宋体" w:hAnsi="Times New Roman" w:cs="Times New Roman"/>
          <w:sz w:val="24"/>
          <w:szCs w:val="24"/>
          <w:rPrChange w:id="516" w:author="JieTang" w:date="2016-05-02T21:32:00Z">
            <w:rPr/>
          </w:rPrChange>
        </w:rPr>
        <w:t>1</w:t>
      </w:r>
      <w:r w:rsidRPr="00283F4B">
        <w:rPr>
          <w:rFonts w:ascii="Times New Roman" w:eastAsia="宋体" w:hAnsi="Times New Roman" w:cs="Times New Roman" w:hint="eastAsia"/>
          <w:sz w:val="24"/>
          <w:szCs w:val="24"/>
          <w:rPrChange w:id="517" w:author="JieTang" w:date="2016-05-02T21:32:00Z">
            <w:rPr>
              <w:rFonts w:hint="eastAsia"/>
            </w:rPr>
          </w:rPrChange>
        </w:rPr>
        <w:t>。</w:t>
      </w:r>
      <w:r w:rsidRPr="00283F4B">
        <w:rPr>
          <w:rFonts w:ascii="Times New Roman" w:eastAsia="宋体" w:hAnsi="Times New Roman" w:cs="Times New Roman"/>
          <w:sz w:val="24"/>
          <w:szCs w:val="24"/>
          <w:rPrChange w:id="518" w:author="JieTang" w:date="2016-05-02T21:32:00Z">
            <w:rPr/>
          </w:rPrChange>
        </w:rPr>
        <w:t>WordCount</w:t>
      </w:r>
      <w:r w:rsidRPr="00283F4B">
        <w:rPr>
          <w:rFonts w:ascii="Times New Roman" w:eastAsia="宋体" w:hAnsi="Times New Roman" w:cs="Times New Roman" w:hint="eastAsia"/>
          <w:sz w:val="24"/>
          <w:szCs w:val="24"/>
          <w:rPrChange w:id="519" w:author="JieTang" w:date="2016-05-02T21:32:00Z">
            <w:rPr>
              <w:rFonts w:hint="eastAsia"/>
            </w:rPr>
          </w:rPrChange>
        </w:rPr>
        <w:t>程序的输入文件由</w:t>
      </w:r>
      <w:r w:rsidRPr="00283F4B">
        <w:rPr>
          <w:rFonts w:ascii="Times New Roman" w:eastAsia="宋体" w:hAnsi="Times New Roman" w:cs="Times New Roman"/>
          <w:sz w:val="24"/>
          <w:szCs w:val="24"/>
          <w:rPrChange w:id="520" w:author="JieTang" w:date="2016-05-02T21:32:00Z">
            <w:rPr/>
          </w:rPrChange>
        </w:rPr>
        <w:t>RandomTextWriter</w:t>
      </w:r>
      <w:r w:rsidRPr="00283F4B">
        <w:rPr>
          <w:rFonts w:ascii="Times New Roman" w:eastAsia="宋体" w:hAnsi="Times New Roman" w:cs="Times New Roman" w:hint="eastAsia"/>
          <w:sz w:val="24"/>
          <w:szCs w:val="24"/>
          <w:rPrChange w:id="521" w:author="JieTang" w:date="2016-05-02T21:32:00Z">
            <w:rPr>
              <w:rFonts w:hint="eastAsia"/>
            </w:rPr>
          </w:rPrChange>
        </w:rPr>
        <w:t>程序自动生成，一共</w:t>
      </w:r>
      <w:r w:rsidRPr="00283F4B">
        <w:rPr>
          <w:rFonts w:ascii="Times New Roman" w:eastAsia="宋体" w:hAnsi="Times New Roman" w:cs="Times New Roman"/>
          <w:sz w:val="24"/>
          <w:szCs w:val="24"/>
          <w:rPrChange w:id="522" w:author="JieTang" w:date="2016-05-02T21:32:00Z">
            <w:rPr/>
          </w:rPrChange>
        </w:rPr>
        <w:t>50G</w:t>
      </w:r>
      <w:r w:rsidRPr="00283F4B">
        <w:rPr>
          <w:rFonts w:ascii="Times New Roman" w:eastAsia="宋体" w:hAnsi="Times New Roman" w:cs="Times New Roman" w:hint="eastAsia"/>
          <w:sz w:val="24"/>
          <w:szCs w:val="24"/>
          <w:rPrChange w:id="523" w:author="JieTang" w:date="2016-05-02T21:32:00Z">
            <w:rPr>
              <w:rFonts w:hint="eastAsia"/>
            </w:rPr>
          </w:rPrChange>
        </w:rPr>
        <w:t>的数据，分为</w:t>
      </w:r>
      <w:r w:rsidRPr="00283F4B">
        <w:rPr>
          <w:rFonts w:ascii="Times New Roman" w:eastAsia="宋体" w:hAnsi="Times New Roman" w:cs="Times New Roman"/>
          <w:sz w:val="24"/>
          <w:szCs w:val="24"/>
          <w:rPrChange w:id="524" w:author="JieTang" w:date="2016-05-02T21:32:00Z">
            <w:rPr/>
          </w:rPrChange>
        </w:rPr>
        <w:t>50</w:t>
      </w:r>
      <w:r w:rsidRPr="00283F4B">
        <w:rPr>
          <w:rFonts w:ascii="Times New Roman" w:eastAsia="宋体" w:hAnsi="Times New Roman" w:cs="Times New Roman" w:hint="eastAsia"/>
          <w:sz w:val="24"/>
          <w:szCs w:val="24"/>
          <w:rPrChange w:id="525" w:author="JieTang" w:date="2016-05-02T21:32:00Z">
            <w:rPr>
              <w:rFonts w:hint="eastAsia"/>
            </w:rPr>
          </w:rPrChange>
        </w:rPr>
        <w:t>个文件，每个文件</w:t>
      </w:r>
      <w:r w:rsidRPr="00283F4B">
        <w:rPr>
          <w:rFonts w:ascii="Times New Roman" w:eastAsia="宋体" w:hAnsi="Times New Roman" w:cs="Times New Roman"/>
          <w:sz w:val="24"/>
          <w:szCs w:val="24"/>
          <w:rPrChange w:id="526" w:author="JieTang" w:date="2016-05-02T21:32:00Z">
            <w:rPr/>
          </w:rPrChange>
        </w:rPr>
        <w:t>1G</w:t>
      </w:r>
      <w:r w:rsidRPr="00283F4B">
        <w:rPr>
          <w:rFonts w:ascii="Times New Roman" w:eastAsia="宋体" w:hAnsi="Times New Roman" w:cs="Times New Roman" w:hint="eastAsia"/>
          <w:sz w:val="24"/>
          <w:szCs w:val="24"/>
          <w:rPrChange w:id="527" w:author="JieTang" w:date="2016-05-02T21:32:00Z">
            <w:rPr>
              <w:rFonts w:hint="eastAsia"/>
            </w:rPr>
          </w:rPrChange>
        </w:rPr>
        <w:t>。我们针对不同的</w:t>
      </w:r>
      <w:r w:rsidRPr="00283F4B">
        <w:rPr>
          <w:rFonts w:ascii="Times New Roman" w:eastAsia="宋体" w:hAnsi="Times New Roman" w:cs="Times New Roman"/>
          <w:sz w:val="24"/>
          <w:szCs w:val="24"/>
          <w:rPrChange w:id="528" w:author="JieTang" w:date="2016-05-02T21:32:00Z">
            <w:rPr/>
          </w:rPrChange>
        </w:rPr>
        <w:t>reduce tasks</w:t>
      </w:r>
      <w:r w:rsidRPr="00283F4B">
        <w:rPr>
          <w:rFonts w:ascii="Times New Roman" w:eastAsia="宋体" w:hAnsi="Times New Roman" w:cs="Times New Roman" w:hint="eastAsia"/>
          <w:sz w:val="24"/>
          <w:szCs w:val="24"/>
          <w:rPrChange w:id="529" w:author="JieTang" w:date="2016-05-02T21:32:00Z">
            <w:rPr>
              <w:rFonts w:hint="eastAsia"/>
            </w:rPr>
          </w:rPrChange>
        </w:rPr>
        <w:t>的数目来测试性能，结果如图</w:t>
      </w:r>
      <w:r w:rsidRPr="00283F4B">
        <w:rPr>
          <w:rFonts w:ascii="Times New Roman" w:eastAsia="宋体" w:hAnsi="Times New Roman" w:cs="Times New Roman"/>
          <w:sz w:val="24"/>
          <w:szCs w:val="24"/>
          <w:rPrChange w:id="530" w:author="JieTang" w:date="2016-05-02T21:32:00Z">
            <w:rPr/>
          </w:rPrChange>
        </w:rPr>
        <w:t>3.8</w:t>
      </w:r>
      <w:r w:rsidRPr="00283F4B">
        <w:rPr>
          <w:rFonts w:ascii="Times New Roman" w:eastAsia="宋体" w:hAnsi="Times New Roman" w:cs="Times New Roman" w:hint="eastAsia"/>
          <w:sz w:val="24"/>
          <w:szCs w:val="24"/>
          <w:rPrChange w:id="531" w:author="JieTang" w:date="2016-05-02T21:32:00Z">
            <w:rPr>
              <w:rFonts w:hint="eastAsia"/>
            </w:rPr>
          </w:rPrChange>
        </w:rPr>
        <w:t>所示。从图中我们看出，经过改进后的</w:t>
      </w:r>
      <w:r w:rsidRPr="00283F4B">
        <w:rPr>
          <w:rFonts w:ascii="Times New Roman" w:eastAsia="宋体" w:hAnsi="Times New Roman" w:cs="Times New Roman"/>
          <w:sz w:val="24"/>
          <w:szCs w:val="24"/>
          <w:rPrChange w:id="532" w:author="JieTang" w:date="2016-05-02T21:32:00Z">
            <w:rPr/>
          </w:rPrChange>
        </w:rPr>
        <w:t>Shuffle</w:t>
      </w:r>
      <w:r w:rsidRPr="00283F4B">
        <w:rPr>
          <w:rFonts w:ascii="Times New Roman" w:eastAsia="宋体" w:hAnsi="Times New Roman" w:cs="Times New Roman" w:hint="eastAsia"/>
          <w:sz w:val="24"/>
          <w:szCs w:val="24"/>
          <w:rPrChange w:id="533" w:author="JieTang" w:date="2016-05-02T21:32:00Z">
            <w:rPr>
              <w:rFonts w:hint="eastAsia"/>
            </w:rPr>
          </w:rPrChange>
        </w:rPr>
        <w:t>运行的</w:t>
      </w:r>
      <w:r w:rsidRPr="00283F4B">
        <w:rPr>
          <w:rFonts w:ascii="Times New Roman" w:eastAsia="宋体" w:hAnsi="Times New Roman" w:cs="Times New Roman"/>
          <w:sz w:val="24"/>
          <w:szCs w:val="24"/>
          <w:rPrChange w:id="534" w:author="JieTang" w:date="2016-05-02T21:32:00Z">
            <w:rPr/>
          </w:rPrChange>
        </w:rPr>
        <w:t>WordCount</w:t>
      </w:r>
      <w:r w:rsidRPr="00283F4B">
        <w:rPr>
          <w:rFonts w:ascii="Times New Roman" w:eastAsia="宋体" w:hAnsi="Times New Roman" w:cs="Times New Roman" w:hint="eastAsia"/>
          <w:sz w:val="24"/>
          <w:szCs w:val="24"/>
          <w:rPrChange w:id="535" w:author="JieTang" w:date="2016-05-02T21:32:00Z">
            <w:rPr>
              <w:rFonts w:hint="eastAsia"/>
            </w:rPr>
          </w:rPrChange>
        </w:rPr>
        <w:t>比没有改进前的提高了性能。</w:t>
      </w:r>
    </w:p>
    <w:p w14:paraId="3C9C1842" w14:textId="77777777" w:rsidR="00A74507" w:rsidRPr="00B96E99" w:rsidRDefault="00A74507" w:rsidP="00A74507">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B119078" wp14:editId="0BE01D45">
            <wp:extent cx="3434963" cy="2656658"/>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3956" cy="2671348"/>
                    </a:xfrm>
                    <a:prstGeom prst="rect">
                      <a:avLst/>
                    </a:prstGeom>
                  </pic:spPr>
                </pic:pic>
              </a:graphicData>
            </a:graphic>
          </wp:inline>
        </w:drawing>
      </w:r>
    </w:p>
    <w:p w14:paraId="4B5B7118" w14:textId="77777777" w:rsidR="00436C9B" w:rsidRPr="00B96E99" w:rsidRDefault="00A74507" w:rsidP="00436C9B">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3.8 WordCount</w:t>
      </w:r>
      <w:r w:rsidRPr="00B96E99">
        <w:rPr>
          <w:rFonts w:ascii="Times New Roman" w:eastAsia="宋体" w:hAnsi="Times New Roman" w:cs="Times New Roman"/>
          <w:sz w:val="24"/>
          <w:szCs w:val="24"/>
        </w:rPr>
        <w:t>性能比较</w:t>
      </w:r>
    </w:p>
    <w:p w14:paraId="0E0E8CC0" w14:textId="77777777" w:rsidR="00436C9B" w:rsidRPr="00B96E99" w:rsidRDefault="00436C9B">
      <w:pPr>
        <w:spacing w:line="360" w:lineRule="auto"/>
        <w:ind w:firstLineChars="200" w:firstLine="480"/>
        <w:rPr>
          <w:rFonts w:ascii="Times New Roman" w:eastAsia="宋体" w:hAnsi="Times New Roman" w:cs="Times New Roman"/>
          <w:sz w:val="24"/>
          <w:szCs w:val="24"/>
        </w:rPr>
        <w:pPrChange w:id="536" w:author="JieTang" w:date="2016-05-02T21:32:00Z">
          <w:pPr>
            <w:spacing w:line="360" w:lineRule="auto"/>
            <w:ind w:left="1260"/>
            <w:jc w:val="center"/>
          </w:pPr>
        </w:pPrChange>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所示。图中显示了针对同种</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，我们的资源利用率有了提升。</w:t>
      </w:r>
    </w:p>
    <w:p w14:paraId="5F3A4BDC"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FCF9318" wp14:editId="494ACDF2">
            <wp:extent cx="4964811" cy="3419061"/>
            <wp:effectExtent l="0" t="0" r="762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2520" cy="3424370"/>
                    </a:xfrm>
                    <a:prstGeom prst="rect">
                      <a:avLst/>
                    </a:prstGeom>
                  </pic:spPr>
                </pic:pic>
              </a:graphicData>
            </a:graphic>
          </wp:inline>
        </w:drawing>
      </w:r>
    </w:p>
    <w:p w14:paraId="5A7D13E8"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3.9 WordCount</w:t>
      </w:r>
      <w:r w:rsidRPr="00B96E99">
        <w:rPr>
          <w:rFonts w:ascii="Times New Roman" w:eastAsia="宋体" w:hAnsi="Times New Roman" w:cs="Times New Roman"/>
          <w:sz w:val="24"/>
          <w:szCs w:val="24"/>
        </w:rPr>
        <w:t>集群运行性能</w:t>
      </w:r>
    </w:p>
    <w:p w14:paraId="0B719515" w14:textId="77777777" w:rsidR="00283F4B" w:rsidRDefault="005E265E" w:rsidP="00450FB8">
      <w:pPr>
        <w:pStyle w:val="a3"/>
        <w:numPr>
          <w:ilvl w:val="0"/>
          <w:numId w:val="51"/>
        </w:numPr>
        <w:spacing w:line="360" w:lineRule="auto"/>
        <w:ind w:firstLineChars="0"/>
        <w:rPr>
          <w:ins w:id="537" w:author="JieTang" w:date="2016-05-02T21:32:00Z"/>
          <w:rFonts w:ascii="Times New Roman" w:eastAsia="宋体" w:hAnsi="Times New Roman" w:cs="Times New Roman"/>
          <w:sz w:val="24"/>
          <w:szCs w:val="24"/>
        </w:rPr>
      </w:pPr>
      <w:r w:rsidRPr="00B96E99">
        <w:rPr>
          <w:rFonts w:ascii="Times New Roman" w:eastAsia="宋体" w:hAnsi="Times New Roman" w:cs="Times New Roman"/>
          <w:b/>
          <w:sz w:val="24"/>
          <w:szCs w:val="24"/>
        </w:rPr>
        <w:t>TeraSort</w:t>
      </w:r>
      <w:r w:rsidRPr="00B96E99">
        <w:rPr>
          <w:rFonts w:ascii="Times New Roman" w:eastAsia="宋体" w:hAnsi="Times New Roman" w:cs="Times New Roman"/>
          <w:sz w:val="24"/>
          <w:szCs w:val="24"/>
        </w:rPr>
        <w:t>：</w:t>
      </w:r>
    </w:p>
    <w:p w14:paraId="1F710C64" w14:textId="77777777" w:rsidR="00A74507" w:rsidRPr="00283F4B" w:rsidRDefault="005E265E">
      <w:pPr>
        <w:spacing w:line="360" w:lineRule="auto"/>
        <w:ind w:firstLineChars="200" w:firstLine="480"/>
        <w:rPr>
          <w:rFonts w:ascii="Times New Roman" w:eastAsia="宋体" w:hAnsi="Times New Roman" w:cs="Times New Roman"/>
          <w:sz w:val="24"/>
          <w:szCs w:val="24"/>
          <w:rPrChange w:id="538" w:author="JieTang" w:date="2016-05-02T21:32:00Z">
            <w:rPr/>
          </w:rPrChange>
        </w:rPr>
        <w:pPrChange w:id="539"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540" w:author="JieTang" w:date="2016-05-02T21:32:00Z">
            <w:rPr>
              <w:rFonts w:hint="eastAsia"/>
            </w:rPr>
          </w:rPrChange>
        </w:rPr>
        <w:t>该实验我们使用</w:t>
      </w:r>
      <w:r w:rsidRPr="00283F4B">
        <w:rPr>
          <w:rFonts w:ascii="Times New Roman" w:eastAsia="宋体" w:hAnsi="Times New Roman" w:cs="Times New Roman"/>
          <w:sz w:val="24"/>
          <w:szCs w:val="24"/>
          <w:rPrChange w:id="541" w:author="JieTang" w:date="2016-05-02T21:32:00Z">
            <w:rPr/>
          </w:rPrChange>
        </w:rPr>
        <w:t>TeraSort</w:t>
      </w:r>
      <w:r w:rsidRPr="00283F4B">
        <w:rPr>
          <w:rFonts w:ascii="Times New Roman" w:eastAsia="宋体" w:hAnsi="Times New Roman" w:cs="Times New Roman" w:hint="eastAsia"/>
          <w:sz w:val="24"/>
          <w:szCs w:val="24"/>
          <w:rPrChange w:id="542" w:author="JieTang" w:date="2016-05-02T21:32:00Z">
            <w:rPr>
              <w:rFonts w:hint="eastAsia"/>
            </w:rPr>
          </w:rPrChange>
        </w:rPr>
        <w:t>来测试</w:t>
      </w:r>
      <w:r w:rsidRPr="00283F4B">
        <w:rPr>
          <w:rFonts w:ascii="Times New Roman" w:eastAsia="宋体" w:hAnsi="Times New Roman" w:cs="Times New Roman"/>
          <w:sz w:val="24"/>
          <w:szCs w:val="24"/>
          <w:rPrChange w:id="543" w:author="JieTang" w:date="2016-05-02T21:32:00Z">
            <w:rPr/>
          </w:rPrChange>
        </w:rPr>
        <w:t xml:space="preserve">Shuffle </w:t>
      </w:r>
      <w:r w:rsidRPr="00283F4B">
        <w:rPr>
          <w:rFonts w:ascii="Times New Roman" w:eastAsia="宋体" w:hAnsi="Times New Roman" w:cs="Times New Roman" w:hint="eastAsia"/>
          <w:sz w:val="24"/>
          <w:szCs w:val="24"/>
          <w:rPrChange w:id="544" w:author="JieTang" w:date="2016-05-02T21:32:00Z">
            <w:rPr>
              <w:rFonts w:hint="eastAsia"/>
            </w:rPr>
          </w:rPrChange>
        </w:rPr>
        <w:t>性能。</w:t>
      </w:r>
      <w:r w:rsidRPr="00283F4B">
        <w:rPr>
          <w:rFonts w:ascii="Times New Roman" w:eastAsia="宋体" w:hAnsi="Times New Roman" w:cs="Times New Roman"/>
          <w:sz w:val="24"/>
          <w:szCs w:val="24"/>
          <w:rPrChange w:id="545" w:author="JieTang" w:date="2016-05-02T21:32:00Z">
            <w:rPr/>
          </w:rPrChange>
        </w:rPr>
        <w:t xml:space="preserve">TeraSort </w:t>
      </w:r>
      <w:r w:rsidRPr="00283F4B">
        <w:rPr>
          <w:rFonts w:ascii="Times New Roman" w:eastAsia="宋体" w:hAnsi="Times New Roman" w:cs="Times New Roman" w:hint="eastAsia"/>
          <w:sz w:val="24"/>
          <w:szCs w:val="24"/>
          <w:rPrChange w:id="546" w:author="JieTang" w:date="2016-05-02T21:32:00Z">
            <w:rPr>
              <w:rFonts w:hint="eastAsia"/>
            </w:rPr>
          </w:rPrChange>
        </w:rPr>
        <w:t>的数据来源于</w:t>
      </w:r>
      <w:r w:rsidRPr="00283F4B">
        <w:rPr>
          <w:rFonts w:ascii="Times New Roman" w:eastAsia="宋体" w:hAnsi="Times New Roman" w:cs="Times New Roman"/>
          <w:sz w:val="24"/>
          <w:szCs w:val="24"/>
          <w:rPrChange w:id="547" w:author="JieTang" w:date="2016-05-02T21:32:00Z">
            <w:rPr/>
          </w:rPrChange>
        </w:rPr>
        <w:t>TeraGen</w:t>
      </w:r>
      <w:r w:rsidRPr="00283F4B">
        <w:rPr>
          <w:rFonts w:ascii="Times New Roman" w:eastAsia="宋体" w:hAnsi="Times New Roman" w:cs="Times New Roman" w:hint="eastAsia"/>
          <w:sz w:val="24"/>
          <w:szCs w:val="24"/>
          <w:rPrChange w:id="548" w:author="JieTang" w:date="2016-05-02T21:32:00Z">
            <w:rPr>
              <w:rFonts w:hint="eastAsia"/>
            </w:rPr>
          </w:rPrChange>
        </w:rPr>
        <w:t>程序。该程序专门用来生成适应于</w:t>
      </w:r>
      <w:r w:rsidRPr="00283F4B">
        <w:rPr>
          <w:rFonts w:ascii="Times New Roman" w:eastAsia="宋体" w:hAnsi="Times New Roman" w:cs="Times New Roman"/>
          <w:sz w:val="24"/>
          <w:szCs w:val="24"/>
          <w:rPrChange w:id="549" w:author="JieTang" w:date="2016-05-02T21:32:00Z">
            <w:rPr/>
          </w:rPrChange>
        </w:rPr>
        <w:t xml:space="preserve">TeraSort </w:t>
      </w:r>
      <w:r w:rsidRPr="00283F4B">
        <w:rPr>
          <w:rFonts w:ascii="Times New Roman" w:eastAsia="宋体" w:hAnsi="Times New Roman" w:cs="Times New Roman" w:hint="eastAsia"/>
          <w:sz w:val="24"/>
          <w:szCs w:val="24"/>
          <w:rPrChange w:id="550" w:author="JieTang" w:date="2016-05-02T21:32:00Z">
            <w:rPr>
              <w:rFonts w:hint="eastAsia"/>
            </w:rPr>
          </w:rPrChange>
        </w:rPr>
        <w:t>程序的数据，一共</w:t>
      </w:r>
      <w:r w:rsidRPr="00283F4B">
        <w:rPr>
          <w:rFonts w:ascii="Times New Roman" w:eastAsia="宋体" w:hAnsi="Times New Roman" w:cs="Times New Roman"/>
          <w:sz w:val="24"/>
          <w:szCs w:val="24"/>
          <w:rPrChange w:id="551" w:author="JieTang" w:date="2016-05-02T21:32:00Z">
            <w:rPr/>
          </w:rPrChange>
        </w:rPr>
        <w:t>20G</w:t>
      </w:r>
      <w:r w:rsidRPr="00283F4B">
        <w:rPr>
          <w:rFonts w:ascii="Times New Roman" w:eastAsia="宋体" w:hAnsi="Times New Roman" w:cs="Times New Roman" w:hint="eastAsia"/>
          <w:sz w:val="24"/>
          <w:szCs w:val="24"/>
          <w:rPrChange w:id="552" w:author="JieTang" w:date="2016-05-02T21:32:00Z">
            <w:rPr>
              <w:rFonts w:hint="eastAsia"/>
            </w:rPr>
          </w:rPrChange>
        </w:rPr>
        <w:t>（因为</w:t>
      </w:r>
      <w:r w:rsidRPr="00283F4B">
        <w:rPr>
          <w:rFonts w:ascii="Times New Roman" w:eastAsia="宋体" w:hAnsi="Times New Roman" w:cs="Times New Roman"/>
          <w:sz w:val="24"/>
          <w:szCs w:val="24"/>
          <w:rPrChange w:id="553" w:author="JieTang" w:date="2016-05-02T21:32:00Z">
            <w:rPr/>
          </w:rPrChange>
        </w:rPr>
        <w:t>TeraSort</w:t>
      </w:r>
      <w:r w:rsidRPr="00283F4B">
        <w:rPr>
          <w:rFonts w:ascii="Times New Roman" w:eastAsia="宋体" w:hAnsi="Times New Roman" w:cs="Times New Roman" w:hint="eastAsia"/>
          <w:sz w:val="24"/>
          <w:szCs w:val="24"/>
          <w:rPrChange w:id="554" w:author="JieTang" w:date="2016-05-02T21:32:00Z">
            <w:rPr>
              <w:rFonts w:hint="eastAsia"/>
            </w:rPr>
          </w:rPrChange>
        </w:rPr>
        <w:t>运行较慢，所以数据量小点）。因为我们只关注</w:t>
      </w:r>
      <w:r w:rsidRPr="00283F4B">
        <w:rPr>
          <w:rFonts w:ascii="Times New Roman" w:eastAsia="宋体" w:hAnsi="Times New Roman" w:cs="Times New Roman"/>
          <w:sz w:val="24"/>
          <w:szCs w:val="24"/>
          <w:rPrChange w:id="555" w:author="JieTang" w:date="2016-05-02T21:32:00Z">
            <w:rPr/>
          </w:rPrChange>
        </w:rPr>
        <w:t xml:space="preserve">Shuffle </w:t>
      </w:r>
      <w:r w:rsidRPr="00283F4B">
        <w:rPr>
          <w:rFonts w:ascii="Times New Roman" w:eastAsia="宋体" w:hAnsi="Times New Roman" w:cs="Times New Roman" w:hint="eastAsia"/>
          <w:sz w:val="24"/>
          <w:szCs w:val="24"/>
          <w:rPrChange w:id="556" w:author="JieTang" w:date="2016-05-02T21:32:00Z">
            <w:rPr>
              <w:rFonts w:hint="eastAsia"/>
            </w:rPr>
          </w:rPrChange>
        </w:rPr>
        <w:t>的过程，所以我们同样针对不同的</w:t>
      </w:r>
      <w:r w:rsidRPr="00283F4B">
        <w:rPr>
          <w:rFonts w:ascii="Times New Roman" w:eastAsia="宋体" w:hAnsi="Times New Roman" w:cs="Times New Roman"/>
          <w:sz w:val="24"/>
          <w:szCs w:val="24"/>
          <w:rPrChange w:id="557" w:author="JieTang" w:date="2016-05-02T21:32:00Z">
            <w:rPr/>
          </w:rPrChange>
        </w:rPr>
        <w:t>reduce tasks</w:t>
      </w:r>
      <w:r w:rsidRPr="00283F4B">
        <w:rPr>
          <w:rFonts w:ascii="Times New Roman" w:eastAsia="宋体" w:hAnsi="Times New Roman" w:cs="Times New Roman" w:hint="eastAsia"/>
          <w:sz w:val="24"/>
          <w:szCs w:val="24"/>
          <w:rPrChange w:id="558" w:author="JieTang" w:date="2016-05-02T21:32:00Z">
            <w:rPr>
              <w:rFonts w:hint="eastAsia"/>
            </w:rPr>
          </w:rPrChange>
        </w:rPr>
        <w:t>的数目改变来测试性能，结果如图</w:t>
      </w:r>
      <w:r w:rsidRPr="00283F4B">
        <w:rPr>
          <w:rFonts w:ascii="Times New Roman" w:eastAsia="宋体" w:hAnsi="Times New Roman" w:cs="Times New Roman"/>
          <w:sz w:val="24"/>
          <w:szCs w:val="24"/>
          <w:rPrChange w:id="559" w:author="JieTang" w:date="2016-05-02T21:32:00Z">
            <w:rPr/>
          </w:rPrChange>
        </w:rPr>
        <w:t xml:space="preserve">3.10 </w:t>
      </w:r>
      <w:r w:rsidRPr="00283F4B">
        <w:rPr>
          <w:rFonts w:ascii="Times New Roman" w:eastAsia="宋体" w:hAnsi="Times New Roman" w:cs="Times New Roman" w:hint="eastAsia"/>
          <w:sz w:val="24"/>
          <w:szCs w:val="24"/>
          <w:rPrChange w:id="560" w:author="JieTang" w:date="2016-05-02T21:32:00Z">
            <w:rPr>
              <w:rFonts w:hint="eastAsia"/>
            </w:rPr>
          </w:rPrChange>
        </w:rPr>
        <w:t>所示。图中可以看出我们的</w:t>
      </w:r>
      <w:r w:rsidRPr="00283F4B">
        <w:rPr>
          <w:rFonts w:ascii="Times New Roman" w:eastAsia="宋体" w:hAnsi="Times New Roman" w:cs="Times New Roman"/>
          <w:sz w:val="24"/>
          <w:szCs w:val="24"/>
          <w:rPrChange w:id="561" w:author="JieTang" w:date="2016-05-02T21:32:00Z">
            <w:rPr/>
          </w:rPrChange>
        </w:rPr>
        <w:t>Shuffle</w:t>
      </w:r>
      <w:r w:rsidRPr="00283F4B">
        <w:rPr>
          <w:rFonts w:ascii="Times New Roman" w:eastAsia="宋体" w:hAnsi="Times New Roman" w:cs="Times New Roman" w:hint="eastAsia"/>
          <w:sz w:val="24"/>
          <w:szCs w:val="24"/>
          <w:rPrChange w:id="562" w:author="JieTang" w:date="2016-05-02T21:32:00Z">
            <w:rPr>
              <w:rFonts w:hint="eastAsia"/>
            </w:rPr>
          </w:rPrChange>
        </w:rPr>
        <w:t>过程对</w:t>
      </w:r>
      <w:r w:rsidRPr="00283F4B">
        <w:rPr>
          <w:rFonts w:ascii="Times New Roman" w:eastAsia="宋体" w:hAnsi="Times New Roman" w:cs="Times New Roman"/>
          <w:sz w:val="24"/>
          <w:szCs w:val="24"/>
          <w:rPrChange w:id="563" w:author="JieTang" w:date="2016-05-02T21:32:00Z">
            <w:rPr/>
          </w:rPrChange>
        </w:rPr>
        <w:t>TeraSort</w:t>
      </w:r>
      <w:r w:rsidRPr="00283F4B">
        <w:rPr>
          <w:rFonts w:ascii="Times New Roman" w:eastAsia="宋体" w:hAnsi="Times New Roman" w:cs="Times New Roman" w:hint="eastAsia"/>
          <w:sz w:val="24"/>
          <w:szCs w:val="24"/>
          <w:rPrChange w:id="564" w:author="JieTang" w:date="2016-05-02T21:32:00Z">
            <w:rPr>
              <w:rFonts w:hint="eastAsia"/>
            </w:rPr>
          </w:rPrChange>
        </w:rPr>
        <w:t>程序运行时间有很大的改进。</w:t>
      </w:r>
    </w:p>
    <w:p w14:paraId="4EF50FED"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5CB88AA" wp14:editId="7C46D418">
            <wp:extent cx="3593990" cy="2756286"/>
            <wp:effectExtent l="0" t="0" r="6985" b="635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0751" cy="2769141"/>
                    </a:xfrm>
                    <a:prstGeom prst="rect">
                      <a:avLst/>
                    </a:prstGeom>
                  </pic:spPr>
                </pic:pic>
              </a:graphicData>
            </a:graphic>
          </wp:inline>
        </w:drawing>
      </w:r>
    </w:p>
    <w:p w14:paraId="2A70C866"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3.10 TeraSort</w:t>
      </w:r>
      <w:r w:rsidRPr="00B96E99">
        <w:rPr>
          <w:rFonts w:ascii="Times New Roman" w:eastAsia="宋体" w:hAnsi="Times New Roman" w:cs="Times New Roman"/>
          <w:sz w:val="24"/>
          <w:szCs w:val="24"/>
        </w:rPr>
        <w:t>性能比较</w:t>
      </w:r>
    </w:p>
    <w:p w14:paraId="43C4A79A" w14:textId="77777777" w:rsidR="002651D3" w:rsidRPr="00B96E99" w:rsidRDefault="00186A66">
      <w:pPr>
        <w:spacing w:line="360" w:lineRule="auto"/>
        <w:ind w:firstLineChars="200" w:firstLine="480"/>
        <w:rPr>
          <w:rFonts w:ascii="Times New Roman" w:eastAsia="宋体" w:hAnsi="Times New Roman" w:cs="Times New Roman"/>
          <w:sz w:val="24"/>
          <w:szCs w:val="24"/>
        </w:rPr>
        <w:pPrChange w:id="565" w:author="JieTang" w:date="2016-05-02T21:32:00Z">
          <w:pPr>
            <w:spacing w:line="360" w:lineRule="auto"/>
            <w:ind w:left="1260" w:firstLineChars="200" w:firstLine="480"/>
          </w:pPr>
        </w:pPrChange>
      </w:pPr>
      <w:r w:rsidRPr="00B96E99">
        <w:rPr>
          <w:rFonts w:ascii="Times New Roman" w:eastAsia="宋体" w:hAnsi="Times New Roman" w:cs="Times New Roman"/>
          <w:sz w:val="24"/>
          <w:szCs w:val="24"/>
        </w:rPr>
        <w:lastRenderedPageBreak/>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利用率也相应有所提高。</w:t>
      </w:r>
    </w:p>
    <w:p w14:paraId="6A5EA1C6" w14:textId="77777777" w:rsidR="002651D3" w:rsidRPr="00B96E99" w:rsidRDefault="002651D3" w:rsidP="002651D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3A3F7" wp14:editId="71F60F52">
            <wp:extent cx="5274310" cy="3692525"/>
            <wp:effectExtent l="0" t="0" r="2540" b="317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692525"/>
                    </a:xfrm>
                    <a:prstGeom prst="rect">
                      <a:avLst/>
                    </a:prstGeom>
                  </pic:spPr>
                </pic:pic>
              </a:graphicData>
            </a:graphic>
          </wp:inline>
        </w:drawing>
      </w:r>
    </w:p>
    <w:p w14:paraId="4B71192C" w14:textId="77777777" w:rsidR="005E265E" w:rsidRPr="00B96E99" w:rsidRDefault="002651D3" w:rsidP="008C39BF">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4CDF8A92" w14:textId="77777777" w:rsidR="00B25472" w:rsidRPr="00B96E99" w:rsidRDefault="00E00975" w:rsidP="00E00975">
      <w:pPr>
        <w:pStyle w:val="24"/>
        <w:rPr>
          <w:rFonts w:ascii="Times New Roman" w:hAnsi="Times New Roman" w:cs="Times New Roman"/>
        </w:rPr>
      </w:pPr>
      <w:bookmarkStart w:id="566" w:name="_Toc450393116"/>
      <w:r w:rsidRPr="00B96E99">
        <w:rPr>
          <w:rFonts w:ascii="Times New Roman" w:hAnsi="Times New Roman" w:cs="Times New Roman"/>
        </w:rPr>
        <w:t xml:space="preserve">3.5 </w:t>
      </w:r>
      <w:r w:rsidR="00B25472" w:rsidRPr="00B96E99">
        <w:rPr>
          <w:rFonts w:ascii="Times New Roman" w:hAnsi="Times New Roman" w:cs="Times New Roman"/>
        </w:rPr>
        <w:t>本章小结</w:t>
      </w:r>
      <w:bookmarkEnd w:id="566"/>
    </w:p>
    <w:p w14:paraId="36D3D7DC" w14:textId="77777777" w:rsidR="00C92AC8" w:rsidRPr="00B96E99" w:rsidRDefault="008B34ED" w:rsidP="00B75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技术，然后我们通过对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做一些更改，以及应用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技术来提高数据传输速率，</w:t>
      </w:r>
      <w:r w:rsidR="00A83204" w:rsidRPr="00B96E99">
        <w:rPr>
          <w:rFonts w:ascii="Times New Roman" w:eastAsia="宋体" w:hAnsi="Times New Roman" w:cs="Times New Roman"/>
          <w:sz w:val="24"/>
          <w:szCs w:val="24"/>
        </w:rPr>
        <w:t>我们主要从把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监控软件来检测集群性能。</w:t>
      </w:r>
    </w:p>
    <w:p w14:paraId="780CDE12" w14:textId="77777777" w:rsidR="009F26EF" w:rsidRPr="00B96E99" w:rsidRDefault="009F26EF" w:rsidP="00A57ED8">
      <w:pPr>
        <w:widowControl/>
        <w:jc w:val="left"/>
        <w:rPr>
          <w:rFonts w:ascii="Times New Roman" w:eastAsia="宋体" w:hAnsi="Times New Roman" w:cs="Times New Roman"/>
          <w:sz w:val="24"/>
          <w:szCs w:val="24"/>
        </w:rPr>
      </w:pPr>
    </w:p>
    <w:p w14:paraId="20B05FDD" w14:textId="77777777" w:rsidR="009F26EF" w:rsidRPr="00B96E99" w:rsidRDefault="009F26EF" w:rsidP="00A57ED8">
      <w:pPr>
        <w:widowControl/>
        <w:jc w:val="left"/>
        <w:rPr>
          <w:rFonts w:ascii="Times New Roman" w:eastAsia="宋体" w:hAnsi="Times New Roman" w:cs="Times New Roman"/>
          <w:sz w:val="24"/>
          <w:szCs w:val="24"/>
        </w:rPr>
      </w:pPr>
    </w:p>
    <w:p w14:paraId="295A5690" w14:textId="77777777" w:rsidR="00C92AC8" w:rsidRPr="00B96E99" w:rsidRDefault="00D642EC" w:rsidP="00450FB8">
      <w:pPr>
        <w:pStyle w:val="1a"/>
        <w:numPr>
          <w:ilvl w:val="0"/>
          <w:numId w:val="28"/>
        </w:numPr>
        <w:rPr>
          <w:rFonts w:ascii="Times New Roman" w:eastAsia="宋体" w:hAnsi="Times New Roman" w:cs="Times New Roman"/>
        </w:rPr>
      </w:pPr>
      <w:bookmarkStart w:id="567" w:name="_Toc450393117"/>
      <w:ins w:id="568" w:author="JieTang" w:date="2016-05-02T20:32:00Z">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ins>
      <w:r w:rsidR="00AA484E" w:rsidRPr="00B96E99">
        <w:rPr>
          <w:rFonts w:ascii="Times New Roman" w:eastAsia="宋体" w:hAnsi="Times New Roman" w:cs="Times New Roman"/>
        </w:rPr>
        <w:t>PKTM</w:t>
      </w:r>
      <w:ins w:id="569" w:author="JieTang" w:date="2016-05-02T20:57:00Z">
        <w:r w:rsidR="00794173">
          <w:rPr>
            <w:rFonts w:ascii="Times New Roman" w:eastAsia="宋体" w:hAnsi="Times New Roman" w:cs="Times New Roman" w:hint="eastAsia"/>
          </w:rPr>
          <w:t>系统</w:t>
        </w:r>
      </w:ins>
      <w:bookmarkEnd w:id="567"/>
      <w:del w:id="570" w:author="JieTang" w:date="2016-05-02T20:57:00Z">
        <w:r w:rsidR="00AA484E" w:rsidRPr="00B96E99" w:rsidDel="00794173">
          <w:rPr>
            <w:rFonts w:ascii="Times New Roman" w:eastAsia="宋体" w:hAnsi="Times New Roman" w:cs="Times New Roman"/>
          </w:rPr>
          <w:delText>算法实现</w:delText>
        </w:r>
      </w:del>
    </w:p>
    <w:p w14:paraId="09B78B69" w14:textId="77777777" w:rsidR="00E13C48" w:rsidRPr="00B96E99" w:rsidRDefault="00352AAF" w:rsidP="00450FB8">
      <w:pPr>
        <w:pStyle w:val="24"/>
        <w:numPr>
          <w:ilvl w:val="1"/>
          <w:numId w:val="12"/>
        </w:numPr>
        <w:rPr>
          <w:rFonts w:ascii="Times New Roman" w:eastAsia="宋体" w:hAnsi="Times New Roman" w:cs="Times New Roman"/>
        </w:rPr>
      </w:pPr>
      <w:r w:rsidRPr="00B96E99">
        <w:rPr>
          <w:rFonts w:ascii="Times New Roman" w:eastAsia="宋体" w:hAnsi="Times New Roman" w:cs="Times New Roman"/>
        </w:rPr>
        <w:t xml:space="preserve"> </w:t>
      </w:r>
      <w:bookmarkStart w:id="571" w:name="_Toc450393118"/>
      <w:r w:rsidR="00A11376" w:rsidRPr="00B96E99">
        <w:rPr>
          <w:rFonts w:ascii="Times New Roman" w:eastAsia="宋体" w:hAnsi="Times New Roman" w:cs="Times New Roman"/>
        </w:rPr>
        <w:t>PKTM</w:t>
      </w:r>
      <w:r w:rsidR="00A11376" w:rsidRPr="00B96E99">
        <w:rPr>
          <w:rFonts w:ascii="Times New Roman" w:eastAsia="宋体" w:hAnsi="Times New Roman" w:cs="Times New Roman"/>
        </w:rPr>
        <w:t>介绍</w:t>
      </w:r>
      <w:bookmarkEnd w:id="571"/>
    </w:p>
    <w:p w14:paraId="616BFE5A" w14:textId="77777777" w:rsidR="00EB2E15" w:rsidRPr="00B96E99" w:rsidRDefault="007B7224" w:rsidP="007B722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叠前时间偏移是地震数据处理中最耗时的常用模块之一，该算法是地震数据处理行业中最广泛采用的成像方法</w:t>
      </w:r>
      <w:r w:rsidR="00447927" w:rsidRPr="00B96E99">
        <w:rPr>
          <w:rFonts w:ascii="Times New Roman" w:eastAsia="宋体" w:hAnsi="Times New Roman" w:cs="Times New Roman"/>
          <w:sz w:val="24"/>
          <w:szCs w:val="24"/>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所示。利用叠前时间偏移可以有效地解决交叉地层速度的矛盾性问题，通过比较图中常规速度谱和叠前时间偏移速度谱，可以看到经过处理后，速度谱能量更加集中，速度拾取矛盾也可以得到有效解决。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77777777" w:rsidR="002B03F8" w:rsidRPr="00B96E99"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67C6F410">
            <wp:extent cx="4635610" cy="3725342"/>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51893" cy="3738428"/>
                    </a:xfrm>
                    <a:prstGeom prst="rect">
                      <a:avLst/>
                    </a:prstGeom>
                  </pic:spPr>
                </pic:pic>
              </a:graphicData>
            </a:graphic>
          </wp:inline>
        </w:drawing>
      </w:r>
    </w:p>
    <w:p w14:paraId="11C4C300" w14:textId="77777777" w:rsidR="00B17259" w:rsidRPr="00B96E99" w:rsidRDefault="00B17259" w:rsidP="00395C1B">
      <w:pPr>
        <w:pStyle w:val="24"/>
        <w:rPr>
          <w:rFonts w:ascii="Times New Roman" w:hAnsi="Times New Roman" w:cs="Times New Roman"/>
        </w:rPr>
      </w:pPr>
      <w:bookmarkStart w:id="572" w:name="_Toc450393119"/>
      <w:r w:rsidRPr="00B96E99">
        <w:rPr>
          <w:rFonts w:ascii="Times New Roman" w:hAnsi="Times New Roman" w:cs="Times New Roman"/>
        </w:rPr>
        <w:t>4.2 PKTM</w:t>
      </w:r>
      <w:r w:rsidRPr="00B96E99">
        <w:rPr>
          <w:rFonts w:ascii="Times New Roman" w:hAnsi="Times New Roman" w:cs="Times New Roman"/>
        </w:rPr>
        <w:t>分布式算法改写</w:t>
      </w:r>
      <w:bookmarkEnd w:id="572"/>
    </w:p>
    <w:p w14:paraId="4479848E" w14:textId="77777777" w:rsidR="00B17259" w:rsidRPr="00B96E99" w:rsidRDefault="005C5710"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两个平台上都进行了改进，集群中</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两个框架都是搭建在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平台上的。下面我们分别介绍两个框架的更改。</w:t>
      </w:r>
    </w:p>
    <w:p w14:paraId="04DF2636" w14:textId="77777777" w:rsidR="00675394" w:rsidRPr="00B96E99" w:rsidRDefault="00675394" w:rsidP="00675394">
      <w:pPr>
        <w:pStyle w:val="30"/>
        <w:rPr>
          <w:rFonts w:ascii="Times New Roman" w:eastAsiaTheme="majorEastAsia" w:hAnsi="Times New Roman" w:cs="Times New Roman"/>
          <w:sz w:val="28"/>
          <w:szCs w:val="28"/>
        </w:rPr>
      </w:pPr>
      <w:bookmarkStart w:id="573" w:name="_Toc450393120"/>
      <w:r w:rsidRPr="00B96E99">
        <w:rPr>
          <w:rFonts w:ascii="Times New Roman" w:eastAsiaTheme="majorEastAsia" w:hAnsi="Times New Roman" w:cs="Times New Roman"/>
          <w:sz w:val="28"/>
          <w:szCs w:val="28"/>
        </w:rPr>
        <w:t>4.2.1 Hadoop</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573"/>
    </w:p>
    <w:p w14:paraId="7FC9AB4C" w14:textId="77777777" w:rsidR="00675394" w:rsidRPr="00B96E99" w:rsidRDefault="00675394"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76BD7FF6" w14:textId="77777777" w:rsidR="004669F0" w:rsidRPr="00B96E99" w:rsidRDefault="004669F0"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分析系统环境：根据</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的官方介绍</w:t>
      </w:r>
      <w:r w:rsidR="00726431"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，一个节点上的</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数目在</w:t>
      </w:r>
      <w:r w:rsidRPr="00B96E99">
        <w:rPr>
          <w:rFonts w:ascii="Times New Roman" w:eastAsia="宋体" w:hAnsi="Times New Roman" w:cs="Times New Roman"/>
          <w:sz w:val="24"/>
          <w:szCs w:val="24"/>
        </w:rPr>
        <w:t>10~100</w:t>
      </w:r>
      <w:r w:rsidRPr="00B96E99">
        <w:rPr>
          <w:rFonts w:ascii="Times New Roman" w:eastAsia="宋体" w:hAnsi="Times New Roman" w:cs="Times New Roman"/>
          <w:sz w:val="24"/>
          <w:szCs w:val="24"/>
        </w:rPr>
        <w:t>之间的效果最好，我们可以获得集群的环境配置，如：集群节点个数，每个节点的内存，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总数，每个</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的核数，每个核的线程数。</w:t>
      </w:r>
    </w:p>
    <w:p w14:paraId="5EE2FC39" w14:textId="77777777" w:rsidR="00E034B0" w:rsidRPr="00B96E99" w:rsidRDefault="00AE7811" w:rsidP="00E034B0">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自定义输入阶段：在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中，每个输入文件块对应一个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提供了一个默认的分块机制，</w:t>
      </w:r>
      <w:r w:rsidRPr="00B96E99">
        <w:rPr>
          <w:rFonts w:ascii="Times New Roman" w:eastAsia="宋体" w:hAnsi="Times New Roman" w:cs="Times New Roman"/>
          <w:sz w:val="24"/>
          <w:szCs w:val="24"/>
        </w:rPr>
        <w:t xml:space="preserve">128M </w:t>
      </w:r>
      <w:r w:rsidRPr="00B96E99">
        <w:rPr>
          <w:rFonts w:ascii="Times New Roman" w:eastAsia="宋体" w:hAnsi="Times New Roman" w:cs="Times New Roman"/>
          <w:sz w:val="24"/>
          <w:szCs w:val="24"/>
        </w:rPr>
        <w:t>分为一个块。我们通过中心点文件对输入道进行划分，由于中心点文件大小比较小，所以我们要自定义</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数量。</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提供了重写</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类来进行逻辑划分输入文件为</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。因此我们只要设置了每个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的大小就可以确定</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的数量。首先在</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中获</w:t>
      </w:r>
      <w:r w:rsidRPr="00B96E99">
        <w:rPr>
          <w:rFonts w:ascii="Times New Roman" w:eastAsia="宋体" w:hAnsi="Times New Roman" w:cs="Times New Roman"/>
          <w:sz w:val="24"/>
          <w:szCs w:val="24"/>
        </w:rPr>
        <w:lastRenderedPageBreak/>
        <w:t>取所有</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任务没有结束时，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就会被启动，因此，</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占用资源会影响</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的数量，基于这些考虑设置</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大小：</w:t>
      </w:r>
    </w:p>
    <w:p w14:paraId="44F2FA49" w14:textId="77777777" w:rsidR="00E034B0" w:rsidRPr="00B96E99" w:rsidRDefault="00321A3E" w:rsidP="00546F53">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cpus*cores+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M</m:t>
                  </m:r>
                </m:den>
              </m:f>
              <m:r>
                <w:rPr>
                  <w:rFonts w:ascii="Cambria Math" w:eastAsia="宋体" w:hAnsi="Cambria Math" w:cs="Times New Roman"/>
                  <w:sz w:val="24"/>
                  <w:szCs w:val="24"/>
                </w:rPr>
                <m:t>))</m:t>
              </m:r>
            </m:den>
          </m:f>
        </m:oMath>
      </m:oMathPara>
    </w:p>
    <w:p w14:paraId="3878ABB8" w14:textId="77777777" w:rsidR="00AE7811" w:rsidRPr="00B96E99" w:rsidRDefault="00D11120" w:rsidP="00E034B0">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AE7811" w:rsidRPr="00B96E99">
        <w:rPr>
          <w:rFonts w:ascii="Times New Roman" w:eastAsia="宋体" w:hAnsi="Times New Roman" w:cs="Times New Roman"/>
          <w:sz w:val="24"/>
          <w:szCs w:val="24"/>
        </w:rPr>
        <w:t>是一个可控参数，保证</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的数量是集群资源容纳</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数量的倍数，这样每次</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都可以并行执行，不会剩余很少的</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最后运行。最后我们通过设置</w:t>
      </w:r>
      <w:r w:rsidR="00AE7811" w:rsidRPr="00B96E99">
        <w:rPr>
          <w:rFonts w:ascii="Times New Roman" w:eastAsia="宋体" w:hAnsi="Times New Roman" w:cs="Times New Roman"/>
          <w:sz w:val="24"/>
          <w:szCs w:val="24"/>
        </w:rPr>
        <w:t>mapreduce.input.</w:t>
      </w:r>
      <w:r w:rsidRPr="00B96E99">
        <w:rPr>
          <w:rFonts w:ascii="Times New Roman" w:eastAsia="宋体" w:hAnsi="Times New Roman" w:cs="Times New Roman"/>
          <w:sz w:val="24"/>
          <w:szCs w:val="24"/>
        </w:rPr>
        <w:t>fileinputformat.split.maxsize</w:t>
      </w:r>
      <w:r w:rsidR="00AE7811" w:rsidRPr="00B96E99">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AE7811" w:rsidRPr="00B96E99">
        <w:rPr>
          <w:rFonts w:ascii="Times New Roman" w:eastAsia="宋体" w:hAnsi="Times New Roman" w:cs="Times New Roman"/>
          <w:sz w:val="24"/>
          <w:szCs w:val="24"/>
        </w:rPr>
        <w:t>来划分输入文件。另一个限制是，保证</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的大小为一道数据大小的倍数，防止切分一道数据。通过输入</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，我们读取输入道数据，形成</w:t>
      </w:r>
      <w:r w:rsidR="00DE2927" w:rsidRPr="00B96E99">
        <w:rPr>
          <w:rFonts w:ascii="Times New Roman" w:eastAsia="宋体" w:hAnsi="Times New Roman" w:cs="Times New Roman"/>
          <w:sz w:val="24"/>
          <w:szCs w:val="24"/>
        </w:rPr>
        <w:t>&lt;key,value&gt;</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键值对，并发送到每个</w:t>
      </w:r>
      <w:r w:rsidR="00AE7811" w:rsidRPr="00B96E99">
        <w:rPr>
          <w:rFonts w:ascii="Times New Roman" w:eastAsia="宋体" w:hAnsi="Times New Roman" w:cs="Times New Roman"/>
          <w:sz w:val="24"/>
          <w:szCs w:val="24"/>
        </w:rPr>
        <w:t xml:space="preserve">mapper </w:t>
      </w:r>
      <w:r w:rsidR="00AE7811" w:rsidRPr="00B96E99">
        <w:rPr>
          <w:rFonts w:ascii="Times New Roman" w:eastAsia="宋体" w:hAnsi="Times New Roman" w:cs="Times New Roman"/>
          <w:sz w:val="24"/>
          <w:szCs w:val="24"/>
        </w:rPr>
        <w:t>中进行处理。</w:t>
      </w:r>
      <w:r w:rsidR="00DE2927" w:rsidRPr="00B96E99">
        <w:rPr>
          <w:rFonts w:ascii="Times New Roman" w:eastAsia="宋体" w:hAnsi="Times New Roman" w:cs="Times New Roman"/>
          <w:sz w:val="24"/>
          <w:szCs w:val="24"/>
        </w:rPr>
        <w:t>key</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代表输入道在文件中的道号，</w:t>
      </w:r>
      <w:r w:rsidR="00DE2927" w:rsidRPr="00B96E99">
        <w:rPr>
          <w:rFonts w:ascii="Times New Roman" w:eastAsia="宋体" w:hAnsi="Times New Roman" w:cs="Times New Roman"/>
          <w:sz w:val="24"/>
          <w:szCs w:val="24"/>
        </w:rPr>
        <w:t>value</w:t>
      </w:r>
      <w:r w:rsidR="00AE7811" w:rsidRPr="00B96E99">
        <w:rPr>
          <w:rFonts w:ascii="Times New Roman" w:eastAsia="宋体" w:hAnsi="Times New Roman" w:cs="Times New Roman"/>
          <w:sz w:val="24"/>
          <w:szCs w:val="24"/>
        </w:rPr>
        <w:t>代表每个输入道对应的中心点坐标。</w:t>
      </w:r>
    </w:p>
    <w:p w14:paraId="08608C96" w14:textId="77777777" w:rsidR="00AE7811" w:rsidRPr="00B96E99" w:rsidRDefault="00AE7811"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传过来的输入道数据进行处理，读取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上的速度数据，炮点坐标数据和检波器坐标数据，每个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都是并行的进行处理，这加快了运算的速度。由于每个输入道都会产生一定量的输出道，每个不同的输入道产生的输出道有很多重合，因此，我们再</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保存输出道的数据，相同的输出道被叠加到同一个</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上，节省了数据传输时间。另一点是，每个输入道产生输出道会进行多次循环，大大的浪费了时间，因此在每个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中我们用多线程来处理输入道数据，我们设置每个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数据的线程数为</w:t>
      </w:r>
      <w:r w:rsidR="00817DB5" w:rsidRPr="00B96E99">
        <w:rPr>
          <w:rFonts w:ascii="Times New Roman" w:eastAsia="宋体" w:hAnsi="Times New Roman" w:cs="Times New Roman"/>
          <w:sz w:val="24"/>
          <w:szCs w:val="24"/>
        </w:rPr>
        <w:t>(threads-2)</w:t>
      </w:r>
      <w:r w:rsidRPr="00B96E99">
        <w:rPr>
          <w:rFonts w:ascii="Times New Roman" w:eastAsia="宋体" w:hAnsi="Times New Roman" w:cs="Times New Roman"/>
          <w:sz w:val="24"/>
          <w:szCs w:val="24"/>
        </w:rPr>
        <w:t>，如果系统支持超线程，则设置每个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中的线程数为</w:t>
      </w:r>
      <w:r w:rsidR="00817DB5"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。最后一个策略是将输出道的数据写入本地文件，减少数据的发送量，减轻网络带宽。将一个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中的输出道写入二进制文件，保存输出道的道号和文件名、偏移量，格式如：</w:t>
      </w:r>
      <w:r w:rsidR="007A7243"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，只发送这些键值对到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w:t>
      </w:r>
    </w:p>
    <w:p w14:paraId="7AFE08B1"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阶段，对同一节点上的</w:t>
      </w:r>
      <w:r w:rsidRPr="00B96E99">
        <w:rPr>
          <w:rFonts w:ascii="Times New Roman" w:eastAsia="宋体" w:hAnsi="Times New Roman" w:cs="Times New Roman"/>
          <w:sz w:val="24"/>
          <w:szCs w:val="24"/>
        </w:rPr>
        <w:t xml:space="preserve">mappers </w:t>
      </w:r>
      <w:r w:rsidRPr="00B96E99">
        <w:rPr>
          <w:rFonts w:ascii="Times New Roman" w:eastAsia="宋体" w:hAnsi="Times New Roman" w:cs="Times New Roman"/>
          <w:sz w:val="24"/>
          <w:szCs w:val="24"/>
        </w:rPr>
        <w:t>产生的数据进行聚合，同一个</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值进行聚合，这将会大大减少一个节点上的网络传输量，从而提高程序性能。</w:t>
      </w:r>
    </w:p>
    <w:p w14:paraId="7EA062F6" w14:textId="77777777" w:rsidR="002867FD"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阶段：由于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产生的输出道的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值为输出道道号，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会自动按文本来排序，而不是按照数字大小排序，所以，在</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发送到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端时，进行一个映射，把道号按照</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任务的大小进行划分，</w:t>
      </w:r>
      <w:r w:rsidRPr="00B96E99">
        <w:rPr>
          <w:rFonts w:ascii="Times New Roman" w:eastAsia="宋体" w:hAnsi="Times New Roman" w:cs="Times New Roman"/>
          <w:sz w:val="24"/>
          <w:szCs w:val="24"/>
        </w:rPr>
        <w:t>reduce id</w:t>
      </w:r>
      <w:r w:rsidRPr="00B96E99">
        <w:rPr>
          <w:rFonts w:ascii="Times New Roman" w:eastAsia="宋体" w:hAnsi="Times New Roman" w:cs="Times New Roman"/>
          <w:sz w:val="24"/>
          <w:szCs w:val="24"/>
        </w:rPr>
        <w:t>小的对应道号小的输出道。映射公式为：</w:t>
      </w:r>
    </w:p>
    <w:p w14:paraId="6A017086" w14:textId="77777777" w:rsidR="002867FD" w:rsidRPr="00B96E99" w:rsidRDefault="00321A3E" w:rsidP="002867FD">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hash</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key</m:t>
              </m:r>
            </m:num>
            <m:den>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key</m:t>
                      </m:r>
                    </m:e>
                    <m:sub>
                      <m:r>
                        <w:rPr>
                          <w:rFonts w:ascii="Cambria Math" w:eastAsia="宋体" w:hAnsi="Cambria Math" w:cs="Times New Roman"/>
                          <w:sz w:val="24"/>
                          <w:szCs w:val="24"/>
                        </w:rPr>
                        <m:t>max</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reduce</m:t>
                      </m:r>
                    </m:e>
                    <m:sub>
                      <m:r>
                        <w:rPr>
                          <w:rFonts w:ascii="Cambria Math" w:eastAsia="宋体" w:hAnsi="Cambria Math" w:cs="Times New Roman"/>
                          <w:sz w:val="24"/>
                          <w:szCs w:val="24"/>
                        </w:rPr>
                        <m:t>id</m:t>
                      </m:r>
                    </m:sub>
                  </m:sSub>
                </m:den>
              </m:f>
            </m:den>
          </m:f>
        </m:oMath>
      </m:oMathPara>
    </w:p>
    <w:p w14:paraId="5446B9F1" w14:textId="77777777" w:rsidR="00895002" w:rsidRPr="00B96E99" w:rsidRDefault="00895002" w:rsidP="002867FD">
      <w:pPr>
        <w:pStyle w:val="a3"/>
        <w:spacing w:line="400" w:lineRule="exact"/>
        <w:ind w:left="840"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这个策略会减少最后整个输出道的排序时间，只需要在每个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中进行排序，这同时也进行了并行的排序。</w:t>
      </w:r>
    </w:p>
    <w:p w14:paraId="385836A8"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中传来的输出道</w:t>
      </w:r>
      <w:r w:rsidR="002867FD"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键值对，我们根据键值对读取</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生成的文件，进行聚合相同的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值相同的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进行叠加。</w:t>
      </w:r>
    </w:p>
    <w:p w14:paraId="2B35984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Output</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会对应一个输出文件，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中默认的是把</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的输出键值对按文本的形式输出到文件，这里我们对</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重写输出文件类：</w:t>
      </w:r>
      <w:r w:rsidR="00DE1798" w:rsidRPr="00B96E99">
        <w:rPr>
          <w:rFonts w:ascii="Times New Roman" w:eastAsia="宋体" w:hAnsi="Times New Roman" w:cs="Times New Roman"/>
          <w:sz w:val="24"/>
          <w:szCs w:val="24"/>
        </w:rPr>
        <w:t>FileOutputFormat</w:t>
      </w:r>
      <w:r w:rsidRPr="00B96E99">
        <w:rPr>
          <w:rFonts w:ascii="Times New Roman" w:eastAsia="宋体" w:hAnsi="Times New Roman" w:cs="Times New Roman"/>
          <w:sz w:val="24"/>
          <w:szCs w:val="24"/>
        </w:rPr>
        <w:t>，在每个输出类中，我们获取键值对并排序，按照排好的序列将</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值写入二进制文件，并把文件名用最小的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值命名。</w:t>
      </w:r>
    </w:p>
    <w:p w14:paraId="421FE66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成像步骤：根据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阶段生成输出文件，我们根据文件名中的最小</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值进行排序，然后依次把所以的二进制文件聚合到一个</w:t>
      </w:r>
      <w:r w:rsidRPr="00B96E99">
        <w:rPr>
          <w:rFonts w:ascii="Times New Roman" w:eastAsia="宋体" w:hAnsi="Times New Roman" w:cs="Times New Roman"/>
          <w:sz w:val="24"/>
          <w:szCs w:val="24"/>
        </w:rPr>
        <w:t>image</w:t>
      </w:r>
      <w:r w:rsidRPr="00B96E99">
        <w:rPr>
          <w:rFonts w:ascii="Times New Roman" w:eastAsia="宋体" w:hAnsi="Times New Roman" w:cs="Times New Roman"/>
          <w:sz w:val="24"/>
          <w:szCs w:val="24"/>
        </w:rPr>
        <w:t>二进制文件中。最后删除所有的中间文件以节省空间。</w:t>
      </w:r>
    </w:p>
    <w:p w14:paraId="5CD72555" w14:textId="77777777" w:rsidR="005C3A4C" w:rsidRPr="00B96E99" w:rsidRDefault="00760673" w:rsidP="009256E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1DBF1FB2">
            <wp:extent cx="5192202" cy="4177016"/>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4395" cy="4219004"/>
                    </a:xfrm>
                    <a:prstGeom prst="rect">
                      <a:avLst/>
                    </a:prstGeom>
                  </pic:spPr>
                </pic:pic>
              </a:graphicData>
            </a:graphic>
          </wp:inline>
        </w:drawing>
      </w:r>
    </w:p>
    <w:p w14:paraId="16484BC5" w14:textId="77777777" w:rsidR="005C3A4C" w:rsidRPr="00B96E99"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9256E3" w:rsidRPr="00B96E99">
        <w:rPr>
          <w:rFonts w:ascii="Times New Roman" w:eastAsia="宋体" w:hAnsi="Times New Roman" w:cs="Times New Roman"/>
          <w:sz w:val="24"/>
          <w:szCs w:val="24"/>
        </w:rPr>
        <w:t>Kirchhoff</w:t>
      </w:r>
      <w:r w:rsidR="009256E3" w:rsidRPr="00B96E99">
        <w:rPr>
          <w:rFonts w:ascii="Times New Roman" w:eastAsia="宋体" w:hAnsi="Times New Roman" w:cs="Times New Roman"/>
          <w:sz w:val="24"/>
          <w:szCs w:val="24"/>
        </w:rPr>
        <w:t>算法的结构图</w:t>
      </w:r>
    </w:p>
    <w:p w14:paraId="6E8F732B" w14:textId="77777777" w:rsidR="00A7160D" w:rsidRPr="00B96E99" w:rsidRDefault="00A7160D" w:rsidP="00A7160D">
      <w:pPr>
        <w:pStyle w:val="30"/>
        <w:rPr>
          <w:rFonts w:ascii="Times New Roman" w:eastAsiaTheme="majorEastAsia" w:hAnsi="Times New Roman" w:cs="Times New Roman"/>
          <w:sz w:val="28"/>
          <w:szCs w:val="28"/>
        </w:rPr>
      </w:pPr>
      <w:bookmarkStart w:id="574" w:name="_Toc450393121"/>
      <w:r w:rsidRPr="00B96E99">
        <w:rPr>
          <w:rFonts w:ascii="Times New Roman" w:eastAsiaTheme="majorEastAsia" w:hAnsi="Times New Roman" w:cs="Times New Roman"/>
          <w:sz w:val="28"/>
          <w:szCs w:val="28"/>
        </w:rPr>
        <w:lastRenderedPageBreak/>
        <w:t>4.2.2 Spark</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574"/>
    </w:p>
    <w:p w14:paraId="10423814" w14:textId="77777777" w:rsidR="00A7160D" w:rsidRPr="00B96E99" w:rsidRDefault="00A7160D"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576E09B1" w14:textId="77777777" w:rsidR="00F47E6E" w:rsidRPr="00B96E99" w:rsidRDefault="00D355DB"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获取集群环境阶段：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方法来获取</w:t>
      </w:r>
      <w:r w:rsidRPr="00B96E99">
        <w:rPr>
          <w:rFonts w:ascii="Times New Roman" w:eastAsia="宋体" w:hAnsi="Times New Roman" w:cs="Times New Roman"/>
          <w:sz w:val="24"/>
          <w:szCs w:val="24"/>
        </w:rPr>
        <w:t xml:space="preserve">HFDS </w:t>
      </w:r>
      <w:r w:rsidRPr="00B96E99">
        <w:rPr>
          <w:rFonts w:ascii="Times New Roman" w:eastAsia="宋体" w:hAnsi="Times New Roman" w:cs="Times New Roman"/>
          <w:sz w:val="24"/>
          <w:szCs w:val="24"/>
        </w:rPr>
        <w:t>上的输入文件，该方法读取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文件产生的</w:t>
      </w:r>
      <w:r w:rsidRPr="00B96E99">
        <w:rPr>
          <w:rFonts w:ascii="Times New Roman" w:eastAsia="宋体" w:hAnsi="Times New Roman" w:cs="Times New Roman"/>
          <w:sz w:val="24"/>
          <w:szCs w:val="24"/>
        </w:rPr>
        <w:t xml:space="preserve">&lt;key,value&gt; </w:t>
      </w:r>
      <w:r w:rsidRPr="00B96E99">
        <w:rPr>
          <w:rFonts w:ascii="Times New Roman" w:eastAsia="宋体" w:hAnsi="Times New Roman" w:cs="Times New Roman"/>
          <w:sz w:val="24"/>
          <w:szCs w:val="24"/>
        </w:rPr>
        <w:t>键值对生成一个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代表的是输入道道号，</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代表的是输入道对应的中心点坐标。一个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记录就代表一系列输入道，该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的分区会默认是</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上输入文件的分块数。</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的一个分区就对应了一个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（相当于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），多个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分布在不同节点上并行执行。此外，</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提供了一个</w:t>
      </w:r>
      <w:r w:rsidRPr="00B96E99">
        <w:rPr>
          <w:rFonts w:ascii="Times New Roman" w:eastAsia="宋体" w:hAnsi="Times New Roman" w:cs="Times New Roman"/>
          <w:sz w:val="24"/>
          <w:szCs w:val="24"/>
        </w:rPr>
        <w:t xml:space="preserve">spark-submit </w:t>
      </w:r>
      <w:r w:rsidRPr="00B96E99">
        <w:rPr>
          <w:rFonts w:ascii="Times New Roman" w:eastAsia="宋体" w:hAnsi="Times New Roman" w:cs="Times New Roman"/>
          <w:sz w:val="24"/>
          <w:szCs w:val="24"/>
        </w:rPr>
        <w:t>脚本来提交用户程序。该脚本可以通过命令行设置</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的个数</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使用的内存量以及每个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使用的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的分区可以设置为：</w:t>
      </w:r>
    </w:p>
    <w:p w14:paraId="3376AE82" w14:textId="77777777" w:rsidR="00F47E6E" w:rsidRPr="00B96E99" w:rsidRDefault="00321A3E" w:rsidP="00F47E6E">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pars</m:t>
              </m:r>
            </m:sub>
          </m:sSub>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(N,</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min</m:t>
                  </m:r>
                </m:sub>
              </m:sSub>
            </m:den>
          </m:f>
          <m:r>
            <w:rPr>
              <w:rFonts w:ascii="Cambria Math" w:eastAsia="宋体" w:hAnsi="Cambria Math" w:cs="Times New Roman"/>
              <w:sz w:val="24"/>
              <w:szCs w:val="24"/>
            </w:rPr>
            <m:t>)</m:t>
          </m:r>
        </m:oMath>
      </m:oMathPara>
    </w:p>
    <w:p w14:paraId="6B117795" w14:textId="77777777" w:rsidR="00A7160D" w:rsidRPr="00B96E99" w:rsidRDefault="00F47E6E" w:rsidP="00F47E6E">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D355DB" w:rsidRPr="00B96E99">
        <w:rPr>
          <w:rFonts w:ascii="Times New Roman" w:eastAsia="宋体" w:hAnsi="Times New Roman" w:cs="Times New Roman"/>
          <w:sz w:val="24"/>
          <w:szCs w:val="24"/>
        </w:rPr>
        <w:t>是一个可变参数，为一个整数，表示分区数为</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数的倍数，这样就保证了每次都并行处理分区，不会遗留剩余的分区被</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单独处理。</w:t>
      </w:r>
      <w:r w:rsidR="00D355DB" w:rsidRPr="00B96E99">
        <w:rPr>
          <w:rFonts w:ascii="Times New Roman" w:eastAsia="宋体" w:hAnsi="Times New Roman" w:cs="Times New Roman"/>
          <w:sz w:val="24"/>
          <w:szCs w:val="24"/>
        </w:rPr>
        <w:t>N</w:t>
      </w:r>
      <w:r w:rsidR="00D355DB" w:rsidRPr="00B96E99">
        <w:rPr>
          <w:rFonts w:ascii="Times New Roman" w:eastAsia="宋体" w:hAnsi="Times New Roman" w:cs="Times New Roman"/>
          <w:sz w:val="24"/>
          <w:szCs w:val="24"/>
        </w:rPr>
        <w:t>代表这个集群上的</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个数，一般</w:t>
      </w:r>
      <w:r w:rsidR="003B6720" w:rsidRPr="00B96E99">
        <w:rPr>
          <w:rFonts w:ascii="Times New Roman" w:eastAsia="宋体" w:hAnsi="Times New Roman" w:cs="Times New Roman"/>
          <w:sz w:val="24"/>
          <w:szCs w:val="24"/>
        </w:rPr>
        <w:t xml:space="preserve">1~2 </w:t>
      </w:r>
      <w:r w:rsidR="00D355DB" w:rsidRPr="00B96E99">
        <w:rPr>
          <w:rFonts w:ascii="Times New Roman" w:eastAsia="宋体" w:hAnsi="Times New Roman" w:cs="Times New Roman"/>
          <w:sz w:val="24"/>
          <w:szCs w:val="24"/>
        </w:rPr>
        <w:t xml:space="preserve">CPU </w:t>
      </w:r>
      <w:r w:rsidR="00D355DB" w:rsidRPr="00B96E99">
        <w:rPr>
          <w:rFonts w:ascii="Times New Roman" w:eastAsia="宋体" w:hAnsi="Times New Roman" w:cs="Times New Roman"/>
          <w:sz w:val="24"/>
          <w:szCs w:val="24"/>
        </w:rPr>
        <w:t>核一个</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，如果内存特别小，则会影响</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数量，因此选择</w:t>
      </w:r>
      <w:r w:rsidR="00D355DB" w:rsidRPr="00B96E99">
        <w:rPr>
          <w:rFonts w:ascii="Times New Roman" w:eastAsia="宋体" w:hAnsi="Times New Roman" w:cs="Times New Roman"/>
          <w:sz w:val="24"/>
          <w:szCs w:val="24"/>
        </w:rPr>
        <w:t>CPU</w:t>
      </w:r>
      <w:r w:rsidR="00D355DB" w:rsidRPr="00B96E99">
        <w:rPr>
          <w:rFonts w:ascii="Times New Roman" w:eastAsia="宋体" w:hAnsi="Times New Roman" w:cs="Times New Roman"/>
          <w:sz w:val="24"/>
          <w:szCs w:val="24"/>
        </w:rPr>
        <w:t>核心数和内存划分数最小的一个作为</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的数量。</w:t>
      </w:r>
    </w:p>
    <w:p w14:paraId="18257E7A" w14:textId="77777777" w:rsidR="00D355DB" w:rsidRPr="00B96E99" w:rsidRDefault="00547B2F"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输入阶段：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提供的</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方法可以读取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文件，并且能通过自定义的输入格式来读取文件，我们定义一个输入文件类，把输入道文件读取成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键值对，并且保证每道数据都是一个整体，不能切分一道数据，方便计算。</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代表输入道道号，</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代表输入道道号对应的中心点坐标。通过读取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的每条记录包含一系列输入道，因为</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支持手动分区，根据上面的公式，我们把</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分区以在</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上并行执行。另外，</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还支持</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操作，可以把中间数据缓存在内存中，</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提供了多级缓存机制，可以把数据完全缓存在内存中，也可以缓存在硬盘上，或者两种都使用。不仅如此，</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操作还支持缓存双份在内存或硬盘中，加速了并行读写速度。</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在第一次计算后就缓存了数据，等下次计算时直接读取缓存，加快了执行速度。因此，我们把从</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中读取的输入道数据缓存在内存和硬盘中（防止过大，内存不足），当再次读取数据时加快速度，并且能在后续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失败时，能快速重建该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7171BECC" w14:textId="77777777" w:rsidR="00547B2F" w:rsidRPr="00B96E99" w:rsidRDefault="002364D4"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FlatMap</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的每个分区都会进行</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操作，一次一个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计算一个分区，当分区计算完成后继续计算其他分区，多个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并行执行。在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阶段，获取</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键值对中的输入道道号和中心点坐标，对每个输入道读取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中使用一个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包含了大量的输入道，因此我们用个多线程来并行加速一个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分区，如果机器系统开启了</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，则设置线程数为</w:t>
      </w:r>
      <w:r w:rsidRPr="00B96E99">
        <w:rPr>
          <w:rFonts w:ascii="Times New Roman" w:eastAsia="宋体" w:hAnsi="Times New Roman" w:cs="Times New Roman"/>
          <w:sz w:val="24"/>
          <w:szCs w:val="24"/>
        </w:rPr>
        <w:t>2*(threads-2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关闭，则设置线程数为</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任务运行到一个合适的百分比时，系统会启动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任务来收集</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任务产生的中间结果，</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任务会一直占用资源，这会影响后期</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的数量。使得程序性能下降。而在</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任务结束后会返回一个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，然后这个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被应用到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操作，因此，系统不会在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没执行完时进行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操作，这使得</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可以完全并行执行，提高了程序的性能。另外，在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中，一旦</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分区后，分区信息会一直保留着，也就是说，在执行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操作时，</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的分区数依然是</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规定的分区数。如果</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产生的分区数不适合</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任务，则可以使用</w:t>
      </w:r>
      <w:r w:rsidRPr="00B96E99">
        <w:rPr>
          <w:rFonts w:ascii="Times New Roman" w:eastAsia="宋体" w:hAnsi="Times New Roman" w:cs="Times New Roman"/>
          <w:sz w:val="24"/>
          <w:szCs w:val="24"/>
        </w:rPr>
        <w:t>repartition</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进行重新分区来适应</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任务。在这阶段，对输出道进行聚合生成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代表输出道道号，</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代表输出道对应的成像数据。返回这些键值对生成的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33B185F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阶段：首先，我们获取输出道的总大小</w:t>
      </w:r>
      <w:r w:rsidRPr="00B96E99">
        <w:rPr>
          <w:rFonts w:ascii="Times New Roman" w:eastAsia="宋体" w:hAnsi="Times New Roman" w:cs="Times New Roman"/>
          <w:sz w:val="24"/>
          <w:szCs w:val="24"/>
        </w:rPr>
        <w:t>onx</w:t>
      </w:r>
      <w:r w:rsidRPr="00B96E99">
        <w:rPr>
          <w:rFonts w:ascii="Times New Roman" w:eastAsia="宋体" w:hAnsi="Times New Roman" w:cs="Times New Roman"/>
          <w:sz w:val="24"/>
          <w:szCs w:val="24"/>
        </w:rPr>
        <w:t>，然后根据输出道的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值进行划分，保证小的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值对应同一个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任务，这样就避免了最后成像数据的排序时间，只需要在每个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任务中并行排序就行。我们根据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来确定每个</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的映射情况，公式如下：</w:t>
      </w:r>
    </w:p>
    <w:p w14:paraId="3C6CC692" w14:textId="77777777" w:rsidR="0024521A" w:rsidRPr="00B96E99" w:rsidRDefault="00321A3E" w:rsidP="0024521A">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partition</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 xml:space="preserve">  key  </m:t>
              </m:r>
            </m:num>
            <m:den>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onx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den>
              </m:f>
              <m:r>
                <w:rPr>
                  <w:rFonts w:ascii="Cambria Math" w:eastAsia="宋体" w:hAnsi="Cambria Math" w:cs="Times New Roman"/>
                  <w:sz w:val="24"/>
                  <w:szCs w:val="24"/>
                </w:rPr>
                <m:t>)</m:t>
              </m:r>
            </m:den>
          </m:f>
        </m:oMath>
      </m:oMathPara>
    </w:p>
    <w:p w14:paraId="340A9C37"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阶段：该阶段接收来自映射的</w:t>
      </w:r>
      <w:r w:rsidRPr="00B96E99">
        <w:rPr>
          <w:rFonts w:ascii="Times New Roman" w:eastAsia="宋体" w:hAnsi="Times New Roman" w:cs="Times New Roman"/>
          <w:sz w:val="24"/>
          <w:szCs w:val="24"/>
        </w:rPr>
        <w:t xml:space="preserve">FlatMap </w:t>
      </w:r>
      <w:r w:rsidRPr="00B96E99">
        <w:rPr>
          <w:rFonts w:ascii="Times New Roman" w:eastAsia="宋体" w:hAnsi="Times New Roman" w:cs="Times New Roman"/>
          <w:sz w:val="24"/>
          <w:szCs w:val="24"/>
        </w:rPr>
        <w:t>的</w:t>
      </w:r>
      <w:r w:rsidR="0024521A"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键值对，对每个相同的</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值的</w:t>
      </w:r>
      <w:r w:rsidR="0024521A"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进行叠加，生成图像数据。</w:t>
      </w:r>
      <w:r w:rsidR="009335A2" w:rsidRPr="00B96E99">
        <w:rPr>
          <w:rFonts w:ascii="Times New Roman" w:eastAsia="宋体" w:hAnsi="Times New Roman" w:cs="Times New Roman"/>
          <w:sz w:val="24"/>
          <w:szCs w:val="24"/>
        </w:rPr>
        <w:t xml:space="preserve"> </w:t>
      </w:r>
      <w:r w:rsidR="00D67F8F"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方法的另一个优化就是：它会先把同一个节点的相同输出道道号</w:t>
      </w:r>
      <w:r w:rsidRPr="00B96E99">
        <w:rPr>
          <w:rFonts w:ascii="Times New Roman" w:eastAsia="宋体" w:hAnsi="Times New Roman" w:cs="Times New Roman"/>
          <w:sz w:val="24"/>
          <w:szCs w:val="24"/>
        </w:rPr>
        <w:t>\emph{key}</w:t>
      </w:r>
      <w:r w:rsidRPr="00B96E99">
        <w:rPr>
          <w:rFonts w:ascii="Times New Roman" w:eastAsia="宋体" w:hAnsi="Times New Roman" w:cs="Times New Roman"/>
          <w:sz w:val="24"/>
          <w:szCs w:val="24"/>
        </w:rPr>
        <w:t>进行聚合，然后再传递到</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任务中，这减少了节点间的</w:t>
      </w:r>
      <w:r w:rsidRPr="00B96E99">
        <w:rPr>
          <w:rFonts w:ascii="Times New Roman" w:eastAsia="宋体" w:hAnsi="Times New Roman" w:cs="Times New Roman"/>
          <w:sz w:val="24"/>
          <w:szCs w:val="24"/>
        </w:rPr>
        <w:lastRenderedPageBreak/>
        <w:t>通信量。</w:t>
      </w: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方法将返回一个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，保存了输出道道号和成像数据组成的键值对。每个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任务会并行的运行在不同的</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上，一个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任务完成后就会执行下一个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任务，只要保证</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分区是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任务的倍数，这样才能保证所有的</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任务并行执行，不会浪费资源。</w:t>
      </w:r>
    </w:p>
    <w:p w14:paraId="1617C74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进行排序操作，因为生成的成像文件是按照输出道道号的大小进行排序的，运用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函数可以对每个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分区中的输出道进行聚合。所有的分区都是并行排序，加快了排序时间。最后返回排序好的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29445B03" w14:textId="77777777" w:rsidR="00E9327D" w:rsidRPr="00B96E99" w:rsidRDefault="00914831"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成像阶段：根据排序好的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进行写文件到</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saveAsNewAPIHadoopFile</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分区分别写入文件，产生的文件名由该分区中最小的输出道道号的值来命名，最后根据文件名来合并所有的成像文件，生成一个二进制成像文件，并删除中间文件。</w:t>
      </w:r>
    </w:p>
    <w:p w14:paraId="3E645DBA" w14:textId="77777777" w:rsidR="00901601" w:rsidRPr="00B96E99" w:rsidRDefault="00901601"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66840E65">
            <wp:extent cx="5274310" cy="42722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272280"/>
                    </a:xfrm>
                    <a:prstGeom prst="rect">
                      <a:avLst/>
                    </a:prstGeom>
                  </pic:spPr>
                </pic:pic>
              </a:graphicData>
            </a:graphic>
          </wp:inline>
        </w:drawing>
      </w:r>
    </w:p>
    <w:p w14:paraId="7DAB5E1D" w14:textId="77777777"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536C6A" w:rsidRPr="00B96E99">
        <w:rPr>
          <w:rFonts w:ascii="Times New Roman" w:eastAsia="宋体" w:hAnsi="Times New Roman" w:cs="Times New Roman"/>
          <w:sz w:val="24"/>
          <w:szCs w:val="24"/>
        </w:rPr>
        <w:t>Kirchhoff</w:t>
      </w:r>
      <w:r w:rsidR="00536C6A" w:rsidRPr="00B96E99">
        <w:rPr>
          <w:rFonts w:ascii="Times New Roman" w:eastAsia="宋体" w:hAnsi="Times New Roman" w:cs="Times New Roman"/>
          <w:sz w:val="24"/>
          <w:szCs w:val="24"/>
        </w:rPr>
        <w:t>算法实现</w:t>
      </w:r>
    </w:p>
    <w:p w14:paraId="32467C1E" w14:textId="77777777" w:rsidR="008C0383" w:rsidRPr="00B96E99" w:rsidRDefault="008C0383" w:rsidP="00395C1B">
      <w:pPr>
        <w:pStyle w:val="24"/>
        <w:rPr>
          <w:rFonts w:ascii="Times New Roman" w:hAnsi="Times New Roman" w:cs="Times New Roman"/>
        </w:rPr>
      </w:pPr>
      <w:bookmarkStart w:id="575" w:name="_Toc450393122"/>
      <w:r w:rsidRPr="00B96E99">
        <w:rPr>
          <w:rFonts w:ascii="Times New Roman" w:hAnsi="Times New Roman" w:cs="Times New Roman"/>
        </w:rPr>
        <w:lastRenderedPageBreak/>
        <w:t xml:space="preserve">4.3 </w:t>
      </w:r>
      <w:del w:id="576" w:author="JieTang" w:date="2016-05-02T21:00:00Z">
        <w:r w:rsidRPr="00B96E99" w:rsidDel="00794173">
          <w:rPr>
            <w:rFonts w:ascii="Times New Roman" w:hAnsi="Times New Roman" w:cs="Times New Roman" w:hint="eastAsia"/>
          </w:rPr>
          <w:delText>Spark</w:delText>
        </w:r>
        <w:r w:rsidRPr="00B96E99" w:rsidDel="00794173">
          <w:rPr>
            <w:rFonts w:ascii="Times New Roman" w:hAnsi="Times New Roman" w:cs="Times New Roman" w:hint="eastAsia"/>
          </w:rPr>
          <w:delText>上的</w:delText>
        </w:r>
        <w:r w:rsidRPr="00B96E99" w:rsidDel="00794173">
          <w:rPr>
            <w:rFonts w:ascii="Times New Roman" w:hAnsi="Times New Roman" w:cs="Times New Roman" w:hint="eastAsia"/>
          </w:rPr>
          <w:delText>Kirchhoff</w:delText>
        </w:r>
        <w:r w:rsidRPr="00B96E99" w:rsidDel="00794173">
          <w:rPr>
            <w:rFonts w:ascii="Times New Roman" w:hAnsi="Times New Roman" w:cs="Times New Roman" w:hint="eastAsia"/>
          </w:rPr>
          <w:delText>算法实现</w:delText>
        </w:r>
      </w:del>
      <w:ins w:id="577" w:author="JieTang" w:date="2016-05-02T21:00:00Z">
        <w:r w:rsidR="00794173">
          <w:rPr>
            <w:rFonts w:ascii="Times New Roman" w:hAnsi="Times New Roman" w:cs="Times New Roman" w:hint="eastAsia"/>
          </w:rPr>
          <w:t>实验结果</w:t>
        </w:r>
      </w:ins>
      <w:bookmarkEnd w:id="575"/>
    </w:p>
    <w:p w14:paraId="55144EDC" w14:textId="77777777" w:rsidR="008C0383" w:rsidRPr="00B96E99" w:rsidRDefault="008C0383"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在该实验中，我们使用了上述的集群，集群配置如表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是地质方向的一个成像算法，所需的数据量庞大，下面我们首先介绍</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的数据文件。</w:t>
      </w:r>
    </w:p>
    <w:p w14:paraId="07221E19" w14:textId="77777777" w:rsidR="00005E8B" w:rsidRPr="00B96E99" w:rsidRDefault="00005E8B" w:rsidP="00C95EE9">
      <w:pPr>
        <w:pStyle w:val="30"/>
        <w:rPr>
          <w:rFonts w:ascii="Times New Roman" w:eastAsiaTheme="majorEastAsia" w:hAnsi="Times New Roman" w:cs="Times New Roman"/>
          <w:sz w:val="28"/>
          <w:szCs w:val="28"/>
        </w:rPr>
      </w:pPr>
      <w:bookmarkStart w:id="578" w:name="_Toc450393123"/>
      <w:r w:rsidRPr="00B96E99">
        <w:rPr>
          <w:rFonts w:ascii="Times New Roman" w:eastAsiaTheme="majorEastAsia" w:hAnsi="Times New Roman" w:cs="Times New Roman"/>
          <w:sz w:val="28"/>
          <w:szCs w:val="28"/>
        </w:rPr>
        <w:t xml:space="preserve">4.3.1 </w:t>
      </w:r>
      <w:r w:rsidRPr="00B96E99">
        <w:rPr>
          <w:rFonts w:ascii="Times New Roman" w:eastAsiaTheme="majorEastAsia" w:hAnsi="Times New Roman" w:cs="Times New Roman"/>
          <w:sz w:val="28"/>
          <w:szCs w:val="28"/>
        </w:rPr>
        <w:t>数据准备</w:t>
      </w:r>
      <w:bookmarkEnd w:id="578"/>
    </w:p>
    <w:p w14:paraId="42E96632" w14:textId="77777777" w:rsidR="00C95EE9" w:rsidRPr="00B96E99" w:rsidRDefault="00C95EE9"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
    <w:p w14:paraId="0F026016" w14:textId="77777777" w:rsidR="00C10A7D" w:rsidRPr="00B96E99" w:rsidRDefault="00C10A7D" w:rsidP="00C10A7D">
      <w:pPr>
        <w:pStyle w:val="30"/>
        <w:rPr>
          <w:rFonts w:ascii="Times New Roman" w:eastAsiaTheme="majorEastAsia" w:hAnsi="Times New Roman" w:cs="Times New Roman"/>
          <w:sz w:val="28"/>
          <w:szCs w:val="28"/>
        </w:rPr>
      </w:pPr>
      <w:bookmarkStart w:id="579" w:name="_Toc450393124"/>
      <w:r w:rsidRPr="00B96E99">
        <w:rPr>
          <w:rFonts w:ascii="Times New Roman" w:eastAsiaTheme="majorEastAsia" w:hAnsi="Times New Roman" w:cs="Times New Roman"/>
          <w:sz w:val="28"/>
          <w:szCs w:val="28"/>
        </w:rPr>
        <w:t xml:space="preserve">4.3.2 </w:t>
      </w:r>
      <w:r w:rsidRPr="00B96E99">
        <w:rPr>
          <w:rFonts w:ascii="Times New Roman" w:eastAsiaTheme="majorEastAsia" w:hAnsi="Times New Roman" w:cs="Times New Roman"/>
          <w:sz w:val="28"/>
          <w:szCs w:val="28"/>
        </w:rPr>
        <w:t>实验结果</w:t>
      </w:r>
      <w:bookmarkEnd w:id="579"/>
    </w:p>
    <w:p w14:paraId="692CF040" w14:textId="77777777" w:rsidR="00C10A7D" w:rsidRPr="00B96E99" w:rsidRDefault="00C10A7D"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算法的效率，我们实验了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两个版本（为了方便第二方面实验）；第二个方面，我们的资源调度器和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算法的性能提高，该实验验证了我们对</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的改进对不同框架（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）的性能。下面分别介绍这两个方面的实验。</w:t>
      </w:r>
    </w:p>
    <w:p w14:paraId="7C09B34B" w14:textId="77777777" w:rsidR="000C4C47" w:rsidRPr="00B96E99" w:rsidRDefault="000C4C47"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1.PKTM</w:t>
      </w:r>
      <w:r w:rsidRPr="00B96E99">
        <w:rPr>
          <w:rFonts w:ascii="Times New Roman" w:eastAsia="宋体" w:hAnsi="Times New Roman" w:cs="Times New Roman"/>
          <w:b/>
          <w:sz w:val="24"/>
          <w:szCs w:val="24"/>
        </w:rPr>
        <w:t>算法在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和</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两种框架上的改进：</w:t>
      </w:r>
    </w:p>
    <w:p w14:paraId="1B30419B" w14:textId="77777777" w:rsidR="000C4C47" w:rsidRPr="00B96E99" w:rsidRDefault="000C4C47" w:rsidP="000C4C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因为我们实现了两种框架的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算法，因此我们分别测试</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的性能。通过我们的测试发现分布式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算法比</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版本算法效率提高了</w:t>
      </w:r>
      <w:r w:rsidRPr="00B96E99">
        <w:rPr>
          <w:rFonts w:ascii="Times New Roman" w:eastAsia="宋体" w:hAnsi="Times New Roman" w:cs="Times New Roman"/>
          <w:sz w:val="24"/>
          <w:szCs w:val="24"/>
        </w:rPr>
        <w:t>20</w:t>
      </w:r>
      <w:r w:rsidRPr="00B96E99">
        <w:rPr>
          <w:rFonts w:ascii="Times New Roman" w:eastAsia="宋体" w:hAnsi="Times New Roman" w:cs="Times New Roman"/>
          <w:sz w:val="24"/>
          <w:szCs w:val="24"/>
        </w:rPr>
        <w:t>倍。因此我们只测试一些参数对算法的影响，在实验中我们使用小数据集进行测试。</w:t>
      </w:r>
    </w:p>
    <w:p w14:paraId="25518671" w14:textId="77777777" w:rsidR="00073EF8" w:rsidRPr="00B96E99" w:rsidRDefault="00073EF8"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353EC08"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lastRenderedPageBreak/>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5592CDC4" w14:textId="77777777" w:rsidR="00131A93" w:rsidRPr="00B96E99" w:rsidRDefault="00403488" w:rsidP="00403488">
      <w:pP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926AF" wp14:editId="0CBDFA4B">
            <wp:extent cx="5247861" cy="2474190"/>
            <wp:effectExtent l="0" t="0" r="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62440" cy="2481064"/>
                    </a:xfrm>
                    <a:prstGeom prst="rect">
                      <a:avLst/>
                    </a:prstGeom>
                  </pic:spPr>
                </pic:pic>
              </a:graphicData>
            </a:graphic>
          </wp:inline>
        </w:drawing>
      </w:r>
    </w:p>
    <w:p w14:paraId="7BECB064" w14:textId="77777777" w:rsidR="00403488" w:rsidRPr="00B96E99" w:rsidRDefault="00403488" w:rsidP="00403488">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4237E483" w14:textId="77777777" w:rsidR="00F20EBE" w:rsidRPr="00B96E99" w:rsidRDefault="00F20EBE" w:rsidP="00F20EBE">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7777777" w:rsidR="00F20EBE" w:rsidRPr="00B96E99" w:rsidRDefault="00F20EBE"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Pr="00B96E99">
        <w:rPr>
          <w:rFonts w:ascii="Times New Roman" w:eastAsia="宋体" w:hAnsi="Times New Roman" w:cs="Times New Roman"/>
          <w:sz w:val="24"/>
          <w:szCs w:val="24"/>
        </w:rPr>
        <w:t xml:space="preserve">Spark on YARN </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，因此可以看成是</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7FF2DCFC" w14:textId="77777777" w:rsidR="000C0CB7" w:rsidRPr="00B96E99" w:rsidRDefault="000C0CB7" w:rsidP="00EA27D9">
      <w:pPr>
        <w:jc w:val="center"/>
        <w:rPr>
          <w:rFonts w:ascii="Times New Roman" w:hAnsi="Times New Roman" w:cs="Times New Roman"/>
          <w:noProof/>
        </w:rPr>
      </w:pPr>
      <w:r w:rsidRPr="00B96E99">
        <w:rPr>
          <w:rFonts w:ascii="Times New Roman" w:hAnsi="Times New Roman" w:cs="Times New Roman"/>
          <w:noProof/>
        </w:rPr>
        <w:drawing>
          <wp:inline distT="0" distB="0" distL="0" distR="0" wp14:anchorId="6F37C651" wp14:editId="49BFFEAC">
            <wp:extent cx="5274310" cy="24936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493645"/>
                    </a:xfrm>
                    <a:prstGeom prst="rect">
                      <a:avLst/>
                    </a:prstGeom>
                  </pic:spPr>
                </pic:pic>
              </a:graphicData>
            </a:graphic>
          </wp:inline>
        </w:drawing>
      </w:r>
    </w:p>
    <w:p w14:paraId="2314ABB5" w14:textId="77777777" w:rsidR="000C0CB7" w:rsidRPr="00B96E99" w:rsidRDefault="00EA27D9" w:rsidP="004506E7">
      <w:pPr>
        <w:jc w:val="center"/>
        <w:rPr>
          <w:rFonts w:ascii="Times New Roman" w:hAnsi="Times New Roman" w:cs="Times New Roman"/>
          <w:noProof/>
        </w:rPr>
      </w:pPr>
      <w:r w:rsidRPr="00B96E99">
        <w:rPr>
          <w:rFonts w:ascii="Times New Roman" w:hAnsi="Times New Roman" w:cs="Times New Roman"/>
          <w:noProof/>
        </w:rPr>
        <w:t>图</w:t>
      </w:r>
      <w:r w:rsidRPr="00B96E99">
        <w:rPr>
          <w:rFonts w:ascii="Times New Roman" w:hAnsi="Times New Roman" w:cs="Times New Roman"/>
          <w:noProof/>
        </w:rPr>
        <w:t>4.5 Spark</w:t>
      </w:r>
      <w:r w:rsidRPr="00B96E99">
        <w:rPr>
          <w:rFonts w:ascii="Times New Roman" w:hAnsi="Times New Roman" w:cs="Times New Roman"/>
          <w:noProof/>
        </w:rPr>
        <w:t>上的测试</w:t>
      </w:r>
    </w:p>
    <w:p w14:paraId="6B0BF17A" w14:textId="77777777" w:rsidR="00EE6671" w:rsidRPr="00B96E99" w:rsidRDefault="00EE6671" w:rsidP="00017AD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2.</w:t>
      </w:r>
      <w:r w:rsidRPr="00B96E99">
        <w:rPr>
          <w:rFonts w:ascii="Times New Roman" w:eastAsia="宋体" w:hAnsi="Times New Roman" w:cs="Times New Roman"/>
          <w:b/>
          <w:sz w:val="24"/>
          <w:szCs w:val="24"/>
        </w:rPr>
        <w:t>调度器和</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改进后对</w:t>
      </w:r>
      <w:r w:rsidRPr="00B96E99">
        <w:rPr>
          <w:rFonts w:ascii="Times New Roman" w:eastAsia="宋体" w:hAnsi="Times New Roman" w:cs="Times New Roman"/>
          <w:b/>
          <w:sz w:val="24"/>
          <w:szCs w:val="24"/>
        </w:rPr>
        <w:t>PKTM</w:t>
      </w:r>
      <w:r w:rsidRPr="00B96E99">
        <w:rPr>
          <w:rFonts w:ascii="Times New Roman" w:eastAsia="宋体" w:hAnsi="Times New Roman" w:cs="Times New Roman"/>
          <w:b/>
          <w:sz w:val="24"/>
          <w:szCs w:val="24"/>
        </w:rPr>
        <w:t>的性能：</w:t>
      </w:r>
    </w:p>
    <w:p w14:paraId="443BD466" w14:textId="77777777" w:rsidR="00EE6671" w:rsidRPr="00B96E99" w:rsidRDefault="00EE667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该阶段我们主要比较改进后的集群和原先集群性能的差别，主要从</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数目来测试，我们首先规定</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内存不变，然后测试不同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数目的性能比较，然后再改变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内存的大小，如下图</w:t>
      </w:r>
      <w:r w:rsidRPr="00B96E99">
        <w:rPr>
          <w:rFonts w:ascii="Times New Roman" w:eastAsia="宋体" w:hAnsi="Times New Roman" w:cs="Times New Roman"/>
          <w:sz w:val="24"/>
          <w:szCs w:val="24"/>
        </w:rPr>
        <w:t>4.6</w:t>
      </w:r>
      <w:r w:rsidRPr="00B96E99">
        <w:rPr>
          <w:rFonts w:ascii="Times New Roman" w:eastAsia="宋体" w:hAnsi="Times New Roman" w:cs="Times New Roman"/>
          <w:sz w:val="24"/>
          <w:szCs w:val="24"/>
        </w:rPr>
        <w:t>所示。从图中看，在第一幅图中，我们设置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的内存为</w:t>
      </w:r>
      <w:r w:rsidRPr="00B96E99">
        <w:rPr>
          <w:rFonts w:ascii="Times New Roman" w:eastAsia="宋体" w:hAnsi="Times New Roman" w:cs="Times New Roman"/>
          <w:sz w:val="24"/>
          <w:szCs w:val="24"/>
        </w:rPr>
        <w:t>0.5G</w:t>
      </w:r>
      <w:r w:rsidRPr="00B96E99">
        <w:rPr>
          <w:rFonts w:ascii="Times New Roman" w:eastAsia="宋体" w:hAnsi="Times New Roman" w:cs="Times New Roman"/>
          <w:sz w:val="24"/>
          <w:szCs w:val="24"/>
        </w:rPr>
        <w:t>，在不同的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程序运行的时间对比。依次类推，第二幅图中，设置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内存为</w:t>
      </w:r>
      <w:r w:rsidRPr="00B96E99">
        <w:rPr>
          <w:rFonts w:ascii="Times New Roman" w:eastAsia="宋体" w:hAnsi="Times New Roman" w:cs="Times New Roman"/>
          <w:sz w:val="24"/>
          <w:szCs w:val="24"/>
        </w:rPr>
        <w:t>1G</w:t>
      </w:r>
      <w:r w:rsidRPr="00B96E99">
        <w:rPr>
          <w:rFonts w:ascii="Times New Roman" w:eastAsia="宋体" w:hAnsi="Times New Roman" w:cs="Times New Roman"/>
          <w:sz w:val="24"/>
          <w:szCs w:val="24"/>
        </w:rPr>
        <w:t>，第三、四幅图则为</w:t>
      </w:r>
      <w:r w:rsidRPr="00B96E99">
        <w:rPr>
          <w:rFonts w:ascii="Times New Roman" w:eastAsia="宋体" w:hAnsi="Times New Roman" w:cs="Times New Roman"/>
          <w:sz w:val="24"/>
          <w:szCs w:val="24"/>
        </w:rPr>
        <w:t>1.5G</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2G</w:t>
      </w:r>
      <w:r w:rsidRPr="00B96E99">
        <w:rPr>
          <w:rFonts w:ascii="Times New Roman" w:eastAsia="宋体" w:hAnsi="Times New Roman" w:cs="Times New Roman"/>
          <w:sz w:val="24"/>
          <w:szCs w:val="24"/>
        </w:rPr>
        <w:t>。</w:t>
      </w:r>
    </w:p>
    <w:p w14:paraId="4650294B"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599E007" wp14:editId="5B345AB0">
            <wp:extent cx="5274310" cy="469138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91380"/>
                    </a:xfrm>
                    <a:prstGeom prst="rect">
                      <a:avLst/>
                    </a:prstGeom>
                  </pic:spPr>
                </pic:pic>
              </a:graphicData>
            </a:graphic>
          </wp:inline>
        </w:drawing>
      </w:r>
    </w:p>
    <w:p w14:paraId="0C4CECBA"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4.6 Kirchhoff</w:t>
      </w:r>
      <w:r w:rsidRPr="00B96E99">
        <w:rPr>
          <w:rFonts w:ascii="Times New Roman" w:eastAsia="宋体" w:hAnsi="Times New Roman" w:cs="Times New Roman"/>
          <w:sz w:val="24"/>
          <w:szCs w:val="24"/>
        </w:rPr>
        <w:t>程序在不同平台的性能对比</w:t>
      </w:r>
    </w:p>
    <w:p w14:paraId="7E22642C" w14:textId="77777777" w:rsidR="007E6201" w:rsidRPr="00B96E99" w:rsidRDefault="007E620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程序比原始框架下的程序运行时间大大的减少了。</w:t>
      </w:r>
    </w:p>
    <w:p w14:paraId="0869EC91" w14:textId="77777777" w:rsidR="007E6201"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87EC3B" wp14:editId="337E4231">
            <wp:extent cx="4919075" cy="531942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23891" cy="5324631"/>
                    </a:xfrm>
                    <a:prstGeom prst="rect">
                      <a:avLst/>
                    </a:prstGeom>
                  </pic:spPr>
                </pic:pic>
              </a:graphicData>
            </a:graphic>
          </wp:inline>
        </w:drawing>
      </w:r>
    </w:p>
    <w:p w14:paraId="62A51E76"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DBE1278" wp14:editId="4FD746B5">
            <wp:extent cx="5274310" cy="4621530"/>
            <wp:effectExtent l="0" t="0" r="254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621530"/>
                    </a:xfrm>
                    <a:prstGeom prst="rect">
                      <a:avLst/>
                    </a:prstGeom>
                  </pic:spPr>
                </pic:pic>
              </a:graphicData>
            </a:graphic>
          </wp:inline>
        </w:drawing>
      </w:r>
    </w:p>
    <w:p w14:paraId="738E8003"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3CD1E98D" w14:textId="77777777" w:rsidR="009E3C76" w:rsidRPr="00B96E99" w:rsidRDefault="006C103C"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监测工具来测试</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程序运行时的内存，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使用情况。测试结果如图</w:t>
      </w:r>
      <w:r w:rsidRPr="00B96E99">
        <w:rPr>
          <w:rFonts w:ascii="Times New Roman" w:eastAsia="宋体" w:hAnsi="Times New Roman" w:cs="Times New Roman"/>
          <w:sz w:val="24"/>
          <w:szCs w:val="24"/>
        </w:rPr>
        <w:t>4.8</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等方面都有不错的性能。</w:t>
      </w:r>
    </w:p>
    <w:p w14:paraId="5BF9A6CE"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0C061AD" wp14:editId="3F6FEE1C">
            <wp:extent cx="5274310" cy="4428876"/>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9197" cy="4432979"/>
                    </a:xfrm>
                    <a:prstGeom prst="rect">
                      <a:avLst/>
                    </a:prstGeom>
                  </pic:spPr>
                </pic:pic>
              </a:graphicData>
            </a:graphic>
          </wp:inline>
        </w:drawing>
      </w:r>
    </w:p>
    <w:p w14:paraId="13810BD9"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4.8 Kirchhoff</w:t>
      </w:r>
      <w:r w:rsidRPr="00B96E99">
        <w:rPr>
          <w:rFonts w:ascii="Times New Roman" w:eastAsia="宋体" w:hAnsi="Times New Roman" w:cs="Times New Roman"/>
          <w:sz w:val="24"/>
          <w:szCs w:val="24"/>
        </w:rPr>
        <w:t>程序运行情况</w:t>
      </w:r>
    </w:p>
    <w:p w14:paraId="58B04398" w14:textId="77777777" w:rsidR="0032205C" w:rsidRPr="00B96E99" w:rsidRDefault="00016A29" w:rsidP="00016A29">
      <w:pPr>
        <w:pStyle w:val="24"/>
        <w:rPr>
          <w:rFonts w:ascii="Times New Roman" w:hAnsi="Times New Roman" w:cs="Times New Roman"/>
        </w:rPr>
      </w:pPr>
      <w:bookmarkStart w:id="580" w:name="_Toc450393125"/>
      <w:r w:rsidRPr="00B96E99">
        <w:rPr>
          <w:rFonts w:ascii="Times New Roman" w:hAnsi="Times New Roman" w:cs="Times New Roman"/>
        </w:rPr>
        <w:t>4.4</w:t>
      </w:r>
      <w:r w:rsidR="001634AA" w:rsidRPr="00B96E99">
        <w:rPr>
          <w:rFonts w:ascii="Times New Roman" w:hAnsi="Times New Roman" w:cs="Times New Roman"/>
        </w:rPr>
        <w:t>本章小结</w:t>
      </w:r>
      <w:bookmarkEnd w:id="580"/>
    </w:p>
    <w:p w14:paraId="7D1E0E29" w14:textId="77777777" w:rsidR="009A6743" w:rsidRPr="00B96E99" w:rsidRDefault="009A6743" w:rsidP="00A849A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在本章中，我们主要实现了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算法，首先我们相比于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算法实现了基于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框架的两种分布式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算法，然后为了验证我们更改后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的性能，我们分别搭建</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上，分别运行各自对应的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算法版本，然后通过对不同的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数目来验证性能，从实验中我们可以看出我们的改进有一定的性能提高。</w:t>
      </w:r>
    </w:p>
    <w:p w14:paraId="051222F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3D4697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6DF1795"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579873B0"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E9B087F"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6CA1B6A4"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12E8AEDC"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388FC60" w14:textId="77777777" w:rsidR="00986C08" w:rsidRPr="00B96E99" w:rsidRDefault="000E493A" w:rsidP="00450FB8">
      <w:pPr>
        <w:pStyle w:val="1a"/>
        <w:numPr>
          <w:ilvl w:val="0"/>
          <w:numId w:val="28"/>
        </w:numPr>
        <w:rPr>
          <w:rFonts w:ascii="Times New Roman" w:eastAsia="宋体" w:hAnsi="Times New Roman" w:cs="Times New Roman"/>
        </w:rPr>
      </w:pPr>
      <w:bookmarkStart w:id="581" w:name="_Toc450393126"/>
      <w:r w:rsidRPr="00B96E99">
        <w:rPr>
          <w:rFonts w:ascii="Times New Roman" w:eastAsia="宋体" w:hAnsi="Times New Roman" w:cs="Times New Roman"/>
        </w:rPr>
        <w:lastRenderedPageBreak/>
        <w:t>总结与展望</w:t>
      </w:r>
      <w:bookmarkEnd w:id="581"/>
    </w:p>
    <w:p w14:paraId="3946A92C" w14:textId="77777777" w:rsidR="00F47B2C" w:rsidRPr="00B96E99" w:rsidRDefault="00F47B2C" w:rsidP="00450FB8">
      <w:pPr>
        <w:pStyle w:val="24"/>
        <w:numPr>
          <w:ilvl w:val="1"/>
          <w:numId w:val="24"/>
        </w:numPr>
        <w:rPr>
          <w:rFonts w:ascii="Times New Roman" w:eastAsia="宋体" w:hAnsi="Times New Roman" w:cs="Times New Roman"/>
        </w:rPr>
      </w:pPr>
      <w:bookmarkStart w:id="582" w:name="_Toc450393127"/>
      <w:r w:rsidRPr="00B96E99">
        <w:rPr>
          <w:rFonts w:ascii="Times New Roman" w:eastAsia="宋体" w:hAnsi="Times New Roman" w:cs="Times New Roman"/>
        </w:rPr>
        <w:t>总结</w:t>
      </w:r>
      <w:bookmarkEnd w:id="582"/>
    </w:p>
    <w:p w14:paraId="66D4BC99" w14:textId="77777777" w:rsidR="005F6EE8" w:rsidRPr="00B96E99" w:rsidRDefault="005F6EE8" w:rsidP="008A0E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本论文中，我们主要对大数据平台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框架做了更改以提高集群性能并用实际应用来测试更改后集群的性能。本文主要做了一下几个工作：</w:t>
      </w:r>
    </w:p>
    <w:p w14:paraId="0A541B98"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框架的资源调度器，构建了一个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多背包问题来解决</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资源调度的问题，然后在调度器中用人工鱼群算法来分配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，提高了集群的资源利用率和减少了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的运行时间。</w:t>
      </w:r>
    </w:p>
    <w:p w14:paraId="57B339CF"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分裂出来，做成服务，并用顺序读的策略，减少磁盘随机读写，并且用上</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的技术加速网络数据的传输，减少了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过程的时间。</w:t>
      </w:r>
    </w:p>
    <w:p w14:paraId="11BD9EC2"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算法由</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版改为分布式版本，在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上都进行了实践，然后将该算法运行在改进的</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使用的也是</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模式，从不同的框架（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）上来测试</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的改进性能。</w:t>
      </w:r>
    </w:p>
    <w:p w14:paraId="328022D0" w14:textId="77777777" w:rsidR="007142C9" w:rsidRPr="00B96E99" w:rsidRDefault="007828DA" w:rsidP="00450FB8">
      <w:pPr>
        <w:pStyle w:val="24"/>
        <w:numPr>
          <w:ilvl w:val="1"/>
          <w:numId w:val="24"/>
        </w:numPr>
        <w:rPr>
          <w:rFonts w:ascii="Times New Roman" w:eastAsia="宋体" w:hAnsi="Times New Roman" w:cs="Times New Roman"/>
        </w:rPr>
      </w:pPr>
      <w:bookmarkStart w:id="583" w:name="_Toc450393128"/>
      <w:r w:rsidRPr="00B96E99">
        <w:rPr>
          <w:rFonts w:ascii="Times New Roman" w:eastAsia="宋体" w:hAnsi="Times New Roman" w:cs="Times New Roman"/>
        </w:rPr>
        <w:t>展望</w:t>
      </w:r>
      <w:bookmarkEnd w:id="583"/>
    </w:p>
    <w:p w14:paraId="78C45116" w14:textId="77777777" w:rsidR="00166983" w:rsidRPr="00B96E99" w:rsidRDefault="002E0DA9" w:rsidP="00BE55B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论文中通过一些改进提升了集群的性能，但是还有很大的改进空间，如下所示：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w:t>
      </w:r>
      <w:r w:rsidR="00357793" w:rsidRPr="00B96E99">
        <w:rPr>
          <w:rFonts w:ascii="Times New Roman" w:eastAsia="宋体" w:hAnsi="Times New Roman" w:cs="Times New Roman"/>
          <w:sz w:val="24"/>
          <w:szCs w:val="24"/>
        </w:rPr>
        <w:t>[</w:t>
      </w:r>
      <w:r w:rsidR="00FD73BC" w:rsidRPr="00B96E99">
        <w:rPr>
          <w:rFonts w:ascii="Times New Roman" w:eastAsia="宋体" w:hAnsi="Times New Roman" w:cs="Times New Roman"/>
          <w:sz w:val="24"/>
          <w:szCs w:val="24"/>
        </w:rPr>
        <w:t>40-41</w:t>
      </w:r>
      <w:r w:rsidR="0035779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等内存数据集，用来提高运算效率，大大的缩短集群的数据传输时间。</w:t>
      </w:r>
    </w:p>
    <w:p w14:paraId="5F3A506E" w14:textId="77777777" w:rsidR="00EC3941" w:rsidRPr="00B96E99" w:rsidRDefault="00EC3941" w:rsidP="006D77B3">
      <w:pPr>
        <w:pStyle w:val="a3"/>
        <w:spacing w:line="400" w:lineRule="exact"/>
        <w:ind w:left="1200" w:firstLineChars="0" w:firstLine="0"/>
        <w:rPr>
          <w:rFonts w:ascii="Times New Roman" w:eastAsia="宋体" w:hAnsi="Times New Roman" w:cs="Times New Roman"/>
          <w:sz w:val="24"/>
          <w:szCs w:val="24"/>
        </w:rPr>
      </w:pPr>
    </w:p>
    <w:p w14:paraId="5B2C832C" w14:textId="77777777" w:rsidR="007828DA" w:rsidRPr="00B96E99" w:rsidRDefault="00253744" w:rsidP="00592FC9">
      <w:pPr>
        <w:pStyle w:val="1a"/>
        <w:spacing w:line="400" w:lineRule="exact"/>
        <w:rPr>
          <w:rFonts w:ascii="Times New Roman" w:eastAsia="宋体" w:hAnsi="Times New Roman" w:cs="Times New Roman"/>
        </w:rPr>
      </w:pPr>
      <w:bookmarkStart w:id="584" w:name="_Toc450393129"/>
      <w:r w:rsidRPr="00B96E99">
        <w:rPr>
          <w:rFonts w:ascii="Times New Roman" w:eastAsia="宋体" w:hAnsi="Times New Roman" w:cs="Times New Roman"/>
        </w:rPr>
        <w:lastRenderedPageBreak/>
        <w:t>参考文献</w:t>
      </w:r>
      <w:bookmarkEnd w:id="584"/>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C13085">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E4704D">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8"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585"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3811CE">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w:t>
      </w:r>
      <w:r w:rsidRPr="00B96E99">
        <w:rPr>
          <w:rFonts w:ascii="Times New Roman" w:eastAsia="宋体" w:hAnsi="Times New Roman" w:cs="Times New Roman"/>
          <w:sz w:val="24"/>
          <w:szCs w:val="24"/>
        </w:rPr>
        <w:lastRenderedPageBreak/>
        <w:t>论文</w:t>
      </w:r>
      <w:r w:rsidRPr="00B96E99">
        <w:rPr>
          <w:rFonts w:ascii="Times New Roman" w:eastAsia="宋体" w:hAnsi="Times New Roman" w:cs="Times New Roman"/>
          <w:sz w:val="24"/>
          <w:szCs w:val="24"/>
        </w:rPr>
        <w:t>7(4), 241–246.</w:t>
      </w:r>
    </w:p>
    <w:p w14:paraId="76A46EAD" w14:textId="77777777" w:rsidR="007C6967" w:rsidRPr="00B96E99" w:rsidRDefault="0014470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Assmann S F, Johnson D S, K.D.J.e.a., 1984. On a dual version of the one-dimensional bin packing problem[j]. Journal of algorithms 5(4), 502–525.</w:t>
      </w:r>
    </w:p>
    <w:p w14:paraId="1D36DC75" w14:textId="77777777" w:rsidR="00506C92" w:rsidRPr="00B96E99" w:rsidRDefault="00506C92"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E9287B">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1E114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9"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Zaharia, M., B.D.S.S.J.E.K.S.S.S.I., 2009. Job scheduling for multi-user mapreduce clusters. UCBerkeley Technical Report UCB/EECS-2009-55.</w:t>
      </w:r>
    </w:p>
    <w:p w14:paraId="7D7277B2" w14:textId="77777777" w:rsidR="00686CE4" w:rsidRPr="00B96E99" w:rsidRDefault="005F045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6E0ED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70"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0811146D" w14:textId="77777777" w:rsidR="006E0ED7" w:rsidRPr="00B96E99" w:rsidRDefault="006E0ED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p>
    <w:bookmarkEnd w:id="585"/>
    <w:p w14:paraId="12493DB7" w14:textId="77777777" w:rsidR="00FD73BC" w:rsidRPr="00B96E99" w:rsidRDefault="00FD73BC" w:rsidP="00E26AB0">
      <w:pPr>
        <w:pStyle w:val="1a"/>
        <w:spacing w:line="400" w:lineRule="exact"/>
        <w:rPr>
          <w:rFonts w:ascii="Times New Roman" w:eastAsia="宋体" w:hAnsi="Times New Roman" w:cs="Times New Roman"/>
        </w:rPr>
      </w:pPr>
    </w:p>
    <w:p w14:paraId="1ED15E17" w14:textId="77777777" w:rsidR="00FD73BC" w:rsidRPr="00B96E99" w:rsidRDefault="00FD73BC" w:rsidP="00E26AB0">
      <w:pPr>
        <w:pStyle w:val="1a"/>
        <w:spacing w:line="400" w:lineRule="exact"/>
        <w:rPr>
          <w:rFonts w:ascii="Times New Roman" w:eastAsia="宋体" w:hAnsi="Times New Roman" w:cs="Times New Roman"/>
        </w:rPr>
      </w:pPr>
    </w:p>
    <w:p w14:paraId="61134C34" w14:textId="77777777" w:rsidR="00E26AB0" w:rsidRPr="00B96E99" w:rsidRDefault="00E26AB0" w:rsidP="00E26AB0">
      <w:pPr>
        <w:pStyle w:val="1a"/>
        <w:spacing w:line="400" w:lineRule="exact"/>
        <w:rPr>
          <w:rFonts w:ascii="Times New Roman" w:eastAsia="宋体" w:hAnsi="Times New Roman" w:cs="Times New Roman"/>
        </w:rPr>
      </w:pPr>
      <w:bookmarkStart w:id="586" w:name="_Toc450393130"/>
      <w:r w:rsidRPr="00B96E99">
        <w:rPr>
          <w:rFonts w:ascii="Times New Roman" w:eastAsia="宋体" w:hAnsi="Times New Roman" w:cs="Times New Roman"/>
        </w:rPr>
        <w:lastRenderedPageBreak/>
        <w:t>科研成果</w:t>
      </w:r>
      <w:bookmarkEnd w:id="586"/>
    </w:p>
    <w:p w14:paraId="3C5F5B68" w14:textId="77777777" w:rsidR="00E26AB0" w:rsidRPr="00B96E99" w:rsidRDefault="00E26AB0" w:rsidP="00E26AB0">
      <w:pPr>
        <w:pStyle w:val="24"/>
        <w:rPr>
          <w:rFonts w:ascii="Times New Roman" w:hAnsi="Times New Roman" w:cs="Times New Roman"/>
        </w:rPr>
      </w:pPr>
      <w:bookmarkStart w:id="587" w:name="_Toc450393131"/>
      <w:r w:rsidRPr="00B96E99">
        <w:rPr>
          <w:rFonts w:ascii="Times New Roman" w:hAnsi="Times New Roman" w:cs="Times New Roman"/>
        </w:rPr>
        <w:t>在校参加的研究工作</w:t>
      </w:r>
      <w:bookmarkEnd w:id="587"/>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588" w:name="_Toc450393132"/>
      <w:r w:rsidRPr="00B96E99">
        <w:rPr>
          <w:rFonts w:ascii="Times New Roman" w:hAnsi="Times New Roman" w:cs="Times New Roman"/>
        </w:rPr>
        <w:t>在校发表</w:t>
      </w:r>
      <w:r w:rsidR="00C42693" w:rsidRPr="00B96E99">
        <w:rPr>
          <w:rFonts w:ascii="Times New Roman" w:hAnsi="Times New Roman" w:cs="Times New Roman"/>
        </w:rPr>
        <w:t>论文</w:t>
      </w:r>
      <w:bookmarkEnd w:id="588"/>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6A4033">
      <w:pPr>
        <w:pStyle w:val="1a"/>
        <w:spacing w:line="400" w:lineRule="exact"/>
        <w:rPr>
          <w:rFonts w:ascii="Times New Roman" w:eastAsia="宋体" w:hAnsi="Times New Roman" w:cs="Times New Roman"/>
        </w:rPr>
      </w:pPr>
      <w:bookmarkStart w:id="589" w:name="_Toc450393133"/>
      <w:r w:rsidRPr="00B96E99">
        <w:rPr>
          <w:rFonts w:ascii="Times New Roman" w:eastAsia="宋体" w:hAnsi="Times New Roman" w:cs="Times New Roman"/>
        </w:rPr>
        <w:lastRenderedPageBreak/>
        <w:t>致谢</w:t>
      </w:r>
      <w:bookmarkEnd w:id="589"/>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JieTang" w:date="2016-05-02T19:42:00Z" w:initials="J">
    <w:p w14:paraId="72D31C65" w14:textId="77777777" w:rsidR="00526714" w:rsidRDefault="00526714" w:rsidP="00526714">
      <w:pPr>
        <w:pStyle w:val="af4"/>
      </w:pPr>
      <w:r>
        <w:rPr>
          <w:rStyle w:val="af3"/>
        </w:rPr>
        <w:annotationRef/>
      </w:r>
      <w:r>
        <w:rPr>
          <w:rFonts w:hint="eastAsia"/>
        </w:rPr>
        <w:t>研究意义没有说到位</w:t>
      </w:r>
    </w:p>
  </w:comment>
  <w:comment w:id="105" w:author="JieTang" w:date="2016-05-02T19:40:00Z" w:initials="J">
    <w:p w14:paraId="27F541EF" w14:textId="77777777" w:rsidR="000B0CF4" w:rsidRDefault="000B0CF4">
      <w:pPr>
        <w:pStyle w:val="af4"/>
      </w:pPr>
      <w:r>
        <w:rPr>
          <w:rStyle w:val="af3"/>
        </w:rPr>
        <w:annotationRef/>
      </w:r>
      <w:r>
        <w:rPr>
          <w:rFonts w:hint="eastAsia"/>
        </w:rPr>
        <w:t>全称</w:t>
      </w:r>
    </w:p>
  </w:comment>
  <w:comment w:id="106" w:author="JieTang" w:date="2016-05-02T19:40:00Z" w:initials="J">
    <w:p w14:paraId="06EF2F64" w14:textId="77777777" w:rsidR="000B0CF4" w:rsidRDefault="000B0CF4">
      <w:pPr>
        <w:pStyle w:val="af4"/>
      </w:pPr>
      <w:r>
        <w:rPr>
          <w:rStyle w:val="af3"/>
        </w:rPr>
        <w:annotationRef/>
      </w:r>
      <w:r>
        <w:rPr>
          <w:rFonts w:hint="eastAsia"/>
        </w:rPr>
        <w:t>英文名称</w:t>
      </w:r>
    </w:p>
  </w:comment>
  <w:comment w:id="107" w:author="JieTang" w:date="2016-05-02T19:41:00Z" w:initials="J">
    <w:p w14:paraId="20F9C055" w14:textId="77777777" w:rsidR="000B0CF4" w:rsidRDefault="000B0CF4">
      <w:pPr>
        <w:pStyle w:val="af4"/>
      </w:pPr>
      <w:r>
        <w:rPr>
          <w:rStyle w:val="af3"/>
        </w:rPr>
        <w:annotationRef/>
      </w:r>
      <w:r>
        <w:rPr>
          <w:rFonts w:hint="eastAsia"/>
        </w:rPr>
        <w:t>明确</w:t>
      </w:r>
      <w:r>
        <w:rPr>
          <w:rFonts w:hint="eastAsia"/>
        </w:rPr>
        <w:t>jobs</w:t>
      </w:r>
      <w:r>
        <w:rPr>
          <w:rFonts w:hint="eastAsia"/>
        </w:rPr>
        <w:t>和</w:t>
      </w:r>
      <w:r>
        <w:rPr>
          <w:rFonts w:hint="eastAsia"/>
        </w:rPr>
        <w:t>task</w:t>
      </w:r>
      <w:r>
        <w:rPr>
          <w:rFonts w:hint="eastAsia"/>
        </w:rPr>
        <w:t>的区别</w:t>
      </w:r>
    </w:p>
  </w:comment>
  <w:comment w:id="112" w:author="JieTang" w:date="2016-05-02T19:42:00Z" w:initials="J">
    <w:p w14:paraId="28544EC7" w14:textId="77777777" w:rsidR="000B0CF4" w:rsidRDefault="000B0CF4">
      <w:pPr>
        <w:pStyle w:val="af4"/>
      </w:pPr>
      <w:r>
        <w:rPr>
          <w:rStyle w:val="af3"/>
        </w:rPr>
        <w:annotationRef/>
      </w:r>
      <w:r>
        <w:rPr>
          <w:rFonts w:hint="eastAsia"/>
        </w:rPr>
        <w:t>作用是什么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31C65" w15:done="0"/>
  <w15:commentEx w15:paraId="27F541EF" w15:done="0"/>
  <w15:commentEx w15:paraId="06EF2F64" w15:done="0"/>
  <w15:commentEx w15:paraId="20F9C055" w15:done="0"/>
  <w15:commentEx w15:paraId="28544EC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81339D" w14:textId="77777777" w:rsidR="00321A3E" w:rsidRDefault="00321A3E" w:rsidP="0084375E">
      <w:r>
        <w:separator/>
      </w:r>
    </w:p>
  </w:endnote>
  <w:endnote w:type="continuationSeparator" w:id="0">
    <w:p w14:paraId="4CF67471" w14:textId="77777777" w:rsidR="00321A3E" w:rsidRDefault="00321A3E"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0B0CF4" w:rsidRDefault="000B0CF4">
    <w:pPr>
      <w:pStyle w:val="a8"/>
      <w:jc w:val="center"/>
    </w:pPr>
  </w:p>
  <w:p w14:paraId="6727C234" w14:textId="77777777" w:rsidR="000B0CF4" w:rsidRDefault="000B0CF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0B0CF4" w:rsidRDefault="000B0CF4">
    <w:pPr>
      <w:pStyle w:val="a8"/>
      <w:jc w:val="center"/>
    </w:pPr>
  </w:p>
  <w:p w14:paraId="17400D05" w14:textId="77777777" w:rsidR="000B0CF4" w:rsidRDefault="000B0CF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EndPr/>
    <w:sdtContent>
      <w:p w14:paraId="1EB92E9E" w14:textId="53737E91" w:rsidR="000B0CF4" w:rsidRDefault="000B0CF4">
        <w:pPr>
          <w:pStyle w:val="a8"/>
          <w:jc w:val="center"/>
        </w:pPr>
        <w:r>
          <w:fldChar w:fldCharType="begin"/>
        </w:r>
        <w:r>
          <w:instrText>PAGE   \* MERGEFORMAT</w:instrText>
        </w:r>
        <w:r>
          <w:fldChar w:fldCharType="separate"/>
        </w:r>
        <w:r w:rsidR="00033AA0" w:rsidRPr="00033AA0">
          <w:rPr>
            <w:noProof/>
            <w:lang w:val="zh-CN"/>
          </w:rPr>
          <w:t>IV</w:t>
        </w:r>
        <w:r>
          <w:fldChar w:fldCharType="end"/>
        </w:r>
      </w:p>
    </w:sdtContent>
  </w:sdt>
  <w:p w14:paraId="413E166D" w14:textId="77777777" w:rsidR="000B0CF4" w:rsidRDefault="000B0CF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05D605" w14:textId="77777777" w:rsidR="00321A3E" w:rsidRDefault="00321A3E" w:rsidP="0084375E">
      <w:r>
        <w:separator/>
      </w:r>
    </w:p>
  </w:footnote>
  <w:footnote w:type="continuationSeparator" w:id="0">
    <w:p w14:paraId="68C91B5E" w14:textId="77777777" w:rsidR="00321A3E" w:rsidRDefault="00321A3E"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0B0CF4" w:rsidRDefault="000B0CF4">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0623B48"/>
    <w:multiLevelType w:val="hybridMultilevel"/>
    <w:tmpl w:val="BA142818"/>
    <w:lvl w:ilvl="0" w:tplc="C388DB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A740CBA"/>
    <w:multiLevelType w:val="hybridMultilevel"/>
    <w:tmpl w:val="70F2567A"/>
    <w:lvl w:ilvl="0" w:tplc="6A62C4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B6704F7"/>
    <w:multiLevelType w:val="multilevel"/>
    <w:tmpl w:val="04090025"/>
    <w:numStyleLink w:val="20"/>
  </w:abstractNum>
  <w:abstractNum w:abstractNumId="15"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096353A"/>
    <w:multiLevelType w:val="multilevel"/>
    <w:tmpl w:val="20408A76"/>
    <w:numStyleLink w:val="4"/>
  </w:abstractNum>
  <w:abstractNum w:abstractNumId="25"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82D46A2"/>
    <w:multiLevelType w:val="hybridMultilevel"/>
    <w:tmpl w:val="176CCA0E"/>
    <w:lvl w:ilvl="0" w:tplc="BA04E3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1"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48291E3A"/>
    <w:multiLevelType w:val="hybridMultilevel"/>
    <w:tmpl w:val="20768F34"/>
    <w:lvl w:ilvl="0" w:tplc="576EB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1"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2" w15:restartNumberingAfterBreak="0">
    <w:nsid w:val="5A583914"/>
    <w:multiLevelType w:val="hybridMultilevel"/>
    <w:tmpl w:val="1B366288"/>
    <w:lvl w:ilvl="0" w:tplc="F73A24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4"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15:restartNumberingAfterBreak="0">
    <w:nsid w:val="6BF26752"/>
    <w:multiLevelType w:val="multilevel"/>
    <w:tmpl w:val="36249248"/>
    <w:numStyleLink w:val="12"/>
  </w:abstractNum>
  <w:abstractNum w:abstractNumId="48" w15:restartNumberingAfterBreak="0">
    <w:nsid w:val="6C7A5131"/>
    <w:multiLevelType w:val="hybridMultilevel"/>
    <w:tmpl w:val="3D8C71CE"/>
    <w:lvl w:ilvl="0" w:tplc="268639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05C4BE3"/>
    <w:multiLevelType w:val="multilevel"/>
    <w:tmpl w:val="1EFE73E6"/>
    <w:numStyleLink w:val="10"/>
  </w:abstractNum>
  <w:abstractNum w:abstractNumId="51"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2"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31"/>
  </w:num>
  <w:num w:numId="3">
    <w:abstractNumId w:val="30"/>
  </w:num>
  <w:num w:numId="4">
    <w:abstractNumId w:val="51"/>
  </w:num>
  <w:num w:numId="5">
    <w:abstractNumId w:val="40"/>
  </w:num>
  <w:num w:numId="6">
    <w:abstractNumId w:val="38"/>
  </w:num>
  <w:num w:numId="7">
    <w:abstractNumId w:val="24"/>
  </w:num>
  <w:num w:numId="8">
    <w:abstractNumId w:val="55"/>
  </w:num>
  <w:num w:numId="9">
    <w:abstractNumId w:val="3"/>
  </w:num>
  <w:num w:numId="10">
    <w:abstractNumId w:val="29"/>
  </w:num>
  <w:num w:numId="11">
    <w:abstractNumId w:val="16"/>
  </w:num>
  <w:num w:numId="12">
    <w:abstractNumId w:val="50"/>
  </w:num>
  <w:num w:numId="13">
    <w:abstractNumId w:val="56"/>
  </w:num>
  <w:num w:numId="14">
    <w:abstractNumId w:val="22"/>
  </w:num>
  <w:num w:numId="15">
    <w:abstractNumId w:val="21"/>
  </w:num>
  <w:num w:numId="16">
    <w:abstractNumId w:val="33"/>
  </w:num>
  <w:num w:numId="17">
    <w:abstractNumId w:val="41"/>
  </w:num>
  <w:num w:numId="18">
    <w:abstractNumId w:val="10"/>
  </w:num>
  <w:num w:numId="19">
    <w:abstractNumId w:val="6"/>
  </w:num>
  <w:num w:numId="20">
    <w:abstractNumId w:val="15"/>
  </w:num>
  <w:num w:numId="21">
    <w:abstractNumId w:val="26"/>
  </w:num>
  <w:num w:numId="22">
    <w:abstractNumId w:val="46"/>
  </w:num>
  <w:num w:numId="23">
    <w:abstractNumId w:val="17"/>
  </w:num>
  <w:num w:numId="24">
    <w:abstractNumId w:val="14"/>
  </w:num>
  <w:num w:numId="25">
    <w:abstractNumId w:val="1"/>
  </w:num>
  <w:num w:numId="26">
    <w:abstractNumId w:val="8"/>
  </w:num>
  <w:num w:numId="27">
    <w:abstractNumId w:val="54"/>
  </w:num>
  <w:num w:numId="28">
    <w:abstractNumId w:val="5"/>
  </w:num>
  <w:num w:numId="29">
    <w:abstractNumId w:val="47"/>
  </w:num>
  <w:num w:numId="30">
    <w:abstractNumId w:val="36"/>
  </w:num>
  <w:num w:numId="31">
    <w:abstractNumId w:val="37"/>
  </w:num>
  <w:num w:numId="32">
    <w:abstractNumId w:val="19"/>
  </w:num>
  <w:num w:numId="33">
    <w:abstractNumId w:val="57"/>
  </w:num>
  <w:num w:numId="34">
    <w:abstractNumId w:val="18"/>
  </w:num>
  <w:num w:numId="35">
    <w:abstractNumId w:val="20"/>
  </w:num>
  <w:num w:numId="36">
    <w:abstractNumId w:val="28"/>
  </w:num>
  <w:num w:numId="37">
    <w:abstractNumId w:val="34"/>
  </w:num>
  <w:num w:numId="38">
    <w:abstractNumId w:val="45"/>
  </w:num>
  <w:num w:numId="39">
    <w:abstractNumId w:val="52"/>
  </w:num>
  <w:num w:numId="40">
    <w:abstractNumId w:val="7"/>
  </w:num>
  <w:num w:numId="41">
    <w:abstractNumId w:val="43"/>
  </w:num>
  <w:num w:numId="42">
    <w:abstractNumId w:val="53"/>
  </w:num>
  <w:num w:numId="43">
    <w:abstractNumId w:val="27"/>
  </w:num>
  <w:num w:numId="44">
    <w:abstractNumId w:val="49"/>
  </w:num>
  <w:num w:numId="45">
    <w:abstractNumId w:val="23"/>
  </w:num>
  <w:num w:numId="46">
    <w:abstractNumId w:val="39"/>
  </w:num>
  <w:num w:numId="47">
    <w:abstractNumId w:val="25"/>
  </w:num>
  <w:num w:numId="48">
    <w:abstractNumId w:val="44"/>
  </w:num>
  <w:num w:numId="49">
    <w:abstractNumId w:val="35"/>
  </w:num>
  <w:num w:numId="50">
    <w:abstractNumId w:val="32"/>
  </w:num>
  <w:num w:numId="51">
    <w:abstractNumId w:val="4"/>
  </w:num>
  <w:num w:numId="52">
    <w:abstractNumId w:val="58"/>
  </w:num>
  <w:num w:numId="53">
    <w:abstractNumId w:val="13"/>
  </w:num>
  <w:num w:numId="54">
    <w:abstractNumId w:val="48"/>
  </w:num>
  <w:num w:numId="55">
    <w:abstractNumId w:val="12"/>
  </w:num>
  <w:num w:numId="56">
    <w:abstractNumId w:val="11"/>
  </w:num>
  <w:num w:numId="57">
    <w:abstractNumId w:val="42"/>
  </w:num>
  <w:num w:numId="58">
    <w:abstractNumId w:val="2"/>
  </w:num>
  <w:num w:numId="59">
    <w:abstractNumId w:val="0"/>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C22"/>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5227"/>
    <w:rsid w:val="00015FCB"/>
    <w:rsid w:val="000166E7"/>
    <w:rsid w:val="000169D4"/>
    <w:rsid w:val="00016A29"/>
    <w:rsid w:val="00016F1E"/>
    <w:rsid w:val="00017ADA"/>
    <w:rsid w:val="00017F6D"/>
    <w:rsid w:val="000205F5"/>
    <w:rsid w:val="000208C8"/>
    <w:rsid w:val="00020DF4"/>
    <w:rsid w:val="00021630"/>
    <w:rsid w:val="00021F2A"/>
    <w:rsid w:val="000228CB"/>
    <w:rsid w:val="00023286"/>
    <w:rsid w:val="00023629"/>
    <w:rsid w:val="00025019"/>
    <w:rsid w:val="00025AAA"/>
    <w:rsid w:val="00025AFE"/>
    <w:rsid w:val="00026EC6"/>
    <w:rsid w:val="0002756F"/>
    <w:rsid w:val="000279AE"/>
    <w:rsid w:val="00027AC9"/>
    <w:rsid w:val="000310F1"/>
    <w:rsid w:val="00033AA0"/>
    <w:rsid w:val="00033AD8"/>
    <w:rsid w:val="00033F3C"/>
    <w:rsid w:val="00034C72"/>
    <w:rsid w:val="0003596D"/>
    <w:rsid w:val="00036651"/>
    <w:rsid w:val="00040627"/>
    <w:rsid w:val="00040E05"/>
    <w:rsid w:val="00041C76"/>
    <w:rsid w:val="00042D66"/>
    <w:rsid w:val="00042FA2"/>
    <w:rsid w:val="00044E72"/>
    <w:rsid w:val="00045CDA"/>
    <w:rsid w:val="00045F1F"/>
    <w:rsid w:val="000502A6"/>
    <w:rsid w:val="0005085B"/>
    <w:rsid w:val="00052479"/>
    <w:rsid w:val="00055117"/>
    <w:rsid w:val="000566E7"/>
    <w:rsid w:val="000571F8"/>
    <w:rsid w:val="00060589"/>
    <w:rsid w:val="000606A3"/>
    <w:rsid w:val="00061761"/>
    <w:rsid w:val="00061D5F"/>
    <w:rsid w:val="00062AF0"/>
    <w:rsid w:val="00063DF7"/>
    <w:rsid w:val="000643BD"/>
    <w:rsid w:val="000645AB"/>
    <w:rsid w:val="0006460A"/>
    <w:rsid w:val="000649C0"/>
    <w:rsid w:val="00065174"/>
    <w:rsid w:val="00066156"/>
    <w:rsid w:val="0007072A"/>
    <w:rsid w:val="00070AFC"/>
    <w:rsid w:val="000711B5"/>
    <w:rsid w:val="000717F6"/>
    <w:rsid w:val="00071AE4"/>
    <w:rsid w:val="00071DF9"/>
    <w:rsid w:val="00073CD9"/>
    <w:rsid w:val="00073EF8"/>
    <w:rsid w:val="00075158"/>
    <w:rsid w:val="00076532"/>
    <w:rsid w:val="00080671"/>
    <w:rsid w:val="000814E4"/>
    <w:rsid w:val="000816FE"/>
    <w:rsid w:val="00083267"/>
    <w:rsid w:val="00084406"/>
    <w:rsid w:val="00085327"/>
    <w:rsid w:val="0008737A"/>
    <w:rsid w:val="000878B1"/>
    <w:rsid w:val="00087F92"/>
    <w:rsid w:val="00094034"/>
    <w:rsid w:val="00094628"/>
    <w:rsid w:val="0009796E"/>
    <w:rsid w:val="00097B7A"/>
    <w:rsid w:val="000A042C"/>
    <w:rsid w:val="000A0861"/>
    <w:rsid w:val="000A1B9A"/>
    <w:rsid w:val="000A43C5"/>
    <w:rsid w:val="000A5A9F"/>
    <w:rsid w:val="000A5CF8"/>
    <w:rsid w:val="000A6442"/>
    <w:rsid w:val="000B0B14"/>
    <w:rsid w:val="000B0CF4"/>
    <w:rsid w:val="000B1974"/>
    <w:rsid w:val="000B2C72"/>
    <w:rsid w:val="000B2E32"/>
    <w:rsid w:val="000B364C"/>
    <w:rsid w:val="000B452F"/>
    <w:rsid w:val="000B4802"/>
    <w:rsid w:val="000C0A72"/>
    <w:rsid w:val="000C0CB7"/>
    <w:rsid w:val="000C23B1"/>
    <w:rsid w:val="000C3B13"/>
    <w:rsid w:val="000C423B"/>
    <w:rsid w:val="000C4C47"/>
    <w:rsid w:val="000C67DD"/>
    <w:rsid w:val="000D0010"/>
    <w:rsid w:val="000D075B"/>
    <w:rsid w:val="000D0ECC"/>
    <w:rsid w:val="000D1990"/>
    <w:rsid w:val="000D27E3"/>
    <w:rsid w:val="000D31A7"/>
    <w:rsid w:val="000D4777"/>
    <w:rsid w:val="000D47B5"/>
    <w:rsid w:val="000D4CCA"/>
    <w:rsid w:val="000D5FB5"/>
    <w:rsid w:val="000D60C2"/>
    <w:rsid w:val="000D7743"/>
    <w:rsid w:val="000E1371"/>
    <w:rsid w:val="000E206F"/>
    <w:rsid w:val="000E3C0B"/>
    <w:rsid w:val="000E493A"/>
    <w:rsid w:val="000E5D82"/>
    <w:rsid w:val="000E77FC"/>
    <w:rsid w:val="000E7EB3"/>
    <w:rsid w:val="000F08D1"/>
    <w:rsid w:val="000F0DCC"/>
    <w:rsid w:val="000F38B4"/>
    <w:rsid w:val="000F3F9E"/>
    <w:rsid w:val="000F52FE"/>
    <w:rsid w:val="000F578F"/>
    <w:rsid w:val="000F59E3"/>
    <w:rsid w:val="000F6C32"/>
    <w:rsid w:val="000F7370"/>
    <w:rsid w:val="001026FA"/>
    <w:rsid w:val="00102E98"/>
    <w:rsid w:val="00103054"/>
    <w:rsid w:val="0010374C"/>
    <w:rsid w:val="001063B2"/>
    <w:rsid w:val="001074DB"/>
    <w:rsid w:val="00107805"/>
    <w:rsid w:val="00107E50"/>
    <w:rsid w:val="00107FE8"/>
    <w:rsid w:val="001100C2"/>
    <w:rsid w:val="001109C6"/>
    <w:rsid w:val="00111584"/>
    <w:rsid w:val="00111A10"/>
    <w:rsid w:val="001133EF"/>
    <w:rsid w:val="00114178"/>
    <w:rsid w:val="00117283"/>
    <w:rsid w:val="00117950"/>
    <w:rsid w:val="0012059B"/>
    <w:rsid w:val="00121EB7"/>
    <w:rsid w:val="00121FC7"/>
    <w:rsid w:val="001221AC"/>
    <w:rsid w:val="001235CF"/>
    <w:rsid w:val="00125957"/>
    <w:rsid w:val="0012607C"/>
    <w:rsid w:val="00126EC5"/>
    <w:rsid w:val="00126F7F"/>
    <w:rsid w:val="001270AD"/>
    <w:rsid w:val="00130859"/>
    <w:rsid w:val="001310D8"/>
    <w:rsid w:val="001314A0"/>
    <w:rsid w:val="001317BE"/>
    <w:rsid w:val="00131A93"/>
    <w:rsid w:val="0013201F"/>
    <w:rsid w:val="0013326D"/>
    <w:rsid w:val="00133400"/>
    <w:rsid w:val="00134126"/>
    <w:rsid w:val="00134149"/>
    <w:rsid w:val="0013569C"/>
    <w:rsid w:val="001356C1"/>
    <w:rsid w:val="0013696E"/>
    <w:rsid w:val="0013735C"/>
    <w:rsid w:val="0013788C"/>
    <w:rsid w:val="001416E9"/>
    <w:rsid w:val="00141739"/>
    <w:rsid w:val="001436C4"/>
    <w:rsid w:val="0014470D"/>
    <w:rsid w:val="00153491"/>
    <w:rsid w:val="00154605"/>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2CF"/>
    <w:rsid w:val="00176BDB"/>
    <w:rsid w:val="00176E7E"/>
    <w:rsid w:val="001773B8"/>
    <w:rsid w:val="00177B59"/>
    <w:rsid w:val="00180616"/>
    <w:rsid w:val="001806FB"/>
    <w:rsid w:val="00182F88"/>
    <w:rsid w:val="00185E4D"/>
    <w:rsid w:val="001861D5"/>
    <w:rsid w:val="00186A66"/>
    <w:rsid w:val="00186B2E"/>
    <w:rsid w:val="0018756C"/>
    <w:rsid w:val="00187A98"/>
    <w:rsid w:val="00191675"/>
    <w:rsid w:val="001929BA"/>
    <w:rsid w:val="00193D58"/>
    <w:rsid w:val="0019461C"/>
    <w:rsid w:val="0019543B"/>
    <w:rsid w:val="001956C7"/>
    <w:rsid w:val="00195866"/>
    <w:rsid w:val="001975BF"/>
    <w:rsid w:val="00197645"/>
    <w:rsid w:val="0019776E"/>
    <w:rsid w:val="00197930"/>
    <w:rsid w:val="00197AD6"/>
    <w:rsid w:val="001A0AFA"/>
    <w:rsid w:val="001A126E"/>
    <w:rsid w:val="001A29E9"/>
    <w:rsid w:val="001A3CA0"/>
    <w:rsid w:val="001A521B"/>
    <w:rsid w:val="001A6287"/>
    <w:rsid w:val="001A634C"/>
    <w:rsid w:val="001A6957"/>
    <w:rsid w:val="001A7B22"/>
    <w:rsid w:val="001B03FF"/>
    <w:rsid w:val="001B202D"/>
    <w:rsid w:val="001B2E5C"/>
    <w:rsid w:val="001B4C29"/>
    <w:rsid w:val="001B4D78"/>
    <w:rsid w:val="001B5183"/>
    <w:rsid w:val="001B783D"/>
    <w:rsid w:val="001C0016"/>
    <w:rsid w:val="001C232D"/>
    <w:rsid w:val="001C2535"/>
    <w:rsid w:val="001C3018"/>
    <w:rsid w:val="001C344C"/>
    <w:rsid w:val="001C3AB4"/>
    <w:rsid w:val="001C4961"/>
    <w:rsid w:val="001C4BFF"/>
    <w:rsid w:val="001C53C5"/>
    <w:rsid w:val="001C591E"/>
    <w:rsid w:val="001C5A96"/>
    <w:rsid w:val="001C5DEE"/>
    <w:rsid w:val="001C6178"/>
    <w:rsid w:val="001C6FE3"/>
    <w:rsid w:val="001D0031"/>
    <w:rsid w:val="001D02D2"/>
    <w:rsid w:val="001D126E"/>
    <w:rsid w:val="001D3B31"/>
    <w:rsid w:val="001D3C36"/>
    <w:rsid w:val="001D62AA"/>
    <w:rsid w:val="001D7310"/>
    <w:rsid w:val="001E03C1"/>
    <w:rsid w:val="001E099E"/>
    <w:rsid w:val="001E1143"/>
    <w:rsid w:val="001E2456"/>
    <w:rsid w:val="001E2AE8"/>
    <w:rsid w:val="001E2B27"/>
    <w:rsid w:val="001E2FC7"/>
    <w:rsid w:val="001E3126"/>
    <w:rsid w:val="001E3E75"/>
    <w:rsid w:val="001E44E7"/>
    <w:rsid w:val="001E46C7"/>
    <w:rsid w:val="001E7A6C"/>
    <w:rsid w:val="001F13C8"/>
    <w:rsid w:val="001F1626"/>
    <w:rsid w:val="001F1FDC"/>
    <w:rsid w:val="001F222A"/>
    <w:rsid w:val="001F238C"/>
    <w:rsid w:val="001F3BA3"/>
    <w:rsid w:val="001F3C97"/>
    <w:rsid w:val="001F3DE8"/>
    <w:rsid w:val="001F41A5"/>
    <w:rsid w:val="001F4BD0"/>
    <w:rsid w:val="001F4EE5"/>
    <w:rsid w:val="001F511C"/>
    <w:rsid w:val="001F5B2A"/>
    <w:rsid w:val="001F6AD4"/>
    <w:rsid w:val="001F7C7B"/>
    <w:rsid w:val="0020133B"/>
    <w:rsid w:val="002015C4"/>
    <w:rsid w:val="00201AB7"/>
    <w:rsid w:val="00202A75"/>
    <w:rsid w:val="00202AE9"/>
    <w:rsid w:val="00203224"/>
    <w:rsid w:val="00204AE1"/>
    <w:rsid w:val="00205489"/>
    <w:rsid w:val="002074FA"/>
    <w:rsid w:val="00207B92"/>
    <w:rsid w:val="00207F54"/>
    <w:rsid w:val="0021060F"/>
    <w:rsid w:val="002119B3"/>
    <w:rsid w:val="002137D7"/>
    <w:rsid w:val="00213A92"/>
    <w:rsid w:val="00215304"/>
    <w:rsid w:val="00216308"/>
    <w:rsid w:val="00216928"/>
    <w:rsid w:val="00220BAB"/>
    <w:rsid w:val="0022140F"/>
    <w:rsid w:val="0022211D"/>
    <w:rsid w:val="00222ECB"/>
    <w:rsid w:val="002256E1"/>
    <w:rsid w:val="00225D05"/>
    <w:rsid w:val="00225F72"/>
    <w:rsid w:val="00225FFE"/>
    <w:rsid w:val="00226A17"/>
    <w:rsid w:val="00227169"/>
    <w:rsid w:val="002308C0"/>
    <w:rsid w:val="00231370"/>
    <w:rsid w:val="00231557"/>
    <w:rsid w:val="00234089"/>
    <w:rsid w:val="00234123"/>
    <w:rsid w:val="00234DA1"/>
    <w:rsid w:val="00234F2B"/>
    <w:rsid w:val="002361E2"/>
    <w:rsid w:val="002364D4"/>
    <w:rsid w:val="00242DE6"/>
    <w:rsid w:val="0024350D"/>
    <w:rsid w:val="00243D34"/>
    <w:rsid w:val="00243E24"/>
    <w:rsid w:val="002442C1"/>
    <w:rsid w:val="0024521A"/>
    <w:rsid w:val="00247153"/>
    <w:rsid w:val="00251926"/>
    <w:rsid w:val="00251C5D"/>
    <w:rsid w:val="00251F4D"/>
    <w:rsid w:val="002526C5"/>
    <w:rsid w:val="00252AB1"/>
    <w:rsid w:val="002530D4"/>
    <w:rsid w:val="0025345D"/>
    <w:rsid w:val="00253744"/>
    <w:rsid w:val="00256105"/>
    <w:rsid w:val="00256945"/>
    <w:rsid w:val="00257835"/>
    <w:rsid w:val="002618E2"/>
    <w:rsid w:val="00261EF3"/>
    <w:rsid w:val="0026224A"/>
    <w:rsid w:val="00262660"/>
    <w:rsid w:val="002637BC"/>
    <w:rsid w:val="002642D8"/>
    <w:rsid w:val="0026503B"/>
    <w:rsid w:val="002651D3"/>
    <w:rsid w:val="002674C2"/>
    <w:rsid w:val="00267884"/>
    <w:rsid w:val="00270246"/>
    <w:rsid w:val="00271412"/>
    <w:rsid w:val="002722EA"/>
    <w:rsid w:val="00272F7A"/>
    <w:rsid w:val="00273EDE"/>
    <w:rsid w:val="00273F58"/>
    <w:rsid w:val="00274499"/>
    <w:rsid w:val="00274E43"/>
    <w:rsid w:val="002755A2"/>
    <w:rsid w:val="002757CD"/>
    <w:rsid w:val="00277823"/>
    <w:rsid w:val="00281027"/>
    <w:rsid w:val="0028274B"/>
    <w:rsid w:val="00283947"/>
    <w:rsid w:val="00283F4B"/>
    <w:rsid w:val="00284DE7"/>
    <w:rsid w:val="00284E35"/>
    <w:rsid w:val="00285867"/>
    <w:rsid w:val="0028669B"/>
    <w:rsid w:val="002867FD"/>
    <w:rsid w:val="00286837"/>
    <w:rsid w:val="00287667"/>
    <w:rsid w:val="002878B1"/>
    <w:rsid w:val="00290C43"/>
    <w:rsid w:val="00290FC8"/>
    <w:rsid w:val="00291D82"/>
    <w:rsid w:val="00292C04"/>
    <w:rsid w:val="002944D7"/>
    <w:rsid w:val="00294C43"/>
    <w:rsid w:val="00295074"/>
    <w:rsid w:val="002961F8"/>
    <w:rsid w:val="00297D66"/>
    <w:rsid w:val="002A163D"/>
    <w:rsid w:val="002A2A2F"/>
    <w:rsid w:val="002A34DB"/>
    <w:rsid w:val="002A3618"/>
    <w:rsid w:val="002A40E7"/>
    <w:rsid w:val="002A5579"/>
    <w:rsid w:val="002A6B65"/>
    <w:rsid w:val="002A73D5"/>
    <w:rsid w:val="002A744D"/>
    <w:rsid w:val="002B03F8"/>
    <w:rsid w:val="002B0489"/>
    <w:rsid w:val="002B0AE5"/>
    <w:rsid w:val="002B1134"/>
    <w:rsid w:val="002B118C"/>
    <w:rsid w:val="002B4491"/>
    <w:rsid w:val="002B4A64"/>
    <w:rsid w:val="002B689C"/>
    <w:rsid w:val="002B7031"/>
    <w:rsid w:val="002B75A0"/>
    <w:rsid w:val="002B7E8F"/>
    <w:rsid w:val="002C0153"/>
    <w:rsid w:val="002C05AF"/>
    <w:rsid w:val="002C081B"/>
    <w:rsid w:val="002C115B"/>
    <w:rsid w:val="002C1E10"/>
    <w:rsid w:val="002C2993"/>
    <w:rsid w:val="002C2F15"/>
    <w:rsid w:val="002C47BB"/>
    <w:rsid w:val="002C5FD4"/>
    <w:rsid w:val="002C6099"/>
    <w:rsid w:val="002C650F"/>
    <w:rsid w:val="002D25E8"/>
    <w:rsid w:val="002D2640"/>
    <w:rsid w:val="002D3A7C"/>
    <w:rsid w:val="002D7830"/>
    <w:rsid w:val="002D7CF4"/>
    <w:rsid w:val="002D7E48"/>
    <w:rsid w:val="002E0AFA"/>
    <w:rsid w:val="002E0DA9"/>
    <w:rsid w:val="002E2CE0"/>
    <w:rsid w:val="002E2D78"/>
    <w:rsid w:val="002E3CA4"/>
    <w:rsid w:val="002E3DEB"/>
    <w:rsid w:val="002E4D8E"/>
    <w:rsid w:val="002E5F5D"/>
    <w:rsid w:val="002E712B"/>
    <w:rsid w:val="002E7B3B"/>
    <w:rsid w:val="002F17EF"/>
    <w:rsid w:val="002F19CC"/>
    <w:rsid w:val="002F2C4C"/>
    <w:rsid w:val="002F3D74"/>
    <w:rsid w:val="002F5D78"/>
    <w:rsid w:val="002F60A1"/>
    <w:rsid w:val="002F776A"/>
    <w:rsid w:val="002F792D"/>
    <w:rsid w:val="002F7D9A"/>
    <w:rsid w:val="00300030"/>
    <w:rsid w:val="00300834"/>
    <w:rsid w:val="0030156E"/>
    <w:rsid w:val="003018F4"/>
    <w:rsid w:val="00302356"/>
    <w:rsid w:val="0030380A"/>
    <w:rsid w:val="00303B96"/>
    <w:rsid w:val="00304E0F"/>
    <w:rsid w:val="00305E63"/>
    <w:rsid w:val="00306688"/>
    <w:rsid w:val="00307215"/>
    <w:rsid w:val="00312F6B"/>
    <w:rsid w:val="00313E4B"/>
    <w:rsid w:val="003150D3"/>
    <w:rsid w:val="00315D06"/>
    <w:rsid w:val="00316055"/>
    <w:rsid w:val="00321554"/>
    <w:rsid w:val="00321A3E"/>
    <w:rsid w:val="00321B4B"/>
    <w:rsid w:val="0032205C"/>
    <w:rsid w:val="003228D4"/>
    <w:rsid w:val="003232A5"/>
    <w:rsid w:val="00324032"/>
    <w:rsid w:val="00324633"/>
    <w:rsid w:val="00324AF5"/>
    <w:rsid w:val="003314FC"/>
    <w:rsid w:val="00331967"/>
    <w:rsid w:val="00332FCE"/>
    <w:rsid w:val="00335401"/>
    <w:rsid w:val="00337572"/>
    <w:rsid w:val="003378C1"/>
    <w:rsid w:val="003446F9"/>
    <w:rsid w:val="00345034"/>
    <w:rsid w:val="00345362"/>
    <w:rsid w:val="00345715"/>
    <w:rsid w:val="00345BE4"/>
    <w:rsid w:val="00347167"/>
    <w:rsid w:val="003473C9"/>
    <w:rsid w:val="00347662"/>
    <w:rsid w:val="00350431"/>
    <w:rsid w:val="00350D22"/>
    <w:rsid w:val="00351728"/>
    <w:rsid w:val="003526B4"/>
    <w:rsid w:val="003527DC"/>
    <w:rsid w:val="00352AAF"/>
    <w:rsid w:val="003563E0"/>
    <w:rsid w:val="00357793"/>
    <w:rsid w:val="00360576"/>
    <w:rsid w:val="003606A9"/>
    <w:rsid w:val="00362A23"/>
    <w:rsid w:val="00363DB8"/>
    <w:rsid w:val="00365AA2"/>
    <w:rsid w:val="0036606E"/>
    <w:rsid w:val="00367330"/>
    <w:rsid w:val="00370860"/>
    <w:rsid w:val="00371523"/>
    <w:rsid w:val="0037724C"/>
    <w:rsid w:val="003775AF"/>
    <w:rsid w:val="00380C1E"/>
    <w:rsid w:val="00380D01"/>
    <w:rsid w:val="003811CE"/>
    <w:rsid w:val="003814AA"/>
    <w:rsid w:val="003826F1"/>
    <w:rsid w:val="0038302A"/>
    <w:rsid w:val="0038357C"/>
    <w:rsid w:val="003861AA"/>
    <w:rsid w:val="00387E81"/>
    <w:rsid w:val="003909AA"/>
    <w:rsid w:val="00391E84"/>
    <w:rsid w:val="003947EC"/>
    <w:rsid w:val="00395C1B"/>
    <w:rsid w:val="003A192D"/>
    <w:rsid w:val="003A2DD3"/>
    <w:rsid w:val="003A3B05"/>
    <w:rsid w:val="003A3C8F"/>
    <w:rsid w:val="003A4BC1"/>
    <w:rsid w:val="003A6EC7"/>
    <w:rsid w:val="003A71B6"/>
    <w:rsid w:val="003A7300"/>
    <w:rsid w:val="003A7417"/>
    <w:rsid w:val="003B030D"/>
    <w:rsid w:val="003B0746"/>
    <w:rsid w:val="003B1B3E"/>
    <w:rsid w:val="003B3288"/>
    <w:rsid w:val="003B4514"/>
    <w:rsid w:val="003B6720"/>
    <w:rsid w:val="003C0428"/>
    <w:rsid w:val="003C28A3"/>
    <w:rsid w:val="003C3295"/>
    <w:rsid w:val="003C35C1"/>
    <w:rsid w:val="003C3924"/>
    <w:rsid w:val="003C3E59"/>
    <w:rsid w:val="003C3E7F"/>
    <w:rsid w:val="003C6746"/>
    <w:rsid w:val="003C6CF7"/>
    <w:rsid w:val="003C6F05"/>
    <w:rsid w:val="003D1574"/>
    <w:rsid w:val="003D1FB7"/>
    <w:rsid w:val="003D2353"/>
    <w:rsid w:val="003D271C"/>
    <w:rsid w:val="003D37E9"/>
    <w:rsid w:val="003D5C13"/>
    <w:rsid w:val="003D5FAE"/>
    <w:rsid w:val="003D6062"/>
    <w:rsid w:val="003D66E0"/>
    <w:rsid w:val="003D7C83"/>
    <w:rsid w:val="003E155E"/>
    <w:rsid w:val="003E2134"/>
    <w:rsid w:val="003E3121"/>
    <w:rsid w:val="003E3BB8"/>
    <w:rsid w:val="003E5DE8"/>
    <w:rsid w:val="003E7736"/>
    <w:rsid w:val="003F013D"/>
    <w:rsid w:val="003F45FB"/>
    <w:rsid w:val="003F4638"/>
    <w:rsid w:val="003F538B"/>
    <w:rsid w:val="003F5C95"/>
    <w:rsid w:val="003F7138"/>
    <w:rsid w:val="00400999"/>
    <w:rsid w:val="004014F1"/>
    <w:rsid w:val="00401504"/>
    <w:rsid w:val="00401A3A"/>
    <w:rsid w:val="004029B0"/>
    <w:rsid w:val="00403488"/>
    <w:rsid w:val="004035BC"/>
    <w:rsid w:val="0040462A"/>
    <w:rsid w:val="0040659A"/>
    <w:rsid w:val="004074E2"/>
    <w:rsid w:val="00411074"/>
    <w:rsid w:val="004132A4"/>
    <w:rsid w:val="004146AB"/>
    <w:rsid w:val="00415231"/>
    <w:rsid w:val="00415DEC"/>
    <w:rsid w:val="004204C1"/>
    <w:rsid w:val="00421675"/>
    <w:rsid w:val="00423109"/>
    <w:rsid w:val="0042422C"/>
    <w:rsid w:val="004259B3"/>
    <w:rsid w:val="00425FC5"/>
    <w:rsid w:val="004272E3"/>
    <w:rsid w:val="004277E5"/>
    <w:rsid w:val="0043129E"/>
    <w:rsid w:val="004312C2"/>
    <w:rsid w:val="00431B6A"/>
    <w:rsid w:val="00432698"/>
    <w:rsid w:val="0043365A"/>
    <w:rsid w:val="00435E6F"/>
    <w:rsid w:val="00436C9B"/>
    <w:rsid w:val="00440A74"/>
    <w:rsid w:val="0044176B"/>
    <w:rsid w:val="00443222"/>
    <w:rsid w:val="004433F7"/>
    <w:rsid w:val="004437D9"/>
    <w:rsid w:val="00444810"/>
    <w:rsid w:val="00444FD3"/>
    <w:rsid w:val="0044629F"/>
    <w:rsid w:val="004468BC"/>
    <w:rsid w:val="00447643"/>
    <w:rsid w:val="00447927"/>
    <w:rsid w:val="004506E7"/>
    <w:rsid w:val="00450FB8"/>
    <w:rsid w:val="00451E88"/>
    <w:rsid w:val="004520E8"/>
    <w:rsid w:val="0045285E"/>
    <w:rsid w:val="00452A69"/>
    <w:rsid w:val="00453E92"/>
    <w:rsid w:val="00454090"/>
    <w:rsid w:val="00456C5D"/>
    <w:rsid w:val="00460CF3"/>
    <w:rsid w:val="00461AF8"/>
    <w:rsid w:val="004622F7"/>
    <w:rsid w:val="004624B4"/>
    <w:rsid w:val="0046394C"/>
    <w:rsid w:val="0046411E"/>
    <w:rsid w:val="00464F50"/>
    <w:rsid w:val="004666CC"/>
    <w:rsid w:val="004669F0"/>
    <w:rsid w:val="00466A4C"/>
    <w:rsid w:val="00471B21"/>
    <w:rsid w:val="0047452A"/>
    <w:rsid w:val="00476BD1"/>
    <w:rsid w:val="0047779A"/>
    <w:rsid w:val="004811C8"/>
    <w:rsid w:val="00482525"/>
    <w:rsid w:val="004834D0"/>
    <w:rsid w:val="00484783"/>
    <w:rsid w:val="00484AAC"/>
    <w:rsid w:val="0048764A"/>
    <w:rsid w:val="00490F31"/>
    <w:rsid w:val="00493464"/>
    <w:rsid w:val="00493A43"/>
    <w:rsid w:val="00495BB1"/>
    <w:rsid w:val="0049600C"/>
    <w:rsid w:val="004970D3"/>
    <w:rsid w:val="004A079E"/>
    <w:rsid w:val="004A0FE8"/>
    <w:rsid w:val="004A4E21"/>
    <w:rsid w:val="004A51B6"/>
    <w:rsid w:val="004A6C6D"/>
    <w:rsid w:val="004B16E6"/>
    <w:rsid w:val="004B3FD1"/>
    <w:rsid w:val="004B478C"/>
    <w:rsid w:val="004B5934"/>
    <w:rsid w:val="004B7742"/>
    <w:rsid w:val="004B7B83"/>
    <w:rsid w:val="004C1942"/>
    <w:rsid w:val="004C316C"/>
    <w:rsid w:val="004C45BA"/>
    <w:rsid w:val="004C508E"/>
    <w:rsid w:val="004C51E9"/>
    <w:rsid w:val="004C74C1"/>
    <w:rsid w:val="004D02FD"/>
    <w:rsid w:val="004D0409"/>
    <w:rsid w:val="004D08E9"/>
    <w:rsid w:val="004D1E81"/>
    <w:rsid w:val="004D3E19"/>
    <w:rsid w:val="004D461D"/>
    <w:rsid w:val="004D467F"/>
    <w:rsid w:val="004D628D"/>
    <w:rsid w:val="004D6FC7"/>
    <w:rsid w:val="004E0304"/>
    <w:rsid w:val="004E1A2A"/>
    <w:rsid w:val="004E209D"/>
    <w:rsid w:val="004E23FA"/>
    <w:rsid w:val="004E306E"/>
    <w:rsid w:val="004E4E60"/>
    <w:rsid w:val="004E4F1C"/>
    <w:rsid w:val="004E5D84"/>
    <w:rsid w:val="004E6C34"/>
    <w:rsid w:val="004E6F93"/>
    <w:rsid w:val="004F10F8"/>
    <w:rsid w:val="004F18A7"/>
    <w:rsid w:val="004F1EFD"/>
    <w:rsid w:val="004F254E"/>
    <w:rsid w:val="004F2B70"/>
    <w:rsid w:val="004F518B"/>
    <w:rsid w:val="004F58AE"/>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5469"/>
    <w:rsid w:val="00521466"/>
    <w:rsid w:val="00521BB7"/>
    <w:rsid w:val="00521EAC"/>
    <w:rsid w:val="00523EE4"/>
    <w:rsid w:val="00525B47"/>
    <w:rsid w:val="00526714"/>
    <w:rsid w:val="00526964"/>
    <w:rsid w:val="00526D70"/>
    <w:rsid w:val="0052737E"/>
    <w:rsid w:val="00532125"/>
    <w:rsid w:val="00532B25"/>
    <w:rsid w:val="00533A46"/>
    <w:rsid w:val="00533BF6"/>
    <w:rsid w:val="00533FD8"/>
    <w:rsid w:val="00534576"/>
    <w:rsid w:val="005362A2"/>
    <w:rsid w:val="00536C6A"/>
    <w:rsid w:val="00536F36"/>
    <w:rsid w:val="005376BE"/>
    <w:rsid w:val="005377C0"/>
    <w:rsid w:val="00537FF4"/>
    <w:rsid w:val="005406C5"/>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629"/>
    <w:rsid w:val="005573BB"/>
    <w:rsid w:val="00557ABF"/>
    <w:rsid w:val="00560602"/>
    <w:rsid w:val="00561559"/>
    <w:rsid w:val="005625C4"/>
    <w:rsid w:val="00562D7E"/>
    <w:rsid w:val="00563960"/>
    <w:rsid w:val="0056463F"/>
    <w:rsid w:val="00565918"/>
    <w:rsid w:val="00565FAD"/>
    <w:rsid w:val="005668BF"/>
    <w:rsid w:val="005672E6"/>
    <w:rsid w:val="0057043F"/>
    <w:rsid w:val="00570CF4"/>
    <w:rsid w:val="00571312"/>
    <w:rsid w:val="00571338"/>
    <w:rsid w:val="00572B34"/>
    <w:rsid w:val="005734C0"/>
    <w:rsid w:val="005734DF"/>
    <w:rsid w:val="00575061"/>
    <w:rsid w:val="0057705E"/>
    <w:rsid w:val="00577899"/>
    <w:rsid w:val="005779E6"/>
    <w:rsid w:val="00580128"/>
    <w:rsid w:val="005803FB"/>
    <w:rsid w:val="0058046E"/>
    <w:rsid w:val="00581215"/>
    <w:rsid w:val="0058278E"/>
    <w:rsid w:val="00582922"/>
    <w:rsid w:val="00583487"/>
    <w:rsid w:val="0058427C"/>
    <w:rsid w:val="005845A9"/>
    <w:rsid w:val="0059114D"/>
    <w:rsid w:val="00592372"/>
    <w:rsid w:val="00592FC9"/>
    <w:rsid w:val="00593C69"/>
    <w:rsid w:val="005949D3"/>
    <w:rsid w:val="00595A34"/>
    <w:rsid w:val="005972D6"/>
    <w:rsid w:val="005A030C"/>
    <w:rsid w:val="005A0815"/>
    <w:rsid w:val="005A08D9"/>
    <w:rsid w:val="005A1210"/>
    <w:rsid w:val="005A27CF"/>
    <w:rsid w:val="005A3576"/>
    <w:rsid w:val="005A39EE"/>
    <w:rsid w:val="005A66EC"/>
    <w:rsid w:val="005A772B"/>
    <w:rsid w:val="005A7BF0"/>
    <w:rsid w:val="005A7CDB"/>
    <w:rsid w:val="005B0FC8"/>
    <w:rsid w:val="005B2DE3"/>
    <w:rsid w:val="005B3F47"/>
    <w:rsid w:val="005B459F"/>
    <w:rsid w:val="005B5272"/>
    <w:rsid w:val="005B5DF4"/>
    <w:rsid w:val="005B69A8"/>
    <w:rsid w:val="005B69AE"/>
    <w:rsid w:val="005B7469"/>
    <w:rsid w:val="005B7757"/>
    <w:rsid w:val="005C0499"/>
    <w:rsid w:val="005C0ABC"/>
    <w:rsid w:val="005C213F"/>
    <w:rsid w:val="005C3A4C"/>
    <w:rsid w:val="005C3E2A"/>
    <w:rsid w:val="005C5601"/>
    <w:rsid w:val="005C5710"/>
    <w:rsid w:val="005C6181"/>
    <w:rsid w:val="005C7078"/>
    <w:rsid w:val="005C70F2"/>
    <w:rsid w:val="005D01C6"/>
    <w:rsid w:val="005D0D55"/>
    <w:rsid w:val="005D516D"/>
    <w:rsid w:val="005D52E0"/>
    <w:rsid w:val="005D56FA"/>
    <w:rsid w:val="005D583A"/>
    <w:rsid w:val="005D59EA"/>
    <w:rsid w:val="005D6F2B"/>
    <w:rsid w:val="005D72CB"/>
    <w:rsid w:val="005D7EE8"/>
    <w:rsid w:val="005E0582"/>
    <w:rsid w:val="005E265E"/>
    <w:rsid w:val="005E342B"/>
    <w:rsid w:val="005E37F9"/>
    <w:rsid w:val="005E50ED"/>
    <w:rsid w:val="005E6779"/>
    <w:rsid w:val="005F0455"/>
    <w:rsid w:val="005F13B2"/>
    <w:rsid w:val="005F16D3"/>
    <w:rsid w:val="005F1D3F"/>
    <w:rsid w:val="005F45F9"/>
    <w:rsid w:val="005F6EE8"/>
    <w:rsid w:val="005F7E3D"/>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63CF"/>
    <w:rsid w:val="00620121"/>
    <w:rsid w:val="00620380"/>
    <w:rsid w:val="0062254D"/>
    <w:rsid w:val="00624F02"/>
    <w:rsid w:val="006252C4"/>
    <w:rsid w:val="0062592C"/>
    <w:rsid w:val="00627442"/>
    <w:rsid w:val="006308B4"/>
    <w:rsid w:val="006309EA"/>
    <w:rsid w:val="00631726"/>
    <w:rsid w:val="00631785"/>
    <w:rsid w:val="00632298"/>
    <w:rsid w:val="006342BD"/>
    <w:rsid w:val="00636949"/>
    <w:rsid w:val="00636DA8"/>
    <w:rsid w:val="00637808"/>
    <w:rsid w:val="006404AD"/>
    <w:rsid w:val="006410BF"/>
    <w:rsid w:val="006416DF"/>
    <w:rsid w:val="006425FF"/>
    <w:rsid w:val="00643EA8"/>
    <w:rsid w:val="00647AFE"/>
    <w:rsid w:val="006511D4"/>
    <w:rsid w:val="00651670"/>
    <w:rsid w:val="00651E1D"/>
    <w:rsid w:val="00651E90"/>
    <w:rsid w:val="006527A3"/>
    <w:rsid w:val="006528B0"/>
    <w:rsid w:val="0065360C"/>
    <w:rsid w:val="006550B1"/>
    <w:rsid w:val="00655561"/>
    <w:rsid w:val="00656325"/>
    <w:rsid w:val="00656804"/>
    <w:rsid w:val="00656EC5"/>
    <w:rsid w:val="00657520"/>
    <w:rsid w:val="0066127A"/>
    <w:rsid w:val="006613A3"/>
    <w:rsid w:val="006627DF"/>
    <w:rsid w:val="006631E4"/>
    <w:rsid w:val="006646FC"/>
    <w:rsid w:val="0066701B"/>
    <w:rsid w:val="006676B9"/>
    <w:rsid w:val="0067037B"/>
    <w:rsid w:val="00670615"/>
    <w:rsid w:val="00671955"/>
    <w:rsid w:val="00671ABF"/>
    <w:rsid w:val="00672048"/>
    <w:rsid w:val="00675394"/>
    <w:rsid w:val="0067559E"/>
    <w:rsid w:val="006763DC"/>
    <w:rsid w:val="006771A6"/>
    <w:rsid w:val="006772E9"/>
    <w:rsid w:val="00677C9A"/>
    <w:rsid w:val="00682C18"/>
    <w:rsid w:val="00683819"/>
    <w:rsid w:val="00683A3D"/>
    <w:rsid w:val="006855BB"/>
    <w:rsid w:val="00686CE4"/>
    <w:rsid w:val="00687073"/>
    <w:rsid w:val="00690A96"/>
    <w:rsid w:val="00691179"/>
    <w:rsid w:val="0069138A"/>
    <w:rsid w:val="006913B1"/>
    <w:rsid w:val="006917E0"/>
    <w:rsid w:val="00692D69"/>
    <w:rsid w:val="0069505B"/>
    <w:rsid w:val="0069543D"/>
    <w:rsid w:val="00695799"/>
    <w:rsid w:val="0069713E"/>
    <w:rsid w:val="006979EB"/>
    <w:rsid w:val="006A0156"/>
    <w:rsid w:val="006A106B"/>
    <w:rsid w:val="006A199E"/>
    <w:rsid w:val="006A1B33"/>
    <w:rsid w:val="006A1C31"/>
    <w:rsid w:val="006A313D"/>
    <w:rsid w:val="006A36CA"/>
    <w:rsid w:val="006A38BC"/>
    <w:rsid w:val="006A392D"/>
    <w:rsid w:val="006A4033"/>
    <w:rsid w:val="006A4330"/>
    <w:rsid w:val="006A4432"/>
    <w:rsid w:val="006A4DDC"/>
    <w:rsid w:val="006A5991"/>
    <w:rsid w:val="006A5BB8"/>
    <w:rsid w:val="006A642E"/>
    <w:rsid w:val="006A67BE"/>
    <w:rsid w:val="006B288D"/>
    <w:rsid w:val="006B34D8"/>
    <w:rsid w:val="006B4263"/>
    <w:rsid w:val="006C103C"/>
    <w:rsid w:val="006C11B7"/>
    <w:rsid w:val="006C1BAC"/>
    <w:rsid w:val="006C1C94"/>
    <w:rsid w:val="006C4E3E"/>
    <w:rsid w:val="006C4EA6"/>
    <w:rsid w:val="006C76C9"/>
    <w:rsid w:val="006D0B16"/>
    <w:rsid w:val="006D0D20"/>
    <w:rsid w:val="006D152C"/>
    <w:rsid w:val="006D1C42"/>
    <w:rsid w:val="006D27D5"/>
    <w:rsid w:val="006D550E"/>
    <w:rsid w:val="006D77B3"/>
    <w:rsid w:val="006D7897"/>
    <w:rsid w:val="006D7CD3"/>
    <w:rsid w:val="006D7E6F"/>
    <w:rsid w:val="006E0243"/>
    <w:rsid w:val="006E060C"/>
    <w:rsid w:val="006E0ED7"/>
    <w:rsid w:val="006E1D99"/>
    <w:rsid w:val="006E3235"/>
    <w:rsid w:val="006E5356"/>
    <w:rsid w:val="006E78B4"/>
    <w:rsid w:val="006F0577"/>
    <w:rsid w:val="006F1A84"/>
    <w:rsid w:val="006F24DF"/>
    <w:rsid w:val="006F345F"/>
    <w:rsid w:val="006F3C5C"/>
    <w:rsid w:val="006F3F86"/>
    <w:rsid w:val="006F4584"/>
    <w:rsid w:val="006F48C7"/>
    <w:rsid w:val="006F48DC"/>
    <w:rsid w:val="006F57FC"/>
    <w:rsid w:val="006F5E16"/>
    <w:rsid w:val="006F6323"/>
    <w:rsid w:val="006F6A30"/>
    <w:rsid w:val="006F7B17"/>
    <w:rsid w:val="006F7C79"/>
    <w:rsid w:val="007045EF"/>
    <w:rsid w:val="007051E8"/>
    <w:rsid w:val="00705B3A"/>
    <w:rsid w:val="00705FD9"/>
    <w:rsid w:val="007119F4"/>
    <w:rsid w:val="00711B90"/>
    <w:rsid w:val="007136C1"/>
    <w:rsid w:val="007138F4"/>
    <w:rsid w:val="007142C9"/>
    <w:rsid w:val="007154EA"/>
    <w:rsid w:val="00715758"/>
    <w:rsid w:val="00715D08"/>
    <w:rsid w:val="00715ED7"/>
    <w:rsid w:val="00720768"/>
    <w:rsid w:val="0072165E"/>
    <w:rsid w:val="007237AA"/>
    <w:rsid w:val="00723B24"/>
    <w:rsid w:val="00723DD2"/>
    <w:rsid w:val="00724459"/>
    <w:rsid w:val="00725B3F"/>
    <w:rsid w:val="00726431"/>
    <w:rsid w:val="0072730B"/>
    <w:rsid w:val="00727C4D"/>
    <w:rsid w:val="00730257"/>
    <w:rsid w:val="0073062B"/>
    <w:rsid w:val="007310E3"/>
    <w:rsid w:val="007324FB"/>
    <w:rsid w:val="0073267B"/>
    <w:rsid w:val="00732807"/>
    <w:rsid w:val="00733DFA"/>
    <w:rsid w:val="007349A8"/>
    <w:rsid w:val="007350DE"/>
    <w:rsid w:val="0073530C"/>
    <w:rsid w:val="007353EC"/>
    <w:rsid w:val="007400B1"/>
    <w:rsid w:val="00740C8C"/>
    <w:rsid w:val="00741281"/>
    <w:rsid w:val="00743C55"/>
    <w:rsid w:val="00744707"/>
    <w:rsid w:val="0074535B"/>
    <w:rsid w:val="0074572E"/>
    <w:rsid w:val="0074617E"/>
    <w:rsid w:val="00746348"/>
    <w:rsid w:val="00746E6B"/>
    <w:rsid w:val="00750A68"/>
    <w:rsid w:val="007522A8"/>
    <w:rsid w:val="007534C2"/>
    <w:rsid w:val="007534E7"/>
    <w:rsid w:val="00754406"/>
    <w:rsid w:val="00754646"/>
    <w:rsid w:val="0075659C"/>
    <w:rsid w:val="007575F6"/>
    <w:rsid w:val="007601B3"/>
    <w:rsid w:val="00760673"/>
    <w:rsid w:val="00760A31"/>
    <w:rsid w:val="007616A3"/>
    <w:rsid w:val="0076683C"/>
    <w:rsid w:val="0076702A"/>
    <w:rsid w:val="00770402"/>
    <w:rsid w:val="00771614"/>
    <w:rsid w:val="0077339C"/>
    <w:rsid w:val="00775E58"/>
    <w:rsid w:val="00777DD2"/>
    <w:rsid w:val="00777EBD"/>
    <w:rsid w:val="007800A8"/>
    <w:rsid w:val="00780EFF"/>
    <w:rsid w:val="007828DA"/>
    <w:rsid w:val="00784AD3"/>
    <w:rsid w:val="007867D3"/>
    <w:rsid w:val="00786EEC"/>
    <w:rsid w:val="00787FC0"/>
    <w:rsid w:val="0079001D"/>
    <w:rsid w:val="0079049C"/>
    <w:rsid w:val="00790815"/>
    <w:rsid w:val="0079133E"/>
    <w:rsid w:val="007918D4"/>
    <w:rsid w:val="00791FF8"/>
    <w:rsid w:val="0079253D"/>
    <w:rsid w:val="00792A45"/>
    <w:rsid w:val="00792F57"/>
    <w:rsid w:val="00794173"/>
    <w:rsid w:val="00794BC3"/>
    <w:rsid w:val="0079585D"/>
    <w:rsid w:val="0079590E"/>
    <w:rsid w:val="00795EF0"/>
    <w:rsid w:val="00796254"/>
    <w:rsid w:val="0079741C"/>
    <w:rsid w:val="007A0299"/>
    <w:rsid w:val="007A0E36"/>
    <w:rsid w:val="007A1AA6"/>
    <w:rsid w:val="007A2FE0"/>
    <w:rsid w:val="007A3248"/>
    <w:rsid w:val="007A3B46"/>
    <w:rsid w:val="007A458E"/>
    <w:rsid w:val="007A6A6B"/>
    <w:rsid w:val="007A6E35"/>
    <w:rsid w:val="007A7243"/>
    <w:rsid w:val="007A7B22"/>
    <w:rsid w:val="007B009D"/>
    <w:rsid w:val="007B54D5"/>
    <w:rsid w:val="007B557E"/>
    <w:rsid w:val="007B63C3"/>
    <w:rsid w:val="007B7224"/>
    <w:rsid w:val="007C012A"/>
    <w:rsid w:val="007C234E"/>
    <w:rsid w:val="007C32E0"/>
    <w:rsid w:val="007C595D"/>
    <w:rsid w:val="007C6967"/>
    <w:rsid w:val="007C6E45"/>
    <w:rsid w:val="007D10CE"/>
    <w:rsid w:val="007D1E22"/>
    <w:rsid w:val="007D2330"/>
    <w:rsid w:val="007D318E"/>
    <w:rsid w:val="007D54A5"/>
    <w:rsid w:val="007D75BE"/>
    <w:rsid w:val="007D78AC"/>
    <w:rsid w:val="007E0457"/>
    <w:rsid w:val="007E18B0"/>
    <w:rsid w:val="007E30AC"/>
    <w:rsid w:val="007E32D2"/>
    <w:rsid w:val="007E523E"/>
    <w:rsid w:val="007E6201"/>
    <w:rsid w:val="007E7ABC"/>
    <w:rsid w:val="007E7C7D"/>
    <w:rsid w:val="007F08DE"/>
    <w:rsid w:val="007F1179"/>
    <w:rsid w:val="007F197D"/>
    <w:rsid w:val="007F1C86"/>
    <w:rsid w:val="007F27A2"/>
    <w:rsid w:val="007F46F1"/>
    <w:rsid w:val="007F4C2A"/>
    <w:rsid w:val="007F665B"/>
    <w:rsid w:val="008014AA"/>
    <w:rsid w:val="00801967"/>
    <w:rsid w:val="00801D8E"/>
    <w:rsid w:val="00801E80"/>
    <w:rsid w:val="008050DF"/>
    <w:rsid w:val="0080644F"/>
    <w:rsid w:val="00806D71"/>
    <w:rsid w:val="00810CD7"/>
    <w:rsid w:val="00811D3A"/>
    <w:rsid w:val="00813388"/>
    <w:rsid w:val="0081440E"/>
    <w:rsid w:val="008158E8"/>
    <w:rsid w:val="00815991"/>
    <w:rsid w:val="00815D7E"/>
    <w:rsid w:val="00817DB5"/>
    <w:rsid w:val="00817E0A"/>
    <w:rsid w:val="00822221"/>
    <w:rsid w:val="00822AA8"/>
    <w:rsid w:val="00822D39"/>
    <w:rsid w:val="00823086"/>
    <w:rsid w:val="008231F9"/>
    <w:rsid w:val="008236F1"/>
    <w:rsid w:val="008240B0"/>
    <w:rsid w:val="00830277"/>
    <w:rsid w:val="00830B10"/>
    <w:rsid w:val="00830C87"/>
    <w:rsid w:val="00832B66"/>
    <w:rsid w:val="00833F3F"/>
    <w:rsid w:val="00834752"/>
    <w:rsid w:val="00834B8F"/>
    <w:rsid w:val="00835348"/>
    <w:rsid w:val="008376E0"/>
    <w:rsid w:val="00837AE3"/>
    <w:rsid w:val="00837CC9"/>
    <w:rsid w:val="00837DB3"/>
    <w:rsid w:val="008406BE"/>
    <w:rsid w:val="00841F43"/>
    <w:rsid w:val="00843252"/>
    <w:rsid w:val="0084375E"/>
    <w:rsid w:val="00844967"/>
    <w:rsid w:val="00844E56"/>
    <w:rsid w:val="008453C5"/>
    <w:rsid w:val="00845CE3"/>
    <w:rsid w:val="0084705D"/>
    <w:rsid w:val="00850832"/>
    <w:rsid w:val="00850F78"/>
    <w:rsid w:val="00851330"/>
    <w:rsid w:val="00851850"/>
    <w:rsid w:val="00851B89"/>
    <w:rsid w:val="00851D73"/>
    <w:rsid w:val="008537CC"/>
    <w:rsid w:val="00853E25"/>
    <w:rsid w:val="00855083"/>
    <w:rsid w:val="00855B09"/>
    <w:rsid w:val="00855E89"/>
    <w:rsid w:val="008574B4"/>
    <w:rsid w:val="00860DE5"/>
    <w:rsid w:val="008610BB"/>
    <w:rsid w:val="00863FFE"/>
    <w:rsid w:val="00864568"/>
    <w:rsid w:val="008656F7"/>
    <w:rsid w:val="008665D3"/>
    <w:rsid w:val="00867D01"/>
    <w:rsid w:val="00867F42"/>
    <w:rsid w:val="00870056"/>
    <w:rsid w:val="00871BC0"/>
    <w:rsid w:val="00871D83"/>
    <w:rsid w:val="00873BFC"/>
    <w:rsid w:val="008751B9"/>
    <w:rsid w:val="00875C3C"/>
    <w:rsid w:val="00881282"/>
    <w:rsid w:val="00883D3B"/>
    <w:rsid w:val="00885F41"/>
    <w:rsid w:val="00886944"/>
    <w:rsid w:val="00886A7A"/>
    <w:rsid w:val="00887013"/>
    <w:rsid w:val="00887963"/>
    <w:rsid w:val="00890EC8"/>
    <w:rsid w:val="00891967"/>
    <w:rsid w:val="00891A2A"/>
    <w:rsid w:val="00892CBF"/>
    <w:rsid w:val="008932BF"/>
    <w:rsid w:val="008937F5"/>
    <w:rsid w:val="00894855"/>
    <w:rsid w:val="00895002"/>
    <w:rsid w:val="008953CB"/>
    <w:rsid w:val="008954E1"/>
    <w:rsid w:val="00895716"/>
    <w:rsid w:val="0089637C"/>
    <w:rsid w:val="00897E8C"/>
    <w:rsid w:val="008A086C"/>
    <w:rsid w:val="008A09DF"/>
    <w:rsid w:val="008A0E42"/>
    <w:rsid w:val="008A310E"/>
    <w:rsid w:val="008A41A5"/>
    <w:rsid w:val="008A56C7"/>
    <w:rsid w:val="008A7FA7"/>
    <w:rsid w:val="008B18C3"/>
    <w:rsid w:val="008B34ED"/>
    <w:rsid w:val="008B53CB"/>
    <w:rsid w:val="008B5D3D"/>
    <w:rsid w:val="008B7EE6"/>
    <w:rsid w:val="008C0383"/>
    <w:rsid w:val="008C0BA1"/>
    <w:rsid w:val="008C12DC"/>
    <w:rsid w:val="008C36A0"/>
    <w:rsid w:val="008C39BF"/>
    <w:rsid w:val="008C3C19"/>
    <w:rsid w:val="008C4450"/>
    <w:rsid w:val="008C588F"/>
    <w:rsid w:val="008D0C1C"/>
    <w:rsid w:val="008D18BB"/>
    <w:rsid w:val="008D1919"/>
    <w:rsid w:val="008D1969"/>
    <w:rsid w:val="008D25D9"/>
    <w:rsid w:val="008D2ECA"/>
    <w:rsid w:val="008D31E2"/>
    <w:rsid w:val="008D38E3"/>
    <w:rsid w:val="008D43B9"/>
    <w:rsid w:val="008D7031"/>
    <w:rsid w:val="008D7A2D"/>
    <w:rsid w:val="008E0AC5"/>
    <w:rsid w:val="008E1E8D"/>
    <w:rsid w:val="008E39DC"/>
    <w:rsid w:val="008E39F4"/>
    <w:rsid w:val="008E5DF4"/>
    <w:rsid w:val="008E609E"/>
    <w:rsid w:val="008E6927"/>
    <w:rsid w:val="008E6EF3"/>
    <w:rsid w:val="008F2042"/>
    <w:rsid w:val="008F3AB5"/>
    <w:rsid w:val="008F50B3"/>
    <w:rsid w:val="008F559B"/>
    <w:rsid w:val="008F562C"/>
    <w:rsid w:val="008F5877"/>
    <w:rsid w:val="008F5F65"/>
    <w:rsid w:val="008F6CF2"/>
    <w:rsid w:val="008F6F3E"/>
    <w:rsid w:val="008F7812"/>
    <w:rsid w:val="00900EB5"/>
    <w:rsid w:val="00901601"/>
    <w:rsid w:val="00901856"/>
    <w:rsid w:val="00901A03"/>
    <w:rsid w:val="00902D97"/>
    <w:rsid w:val="00903B1D"/>
    <w:rsid w:val="0090616F"/>
    <w:rsid w:val="00907293"/>
    <w:rsid w:val="00907385"/>
    <w:rsid w:val="00910000"/>
    <w:rsid w:val="0091055C"/>
    <w:rsid w:val="0091094D"/>
    <w:rsid w:val="00911832"/>
    <w:rsid w:val="00911EB0"/>
    <w:rsid w:val="00912FD3"/>
    <w:rsid w:val="00913067"/>
    <w:rsid w:val="009145C3"/>
    <w:rsid w:val="00914831"/>
    <w:rsid w:val="00915610"/>
    <w:rsid w:val="0091588C"/>
    <w:rsid w:val="00915E7B"/>
    <w:rsid w:val="0092068C"/>
    <w:rsid w:val="00922482"/>
    <w:rsid w:val="00922B13"/>
    <w:rsid w:val="00923EA5"/>
    <w:rsid w:val="009243DF"/>
    <w:rsid w:val="00924A21"/>
    <w:rsid w:val="009256E3"/>
    <w:rsid w:val="00926AB9"/>
    <w:rsid w:val="00926E5F"/>
    <w:rsid w:val="00927AE0"/>
    <w:rsid w:val="0093190A"/>
    <w:rsid w:val="009335A2"/>
    <w:rsid w:val="009337E7"/>
    <w:rsid w:val="0093459A"/>
    <w:rsid w:val="00935DD4"/>
    <w:rsid w:val="00936751"/>
    <w:rsid w:val="009416D4"/>
    <w:rsid w:val="0094450C"/>
    <w:rsid w:val="009455C6"/>
    <w:rsid w:val="0094594F"/>
    <w:rsid w:val="00946001"/>
    <w:rsid w:val="00951375"/>
    <w:rsid w:val="0095173C"/>
    <w:rsid w:val="00952B54"/>
    <w:rsid w:val="00954430"/>
    <w:rsid w:val="00955769"/>
    <w:rsid w:val="0095579E"/>
    <w:rsid w:val="00955E0C"/>
    <w:rsid w:val="00957703"/>
    <w:rsid w:val="00963D6C"/>
    <w:rsid w:val="00963DD0"/>
    <w:rsid w:val="009660B1"/>
    <w:rsid w:val="009662D4"/>
    <w:rsid w:val="009669BB"/>
    <w:rsid w:val="00967980"/>
    <w:rsid w:val="00970EEC"/>
    <w:rsid w:val="00971AC2"/>
    <w:rsid w:val="00972651"/>
    <w:rsid w:val="00972FAD"/>
    <w:rsid w:val="00973761"/>
    <w:rsid w:val="00973D03"/>
    <w:rsid w:val="00977DDB"/>
    <w:rsid w:val="00980379"/>
    <w:rsid w:val="009847B8"/>
    <w:rsid w:val="009853B2"/>
    <w:rsid w:val="0098636B"/>
    <w:rsid w:val="00986C08"/>
    <w:rsid w:val="00986C1E"/>
    <w:rsid w:val="00990B71"/>
    <w:rsid w:val="00992111"/>
    <w:rsid w:val="0099256D"/>
    <w:rsid w:val="0099452D"/>
    <w:rsid w:val="00995334"/>
    <w:rsid w:val="0099564D"/>
    <w:rsid w:val="00995E6F"/>
    <w:rsid w:val="00996029"/>
    <w:rsid w:val="00996192"/>
    <w:rsid w:val="00996850"/>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679F"/>
    <w:rsid w:val="009B6CEF"/>
    <w:rsid w:val="009C31AB"/>
    <w:rsid w:val="009C32DC"/>
    <w:rsid w:val="009C490C"/>
    <w:rsid w:val="009C5152"/>
    <w:rsid w:val="009C5AC5"/>
    <w:rsid w:val="009D0F7D"/>
    <w:rsid w:val="009D1343"/>
    <w:rsid w:val="009D1D79"/>
    <w:rsid w:val="009D38BE"/>
    <w:rsid w:val="009D66E5"/>
    <w:rsid w:val="009E193A"/>
    <w:rsid w:val="009E2649"/>
    <w:rsid w:val="009E3C76"/>
    <w:rsid w:val="009E40EA"/>
    <w:rsid w:val="009E4396"/>
    <w:rsid w:val="009E51AB"/>
    <w:rsid w:val="009E53E4"/>
    <w:rsid w:val="009E7894"/>
    <w:rsid w:val="009F053C"/>
    <w:rsid w:val="009F16A5"/>
    <w:rsid w:val="009F26EF"/>
    <w:rsid w:val="009F3ED8"/>
    <w:rsid w:val="009F3FDC"/>
    <w:rsid w:val="009F4244"/>
    <w:rsid w:val="009F4956"/>
    <w:rsid w:val="00A0020D"/>
    <w:rsid w:val="00A0033A"/>
    <w:rsid w:val="00A01261"/>
    <w:rsid w:val="00A01309"/>
    <w:rsid w:val="00A024BD"/>
    <w:rsid w:val="00A027A4"/>
    <w:rsid w:val="00A032A3"/>
    <w:rsid w:val="00A0532F"/>
    <w:rsid w:val="00A06E1E"/>
    <w:rsid w:val="00A06E3A"/>
    <w:rsid w:val="00A1118C"/>
    <w:rsid w:val="00A11376"/>
    <w:rsid w:val="00A113B7"/>
    <w:rsid w:val="00A12CB0"/>
    <w:rsid w:val="00A13FF0"/>
    <w:rsid w:val="00A1405C"/>
    <w:rsid w:val="00A14FB7"/>
    <w:rsid w:val="00A166CC"/>
    <w:rsid w:val="00A168AB"/>
    <w:rsid w:val="00A16E42"/>
    <w:rsid w:val="00A20810"/>
    <w:rsid w:val="00A212AC"/>
    <w:rsid w:val="00A223D7"/>
    <w:rsid w:val="00A23663"/>
    <w:rsid w:val="00A23E8B"/>
    <w:rsid w:val="00A261F5"/>
    <w:rsid w:val="00A273BB"/>
    <w:rsid w:val="00A27749"/>
    <w:rsid w:val="00A2796B"/>
    <w:rsid w:val="00A30D24"/>
    <w:rsid w:val="00A30EB4"/>
    <w:rsid w:val="00A319D3"/>
    <w:rsid w:val="00A32462"/>
    <w:rsid w:val="00A32676"/>
    <w:rsid w:val="00A34749"/>
    <w:rsid w:val="00A35BE4"/>
    <w:rsid w:val="00A35F04"/>
    <w:rsid w:val="00A37315"/>
    <w:rsid w:val="00A40D73"/>
    <w:rsid w:val="00A40F9D"/>
    <w:rsid w:val="00A432AE"/>
    <w:rsid w:val="00A4443E"/>
    <w:rsid w:val="00A45453"/>
    <w:rsid w:val="00A465F3"/>
    <w:rsid w:val="00A50F2A"/>
    <w:rsid w:val="00A5242B"/>
    <w:rsid w:val="00A52E2C"/>
    <w:rsid w:val="00A536C4"/>
    <w:rsid w:val="00A53F6B"/>
    <w:rsid w:val="00A55379"/>
    <w:rsid w:val="00A55861"/>
    <w:rsid w:val="00A56BBC"/>
    <w:rsid w:val="00A57ED8"/>
    <w:rsid w:val="00A60207"/>
    <w:rsid w:val="00A61079"/>
    <w:rsid w:val="00A612A5"/>
    <w:rsid w:val="00A63616"/>
    <w:rsid w:val="00A670B0"/>
    <w:rsid w:val="00A67A22"/>
    <w:rsid w:val="00A67F45"/>
    <w:rsid w:val="00A70417"/>
    <w:rsid w:val="00A706DE"/>
    <w:rsid w:val="00A70947"/>
    <w:rsid w:val="00A7160D"/>
    <w:rsid w:val="00A73E9E"/>
    <w:rsid w:val="00A74389"/>
    <w:rsid w:val="00A74507"/>
    <w:rsid w:val="00A810BA"/>
    <w:rsid w:val="00A81414"/>
    <w:rsid w:val="00A82123"/>
    <w:rsid w:val="00A8238C"/>
    <w:rsid w:val="00A82750"/>
    <w:rsid w:val="00A82BF2"/>
    <w:rsid w:val="00A82CE7"/>
    <w:rsid w:val="00A83204"/>
    <w:rsid w:val="00A849AD"/>
    <w:rsid w:val="00A84C08"/>
    <w:rsid w:val="00A8533A"/>
    <w:rsid w:val="00A87224"/>
    <w:rsid w:val="00A87AB0"/>
    <w:rsid w:val="00A91DA7"/>
    <w:rsid w:val="00A92AF3"/>
    <w:rsid w:val="00A945E9"/>
    <w:rsid w:val="00A94B7F"/>
    <w:rsid w:val="00A97615"/>
    <w:rsid w:val="00A97EA0"/>
    <w:rsid w:val="00AA0530"/>
    <w:rsid w:val="00AA10BB"/>
    <w:rsid w:val="00AA1F03"/>
    <w:rsid w:val="00AA2DDC"/>
    <w:rsid w:val="00AA3FE3"/>
    <w:rsid w:val="00AA465C"/>
    <w:rsid w:val="00AA484E"/>
    <w:rsid w:val="00AA572F"/>
    <w:rsid w:val="00AA6CBF"/>
    <w:rsid w:val="00AA73EE"/>
    <w:rsid w:val="00AA78C2"/>
    <w:rsid w:val="00AB08E1"/>
    <w:rsid w:val="00AB1D82"/>
    <w:rsid w:val="00AB6A5F"/>
    <w:rsid w:val="00AB714D"/>
    <w:rsid w:val="00AC094C"/>
    <w:rsid w:val="00AC0E49"/>
    <w:rsid w:val="00AC141B"/>
    <w:rsid w:val="00AC1853"/>
    <w:rsid w:val="00AC343E"/>
    <w:rsid w:val="00AC38AA"/>
    <w:rsid w:val="00AC3CBB"/>
    <w:rsid w:val="00AC417C"/>
    <w:rsid w:val="00AC46BB"/>
    <w:rsid w:val="00AC52FD"/>
    <w:rsid w:val="00AC5811"/>
    <w:rsid w:val="00AC6A85"/>
    <w:rsid w:val="00AC7511"/>
    <w:rsid w:val="00AD02F6"/>
    <w:rsid w:val="00AD308E"/>
    <w:rsid w:val="00AD35B1"/>
    <w:rsid w:val="00AD4ABD"/>
    <w:rsid w:val="00AD525C"/>
    <w:rsid w:val="00AD6127"/>
    <w:rsid w:val="00AD6373"/>
    <w:rsid w:val="00AD798B"/>
    <w:rsid w:val="00AD7B61"/>
    <w:rsid w:val="00AD7EBC"/>
    <w:rsid w:val="00AE29C0"/>
    <w:rsid w:val="00AE2C7D"/>
    <w:rsid w:val="00AE4D42"/>
    <w:rsid w:val="00AE67DE"/>
    <w:rsid w:val="00AE6B9A"/>
    <w:rsid w:val="00AE6E13"/>
    <w:rsid w:val="00AE77E8"/>
    <w:rsid w:val="00AE7811"/>
    <w:rsid w:val="00AE78FB"/>
    <w:rsid w:val="00AE7D73"/>
    <w:rsid w:val="00AE7D76"/>
    <w:rsid w:val="00AF5870"/>
    <w:rsid w:val="00AF639D"/>
    <w:rsid w:val="00B00A97"/>
    <w:rsid w:val="00B01ADA"/>
    <w:rsid w:val="00B02719"/>
    <w:rsid w:val="00B02B87"/>
    <w:rsid w:val="00B02BD4"/>
    <w:rsid w:val="00B02D8F"/>
    <w:rsid w:val="00B03180"/>
    <w:rsid w:val="00B03B1A"/>
    <w:rsid w:val="00B03B55"/>
    <w:rsid w:val="00B04940"/>
    <w:rsid w:val="00B07BF0"/>
    <w:rsid w:val="00B1210F"/>
    <w:rsid w:val="00B12906"/>
    <w:rsid w:val="00B13D5B"/>
    <w:rsid w:val="00B14E98"/>
    <w:rsid w:val="00B17259"/>
    <w:rsid w:val="00B17A0D"/>
    <w:rsid w:val="00B20674"/>
    <w:rsid w:val="00B2204A"/>
    <w:rsid w:val="00B22881"/>
    <w:rsid w:val="00B240C7"/>
    <w:rsid w:val="00B24502"/>
    <w:rsid w:val="00B25472"/>
    <w:rsid w:val="00B266C8"/>
    <w:rsid w:val="00B26918"/>
    <w:rsid w:val="00B27560"/>
    <w:rsid w:val="00B33189"/>
    <w:rsid w:val="00B33923"/>
    <w:rsid w:val="00B33B4C"/>
    <w:rsid w:val="00B36D56"/>
    <w:rsid w:val="00B36EB7"/>
    <w:rsid w:val="00B37FCE"/>
    <w:rsid w:val="00B408E9"/>
    <w:rsid w:val="00B409A4"/>
    <w:rsid w:val="00B42327"/>
    <w:rsid w:val="00B42447"/>
    <w:rsid w:val="00B42A22"/>
    <w:rsid w:val="00B43147"/>
    <w:rsid w:val="00B43EEF"/>
    <w:rsid w:val="00B443C7"/>
    <w:rsid w:val="00B45E09"/>
    <w:rsid w:val="00B472F0"/>
    <w:rsid w:val="00B47D4E"/>
    <w:rsid w:val="00B5007B"/>
    <w:rsid w:val="00B513C1"/>
    <w:rsid w:val="00B51B48"/>
    <w:rsid w:val="00B54259"/>
    <w:rsid w:val="00B54FD1"/>
    <w:rsid w:val="00B5507F"/>
    <w:rsid w:val="00B550C5"/>
    <w:rsid w:val="00B5561A"/>
    <w:rsid w:val="00B56281"/>
    <w:rsid w:val="00B568DE"/>
    <w:rsid w:val="00B57733"/>
    <w:rsid w:val="00B57E1A"/>
    <w:rsid w:val="00B607FD"/>
    <w:rsid w:val="00B61FB7"/>
    <w:rsid w:val="00B62801"/>
    <w:rsid w:val="00B63513"/>
    <w:rsid w:val="00B63813"/>
    <w:rsid w:val="00B66355"/>
    <w:rsid w:val="00B6673C"/>
    <w:rsid w:val="00B712C8"/>
    <w:rsid w:val="00B7139C"/>
    <w:rsid w:val="00B71B31"/>
    <w:rsid w:val="00B72FC2"/>
    <w:rsid w:val="00B738AC"/>
    <w:rsid w:val="00B75642"/>
    <w:rsid w:val="00B75890"/>
    <w:rsid w:val="00B7628B"/>
    <w:rsid w:val="00B765D2"/>
    <w:rsid w:val="00B808C3"/>
    <w:rsid w:val="00B818D9"/>
    <w:rsid w:val="00B82862"/>
    <w:rsid w:val="00B8458C"/>
    <w:rsid w:val="00B86334"/>
    <w:rsid w:val="00B868C6"/>
    <w:rsid w:val="00B86DFF"/>
    <w:rsid w:val="00B87CFB"/>
    <w:rsid w:val="00B916C6"/>
    <w:rsid w:val="00B91BFF"/>
    <w:rsid w:val="00B92A1C"/>
    <w:rsid w:val="00B94F8E"/>
    <w:rsid w:val="00B95B4A"/>
    <w:rsid w:val="00B95B93"/>
    <w:rsid w:val="00B96345"/>
    <w:rsid w:val="00B9645E"/>
    <w:rsid w:val="00B96E99"/>
    <w:rsid w:val="00B97434"/>
    <w:rsid w:val="00B9754F"/>
    <w:rsid w:val="00BA044A"/>
    <w:rsid w:val="00BA098C"/>
    <w:rsid w:val="00BA1EB5"/>
    <w:rsid w:val="00BA293B"/>
    <w:rsid w:val="00BA2B75"/>
    <w:rsid w:val="00BA3AAA"/>
    <w:rsid w:val="00BA403E"/>
    <w:rsid w:val="00BA5385"/>
    <w:rsid w:val="00BA5463"/>
    <w:rsid w:val="00BA6DD3"/>
    <w:rsid w:val="00BB03F6"/>
    <w:rsid w:val="00BB0893"/>
    <w:rsid w:val="00BB0C80"/>
    <w:rsid w:val="00BB1469"/>
    <w:rsid w:val="00BB15B8"/>
    <w:rsid w:val="00BB26A0"/>
    <w:rsid w:val="00BB4161"/>
    <w:rsid w:val="00BB479D"/>
    <w:rsid w:val="00BC02E9"/>
    <w:rsid w:val="00BC12C5"/>
    <w:rsid w:val="00BC48FF"/>
    <w:rsid w:val="00BC56B4"/>
    <w:rsid w:val="00BC6346"/>
    <w:rsid w:val="00BC7C4D"/>
    <w:rsid w:val="00BD1C2B"/>
    <w:rsid w:val="00BD1F29"/>
    <w:rsid w:val="00BD245A"/>
    <w:rsid w:val="00BD5705"/>
    <w:rsid w:val="00BD69E9"/>
    <w:rsid w:val="00BD72FB"/>
    <w:rsid w:val="00BE090A"/>
    <w:rsid w:val="00BE20D5"/>
    <w:rsid w:val="00BE2F74"/>
    <w:rsid w:val="00BE3581"/>
    <w:rsid w:val="00BE4670"/>
    <w:rsid w:val="00BE55B3"/>
    <w:rsid w:val="00BE5728"/>
    <w:rsid w:val="00BE5A32"/>
    <w:rsid w:val="00BE6448"/>
    <w:rsid w:val="00BF1735"/>
    <w:rsid w:val="00BF1AA0"/>
    <w:rsid w:val="00BF2FF6"/>
    <w:rsid w:val="00BF37CB"/>
    <w:rsid w:val="00BF3CF3"/>
    <w:rsid w:val="00BF49C6"/>
    <w:rsid w:val="00BF49C7"/>
    <w:rsid w:val="00BF615D"/>
    <w:rsid w:val="00BF6FDE"/>
    <w:rsid w:val="00C00F0A"/>
    <w:rsid w:val="00C01CDE"/>
    <w:rsid w:val="00C02261"/>
    <w:rsid w:val="00C0314E"/>
    <w:rsid w:val="00C031AD"/>
    <w:rsid w:val="00C0394F"/>
    <w:rsid w:val="00C046D1"/>
    <w:rsid w:val="00C0590D"/>
    <w:rsid w:val="00C10A7D"/>
    <w:rsid w:val="00C11100"/>
    <w:rsid w:val="00C11338"/>
    <w:rsid w:val="00C118BE"/>
    <w:rsid w:val="00C12421"/>
    <w:rsid w:val="00C13085"/>
    <w:rsid w:val="00C132A4"/>
    <w:rsid w:val="00C1350B"/>
    <w:rsid w:val="00C13BB1"/>
    <w:rsid w:val="00C142CE"/>
    <w:rsid w:val="00C15D88"/>
    <w:rsid w:val="00C15E95"/>
    <w:rsid w:val="00C160D2"/>
    <w:rsid w:val="00C16F58"/>
    <w:rsid w:val="00C174C7"/>
    <w:rsid w:val="00C1791F"/>
    <w:rsid w:val="00C17E8A"/>
    <w:rsid w:val="00C20049"/>
    <w:rsid w:val="00C208E6"/>
    <w:rsid w:val="00C221AD"/>
    <w:rsid w:val="00C24C82"/>
    <w:rsid w:val="00C24FA3"/>
    <w:rsid w:val="00C25FA7"/>
    <w:rsid w:val="00C273E9"/>
    <w:rsid w:val="00C31D6A"/>
    <w:rsid w:val="00C32039"/>
    <w:rsid w:val="00C33E02"/>
    <w:rsid w:val="00C34087"/>
    <w:rsid w:val="00C36683"/>
    <w:rsid w:val="00C36FF4"/>
    <w:rsid w:val="00C405F1"/>
    <w:rsid w:val="00C42693"/>
    <w:rsid w:val="00C42722"/>
    <w:rsid w:val="00C434C4"/>
    <w:rsid w:val="00C434C9"/>
    <w:rsid w:val="00C45CC7"/>
    <w:rsid w:val="00C45F4D"/>
    <w:rsid w:val="00C46D35"/>
    <w:rsid w:val="00C47432"/>
    <w:rsid w:val="00C47437"/>
    <w:rsid w:val="00C502E1"/>
    <w:rsid w:val="00C51FE1"/>
    <w:rsid w:val="00C53AAF"/>
    <w:rsid w:val="00C53CFA"/>
    <w:rsid w:val="00C53E1F"/>
    <w:rsid w:val="00C54BB1"/>
    <w:rsid w:val="00C550E0"/>
    <w:rsid w:val="00C57C51"/>
    <w:rsid w:val="00C6062C"/>
    <w:rsid w:val="00C60B21"/>
    <w:rsid w:val="00C6337D"/>
    <w:rsid w:val="00C64B43"/>
    <w:rsid w:val="00C658C8"/>
    <w:rsid w:val="00C6678C"/>
    <w:rsid w:val="00C70F09"/>
    <w:rsid w:val="00C71C61"/>
    <w:rsid w:val="00C72A5B"/>
    <w:rsid w:val="00C74188"/>
    <w:rsid w:val="00C74965"/>
    <w:rsid w:val="00C74AB4"/>
    <w:rsid w:val="00C752C8"/>
    <w:rsid w:val="00C772CB"/>
    <w:rsid w:val="00C77EDA"/>
    <w:rsid w:val="00C77F31"/>
    <w:rsid w:val="00C821F3"/>
    <w:rsid w:val="00C826AA"/>
    <w:rsid w:val="00C827CD"/>
    <w:rsid w:val="00C82BE4"/>
    <w:rsid w:val="00C84D07"/>
    <w:rsid w:val="00C86034"/>
    <w:rsid w:val="00C8621E"/>
    <w:rsid w:val="00C90025"/>
    <w:rsid w:val="00C92AA5"/>
    <w:rsid w:val="00C92AC8"/>
    <w:rsid w:val="00C942DD"/>
    <w:rsid w:val="00C94757"/>
    <w:rsid w:val="00C95EE9"/>
    <w:rsid w:val="00C964E7"/>
    <w:rsid w:val="00C97926"/>
    <w:rsid w:val="00CA05EB"/>
    <w:rsid w:val="00CA0F7F"/>
    <w:rsid w:val="00CA19F3"/>
    <w:rsid w:val="00CA1F6F"/>
    <w:rsid w:val="00CA2DB2"/>
    <w:rsid w:val="00CA3C9A"/>
    <w:rsid w:val="00CA4B13"/>
    <w:rsid w:val="00CA7630"/>
    <w:rsid w:val="00CB1695"/>
    <w:rsid w:val="00CB2303"/>
    <w:rsid w:val="00CB2546"/>
    <w:rsid w:val="00CB262D"/>
    <w:rsid w:val="00CB313E"/>
    <w:rsid w:val="00CB5D81"/>
    <w:rsid w:val="00CB6152"/>
    <w:rsid w:val="00CB785A"/>
    <w:rsid w:val="00CC2599"/>
    <w:rsid w:val="00CC2CDA"/>
    <w:rsid w:val="00CC3CAF"/>
    <w:rsid w:val="00CC59F7"/>
    <w:rsid w:val="00CC6703"/>
    <w:rsid w:val="00CC713E"/>
    <w:rsid w:val="00CD2FDB"/>
    <w:rsid w:val="00CD3248"/>
    <w:rsid w:val="00CD540B"/>
    <w:rsid w:val="00CD5764"/>
    <w:rsid w:val="00CD5830"/>
    <w:rsid w:val="00CD59DE"/>
    <w:rsid w:val="00CD71A8"/>
    <w:rsid w:val="00CE02E1"/>
    <w:rsid w:val="00CE0567"/>
    <w:rsid w:val="00CE05CE"/>
    <w:rsid w:val="00CE1182"/>
    <w:rsid w:val="00CE1AB1"/>
    <w:rsid w:val="00CE1FDC"/>
    <w:rsid w:val="00CE33BE"/>
    <w:rsid w:val="00CE3456"/>
    <w:rsid w:val="00CE36FD"/>
    <w:rsid w:val="00CE3A3C"/>
    <w:rsid w:val="00CE5D2D"/>
    <w:rsid w:val="00CE6394"/>
    <w:rsid w:val="00CF1572"/>
    <w:rsid w:val="00CF1B25"/>
    <w:rsid w:val="00CF4ED7"/>
    <w:rsid w:val="00CF5AD0"/>
    <w:rsid w:val="00CF63DC"/>
    <w:rsid w:val="00CF69B8"/>
    <w:rsid w:val="00D00222"/>
    <w:rsid w:val="00D020E1"/>
    <w:rsid w:val="00D0373D"/>
    <w:rsid w:val="00D03DB0"/>
    <w:rsid w:val="00D04BD2"/>
    <w:rsid w:val="00D04FF2"/>
    <w:rsid w:val="00D052F8"/>
    <w:rsid w:val="00D0552E"/>
    <w:rsid w:val="00D05F7C"/>
    <w:rsid w:val="00D067C2"/>
    <w:rsid w:val="00D06803"/>
    <w:rsid w:val="00D077BD"/>
    <w:rsid w:val="00D077F6"/>
    <w:rsid w:val="00D108DB"/>
    <w:rsid w:val="00D108EA"/>
    <w:rsid w:val="00D10F64"/>
    <w:rsid w:val="00D11120"/>
    <w:rsid w:val="00D115B9"/>
    <w:rsid w:val="00D123E4"/>
    <w:rsid w:val="00D1245C"/>
    <w:rsid w:val="00D12A3D"/>
    <w:rsid w:val="00D1503D"/>
    <w:rsid w:val="00D1556D"/>
    <w:rsid w:val="00D157E5"/>
    <w:rsid w:val="00D15891"/>
    <w:rsid w:val="00D20D2D"/>
    <w:rsid w:val="00D22894"/>
    <w:rsid w:val="00D2345B"/>
    <w:rsid w:val="00D239A8"/>
    <w:rsid w:val="00D2402D"/>
    <w:rsid w:val="00D243B6"/>
    <w:rsid w:val="00D24520"/>
    <w:rsid w:val="00D246BB"/>
    <w:rsid w:val="00D25001"/>
    <w:rsid w:val="00D270BC"/>
    <w:rsid w:val="00D270D0"/>
    <w:rsid w:val="00D27CA8"/>
    <w:rsid w:val="00D27F5F"/>
    <w:rsid w:val="00D309B8"/>
    <w:rsid w:val="00D32C04"/>
    <w:rsid w:val="00D32FF1"/>
    <w:rsid w:val="00D33BA8"/>
    <w:rsid w:val="00D340E9"/>
    <w:rsid w:val="00D3452A"/>
    <w:rsid w:val="00D355DB"/>
    <w:rsid w:val="00D35A12"/>
    <w:rsid w:val="00D37707"/>
    <w:rsid w:val="00D4007A"/>
    <w:rsid w:val="00D40D8A"/>
    <w:rsid w:val="00D45500"/>
    <w:rsid w:val="00D5121E"/>
    <w:rsid w:val="00D52C5A"/>
    <w:rsid w:val="00D542B7"/>
    <w:rsid w:val="00D5561D"/>
    <w:rsid w:val="00D5657D"/>
    <w:rsid w:val="00D56B9F"/>
    <w:rsid w:val="00D60427"/>
    <w:rsid w:val="00D6082B"/>
    <w:rsid w:val="00D60863"/>
    <w:rsid w:val="00D612A0"/>
    <w:rsid w:val="00D62B06"/>
    <w:rsid w:val="00D63526"/>
    <w:rsid w:val="00D63CAF"/>
    <w:rsid w:val="00D641B3"/>
    <w:rsid w:val="00D642EC"/>
    <w:rsid w:val="00D64940"/>
    <w:rsid w:val="00D65268"/>
    <w:rsid w:val="00D65408"/>
    <w:rsid w:val="00D67C29"/>
    <w:rsid w:val="00D67F8F"/>
    <w:rsid w:val="00D7120B"/>
    <w:rsid w:val="00D73BCD"/>
    <w:rsid w:val="00D73D16"/>
    <w:rsid w:val="00D746DC"/>
    <w:rsid w:val="00D755ED"/>
    <w:rsid w:val="00D76D46"/>
    <w:rsid w:val="00D76EE6"/>
    <w:rsid w:val="00D774B4"/>
    <w:rsid w:val="00D77F6C"/>
    <w:rsid w:val="00D80115"/>
    <w:rsid w:val="00D80D6D"/>
    <w:rsid w:val="00D83147"/>
    <w:rsid w:val="00D838A1"/>
    <w:rsid w:val="00D83D95"/>
    <w:rsid w:val="00D84FDE"/>
    <w:rsid w:val="00D861C0"/>
    <w:rsid w:val="00D86989"/>
    <w:rsid w:val="00D93432"/>
    <w:rsid w:val="00D9428F"/>
    <w:rsid w:val="00D95AAB"/>
    <w:rsid w:val="00D96267"/>
    <w:rsid w:val="00D96C28"/>
    <w:rsid w:val="00DA010D"/>
    <w:rsid w:val="00DA1215"/>
    <w:rsid w:val="00DA16C8"/>
    <w:rsid w:val="00DA1BE8"/>
    <w:rsid w:val="00DA1D81"/>
    <w:rsid w:val="00DA21F7"/>
    <w:rsid w:val="00DA2FD3"/>
    <w:rsid w:val="00DA5113"/>
    <w:rsid w:val="00DA5901"/>
    <w:rsid w:val="00DA7B8D"/>
    <w:rsid w:val="00DB02E2"/>
    <w:rsid w:val="00DB169D"/>
    <w:rsid w:val="00DB2280"/>
    <w:rsid w:val="00DB29A2"/>
    <w:rsid w:val="00DB29AD"/>
    <w:rsid w:val="00DB457F"/>
    <w:rsid w:val="00DB4599"/>
    <w:rsid w:val="00DB53C4"/>
    <w:rsid w:val="00DB7A66"/>
    <w:rsid w:val="00DC0165"/>
    <w:rsid w:val="00DC0192"/>
    <w:rsid w:val="00DC0279"/>
    <w:rsid w:val="00DC04AB"/>
    <w:rsid w:val="00DC386C"/>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F1B"/>
    <w:rsid w:val="00DD6D71"/>
    <w:rsid w:val="00DE03BF"/>
    <w:rsid w:val="00DE1798"/>
    <w:rsid w:val="00DE2927"/>
    <w:rsid w:val="00DE4307"/>
    <w:rsid w:val="00DE4825"/>
    <w:rsid w:val="00DE7E28"/>
    <w:rsid w:val="00DF13D0"/>
    <w:rsid w:val="00DF292C"/>
    <w:rsid w:val="00DF2FF7"/>
    <w:rsid w:val="00DF352D"/>
    <w:rsid w:val="00DF44C0"/>
    <w:rsid w:val="00DF5296"/>
    <w:rsid w:val="00E00975"/>
    <w:rsid w:val="00E02845"/>
    <w:rsid w:val="00E0331E"/>
    <w:rsid w:val="00E034B0"/>
    <w:rsid w:val="00E06292"/>
    <w:rsid w:val="00E06EEA"/>
    <w:rsid w:val="00E07B7B"/>
    <w:rsid w:val="00E11377"/>
    <w:rsid w:val="00E12BB2"/>
    <w:rsid w:val="00E12FE6"/>
    <w:rsid w:val="00E134FB"/>
    <w:rsid w:val="00E13C48"/>
    <w:rsid w:val="00E14647"/>
    <w:rsid w:val="00E14B2F"/>
    <w:rsid w:val="00E14F25"/>
    <w:rsid w:val="00E17197"/>
    <w:rsid w:val="00E17B59"/>
    <w:rsid w:val="00E207CE"/>
    <w:rsid w:val="00E21590"/>
    <w:rsid w:val="00E21F15"/>
    <w:rsid w:val="00E257EA"/>
    <w:rsid w:val="00E26AB0"/>
    <w:rsid w:val="00E32B0F"/>
    <w:rsid w:val="00E32F69"/>
    <w:rsid w:val="00E3391F"/>
    <w:rsid w:val="00E35BAC"/>
    <w:rsid w:val="00E40A71"/>
    <w:rsid w:val="00E40EE1"/>
    <w:rsid w:val="00E40FA3"/>
    <w:rsid w:val="00E4268A"/>
    <w:rsid w:val="00E43168"/>
    <w:rsid w:val="00E438BB"/>
    <w:rsid w:val="00E44239"/>
    <w:rsid w:val="00E44A83"/>
    <w:rsid w:val="00E4568B"/>
    <w:rsid w:val="00E45D37"/>
    <w:rsid w:val="00E4704D"/>
    <w:rsid w:val="00E47704"/>
    <w:rsid w:val="00E510E2"/>
    <w:rsid w:val="00E5292D"/>
    <w:rsid w:val="00E53564"/>
    <w:rsid w:val="00E539B7"/>
    <w:rsid w:val="00E55421"/>
    <w:rsid w:val="00E60A9A"/>
    <w:rsid w:val="00E65B57"/>
    <w:rsid w:val="00E65C6A"/>
    <w:rsid w:val="00E65EB4"/>
    <w:rsid w:val="00E66F46"/>
    <w:rsid w:val="00E67EB8"/>
    <w:rsid w:val="00E70157"/>
    <w:rsid w:val="00E7066E"/>
    <w:rsid w:val="00E70C66"/>
    <w:rsid w:val="00E70F49"/>
    <w:rsid w:val="00E7212D"/>
    <w:rsid w:val="00E7357F"/>
    <w:rsid w:val="00E74B16"/>
    <w:rsid w:val="00E74BB3"/>
    <w:rsid w:val="00E74E6C"/>
    <w:rsid w:val="00E76099"/>
    <w:rsid w:val="00E81D90"/>
    <w:rsid w:val="00E83B53"/>
    <w:rsid w:val="00E8435D"/>
    <w:rsid w:val="00E84FA5"/>
    <w:rsid w:val="00E912F4"/>
    <w:rsid w:val="00E919C7"/>
    <w:rsid w:val="00E9287B"/>
    <w:rsid w:val="00E92EDD"/>
    <w:rsid w:val="00E9327D"/>
    <w:rsid w:val="00E934FA"/>
    <w:rsid w:val="00E946A9"/>
    <w:rsid w:val="00EA1A74"/>
    <w:rsid w:val="00EA1D65"/>
    <w:rsid w:val="00EA200E"/>
    <w:rsid w:val="00EA232C"/>
    <w:rsid w:val="00EA248D"/>
    <w:rsid w:val="00EA27D3"/>
    <w:rsid w:val="00EA27D9"/>
    <w:rsid w:val="00EA5AE4"/>
    <w:rsid w:val="00EA6817"/>
    <w:rsid w:val="00EA7C55"/>
    <w:rsid w:val="00EB190A"/>
    <w:rsid w:val="00EB2E15"/>
    <w:rsid w:val="00EB3213"/>
    <w:rsid w:val="00EB3E6F"/>
    <w:rsid w:val="00EB53DC"/>
    <w:rsid w:val="00EB736E"/>
    <w:rsid w:val="00EB7603"/>
    <w:rsid w:val="00EC0FF7"/>
    <w:rsid w:val="00EC1F76"/>
    <w:rsid w:val="00EC21CB"/>
    <w:rsid w:val="00EC2452"/>
    <w:rsid w:val="00EC26AF"/>
    <w:rsid w:val="00EC2FEE"/>
    <w:rsid w:val="00EC355B"/>
    <w:rsid w:val="00EC3941"/>
    <w:rsid w:val="00EC3D65"/>
    <w:rsid w:val="00EC50A3"/>
    <w:rsid w:val="00EC56DB"/>
    <w:rsid w:val="00EC7493"/>
    <w:rsid w:val="00EC764E"/>
    <w:rsid w:val="00ED0516"/>
    <w:rsid w:val="00ED0E4E"/>
    <w:rsid w:val="00ED1AF5"/>
    <w:rsid w:val="00ED1BBC"/>
    <w:rsid w:val="00ED215B"/>
    <w:rsid w:val="00ED4EC6"/>
    <w:rsid w:val="00ED5C12"/>
    <w:rsid w:val="00ED7F7A"/>
    <w:rsid w:val="00EE0415"/>
    <w:rsid w:val="00EE0A13"/>
    <w:rsid w:val="00EE2509"/>
    <w:rsid w:val="00EE297D"/>
    <w:rsid w:val="00EE2D67"/>
    <w:rsid w:val="00EE3868"/>
    <w:rsid w:val="00EE533D"/>
    <w:rsid w:val="00EE5EFF"/>
    <w:rsid w:val="00EE5F67"/>
    <w:rsid w:val="00EE6671"/>
    <w:rsid w:val="00EF00F7"/>
    <w:rsid w:val="00EF04A5"/>
    <w:rsid w:val="00EF1D86"/>
    <w:rsid w:val="00EF2041"/>
    <w:rsid w:val="00EF243D"/>
    <w:rsid w:val="00EF3515"/>
    <w:rsid w:val="00EF5E65"/>
    <w:rsid w:val="00EF673C"/>
    <w:rsid w:val="00EF6CA2"/>
    <w:rsid w:val="00EF7C0A"/>
    <w:rsid w:val="00F01301"/>
    <w:rsid w:val="00F01B7E"/>
    <w:rsid w:val="00F01D42"/>
    <w:rsid w:val="00F0209F"/>
    <w:rsid w:val="00F03397"/>
    <w:rsid w:val="00F03945"/>
    <w:rsid w:val="00F04C33"/>
    <w:rsid w:val="00F0591E"/>
    <w:rsid w:val="00F060D1"/>
    <w:rsid w:val="00F06546"/>
    <w:rsid w:val="00F10F46"/>
    <w:rsid w:val="00F12BAB"/>
    <w:rsid w:val="00F141CB"/>
    <w:rsid w:val="00F14996"/>
    <w:rsid w:val="00F14A50"/>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2011"/>
    <w:rsid w:val="00F33704"/>
    <w:rsid w:val="00F338F9"/>
    <w:rsid w:val="00F33F58"/>
    <w:rsid w:val="00F3400B"/>
    <w:rsid w:val="00F358C6"/>
    <w:rsid w:val="00F36B74"/>
    <w:rsid w:val="00F37925"/>
    <w:rsid w:val="00F420E9"/>
    <w:rsid w:val="00F4260B"/>
    <w:rsid w:val="00F457D8"/>
    <w:rsid w:val="00F46527"/>
    <w:rsid w:val="00F4711B"/>
    <w:rsid w:val="00F47983"/>
    <w:rsid w:val="00F47B2C"/>
    <w:rsid w:val="00F47E6E"/>
    <w:rsid w:val="00F5021C"/>
    <w:rsid w:val="00F5061E"/>
    <w:rsid w:val="00F52B49"/>
    <w:rsid w:val="00F52E35"/>
    <w:rsid w:val="00F53A0D"/>
    <w:rsid w:val="00F55417"/>
    <w:rsid w:val="00F558C3"/>
    <w:rsid w:val="00F56269"/>
    <w:rsid w:val="00F56A29"/>
    <w:rsid w:val="00F573DC"/>
    <w:rsid w:val="00F61443"/>
    <w:rsid w:val="00F624E5"/>
    <w:rsid w:val="00F626F1"/>
    <w:rsid w:val="00F62723"/>
    <w:rsid w:val="00F62E72"/>
    <w:rsid w:val="00F63821"/>
    <w:rsid w:val="00F6484F"/>
    <w:rsid w:val="00F65C7C"/>
    <w:rsid w:val="00F678BE"/>
    <w:rsid w:val="00F70747"/>
    <w:rsid w:val="00F70FE6"/>
    <w:rsid w:val="00F7188A"/>
    <w:rsid w:val="00F71A21"/>
    <w:rsid w:val="00F726E1"/>
    <w:rsid w:val="00F729C0"/>
    <w:rsid w:val="00F730E0"/>
    <w:rsid w:val="00F730F6"/>
    <w:rsid w:val="00F736A7"/>
    <w:rsid w:val="00F73FF8"/>
    <w:rsid w:val="00F766AA"/>
    <w:rsid w:val="00F807A4"/>
    <w:rsid w:val="00F82131"/>
    <w:rsid w:val="00F829B2"/>
    <w:rsid w:val="00F8366F"/>
    <w:rsid w:val="00F860D5"/>
    <w:rsid w:val="00F86A12"/>
    <w:rsid w:val="00F86B71"/>
    <w:rsid w:val="00F86BA5"/>
    <w:rsid w:val="00F87114"/>
    <w:rsid w:val="00F907B4"/>
    <w:rsid w:val="00F909CF"/>
    <w:rsid w:val="00F90DBA"/>
    <w:rsid w:val="00F90FCB"/>
    <w:rsid w:val="00F92BD8"/>
    <w:rsid w:val="00F92FD7"/>
    <w:rsid w:val="00F93E9B"/>
    <w:rsid w:val="00F96475"/>
    <w:rsid w:val="00F971D1"/>
    <w:rsid w:val="00FA02BD"/>
    <w:rsid w:val="00FA1B84"/>
    <w:rsid w:val="00FA2594"/>
    <w:rsid w:val="00FA2639"/>
    <w:rsid w:val="00FA2877"/>
    <w:rsid w:val="00FA314E"/>
    <w:rsid w:val="00FA31A1"/>
    <w:rsid w:val="00FA47E9"/>
    <w:rsid w:val="00FA4CF8"/>
    <w:rsid w:val="00FA54D8"/>
    <w:rsid w:val="00FA5D41"/>
    <w:rsid w:val="00FA5FBC"/>
    <w:rsid w:val="00FA7540"/>
    <w:rsid w:val="00FB0127"/>
    <w:rsid w:val="00FB1800"/>
    <w:rsid w:val="00FB3A21"/>
    <w:rsid w:val="00FB46B1"/>
    <w:rsid w:val="00FB4943"/>
    <w:rsid w:val="00FB49C6"/>
    <w:rsid w:val="00FB4F4B"/>
    <w:rsid w:val="00FB537A"/>
    <w:rsid w:val="00FB645A"/>
    <w:rsid w:val="00FB6662"/>
    <w:rsid w:val="00FB6881"/>
    <w:rsid w:val="00FB7315"/>
    <w:rsid w:val="00FB7710"/>
    <w:rsid w:val="00FC2E18"/>
    <w:rsid w:val="00FC3F07"/>
    <w:rsid w:val="00FC4922"/>
    <w:rsid w:val="00FC4F85"/>
    <w:rsid w:val="00FC5E44"/>
    <w:rsid w:val="00FD02CF"/>
    <w:rsid w:val="00FD0645"/>
    <w:rsid w:val="00FD0672"/>
    <w:rsid w:val="00FD0739"/>
    <w:rsid w:val="00FD15F1"/>
    <w:rsid w:val="00FD164F"/>
    <w:rsid w:val="00FD1DA7"/>
    <w:rsid w:val="00FD562E"/>
    <w:rsid w:val="00FD5B5F"/>
    <w:rsid w:val="00FD63CB"/>
    <w:rsid w:val="00FD73BC"/>
    <w:rsid w:val="00FD7895"/>
    <w:rsid w:val="00FD79D0"/>
    <w:rsid w:val="00FE227C"/>
    <w:rsid w:val="00FE469D"/>
    <w:rsid w:val="00FE4F9F"/>
    <w:rsid w:val="00FE742F"/>
    <w:rsid w:val="00FF15A8"/>
    <w:rsid w:val="00FF1F75"/>
    <w:rsid w:val="00FF29B6"/>
    <w:rsid w:val="00FF3366"/>
    <w:rsid w:val="00FF35A6"/>
    <w:rsid w:val="00FF3A63"/>
    <w:rsid w:val="00FF3B00"/>
    <w:rsid w:val="00FF3FED"/>
    <w:rsid w:val="00FF4CA4"/>
    <w:rsid w:val="00FF4F4E"/>
    <w:rsid w:val="00FF5DEA"/>
    <w:rsid w:val="00FF5E4E"/>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96650A60-6BA6-4CC4-86D5-F988C889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semiHidden/>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semiHidden/>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705FD9"/>
    <w:pPr>
      <w:tabs>
        <w:tab w:val="left" w:pos="105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park.apache.or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oleObject" Target="embeddings/oleObject2.bin"/><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ganglia.info/" TargetMode="External"/><Relationship Id="rId8" Type="http://schemas.openxmlformats.org/officeDocument/2006/relationships/image" Target="media/image1.png"/><Relationship Id="rId51" Type="http://schemas.openxmlformats.org/officeDocument/2006/relationships/image" Target="media/image36.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tachyon-project.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5979D1-D5A5-44B6-BD31-C12153029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40572</TotalTime>
  <Pages>69</Pages>
  <Words>7148</Words>
  <Characters>40749</Characters>
  <Application>Microsoft Office Word</Application>
  <DocSecurity>0</DocSecurity>
  <Lines>339</Lines>
  <Paragraphs>95</Paragraphs>
  <ScaleCrop>false</ScaleCrop>
  <Company/>
  <LinksUpToDate>false</LinksUpToDate>
  <CharactersWithSpaces>47802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1972</cp:revision>
  <cp:lastPrinted>2014-06-03T02:00:00Z</cp:lastPrinted>
  <dcterms:created xsi:type="dcterms:W3CDTF">2014-03-26T06:42:00Z</dcterms:created>
  <dcterms:modified xsi:type="dcterms:W3CDTF">2016-05-07T06:02:00Z</dcterms:modified>
</cp:coreProperties>
</file>