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D4192" w14:textId="77777777" w:rsidR="001E2FC7" w:rsidRPr="00B96E99" w:rsidRDefault="00502274"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b/>
          <w:sz w:val="52"/>
          <w:szCs w:val="20"/>
        </w:rPr>
        <w:object w:dxaOrig="1650" w:dyaOrig="2100" w14:anchorId="535DB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8pt;height:104.85pt" o:ole="" fillcolor="window">
            <v:imagedata r:id="rId8" o:title="" cropright="6446f"/>
          </v:shape>
          <o:OLEObject Type="Embed" ProgID="Word.Picture.8" ShapeID="_x0000_i1025" DrawAspect="Content" ObjectID="_1524422232" r:id="rId9"/>
        </w:object>
      </w:r>
    </w:p>
    <w:p w14:paraId="7B0960DE" w14:textId="77777777" w:rsidR="001C3AB4" w:rsidRPr="00B96E99" w:rsidRDefault="00A82123" w:rsidP="001E2FC7">
      <w:pPr>
        <w:spacing w:line="400" w:lineRule="atLeast"/>
        <w:jc w:val="center"/>
        <w:rPr>
          <w:rFonts w:ascii="Times New Roman" w:eastAsia="楷体" w:hAnsi="Times New Roman" w:cs="Times New Roman"/>
          <w:sz w:val="30"/>
          <w:szCs w:val="30"/>
        </w:rPr>
      </w:pPr>
      <w:r w:rsidRPr="00B96E99">
        <w:rPr>
          <w:rFonts w:ascii="Times New Roman" w:eastAsia="楷体" w:hAnsi="Times New Roman" w:cs="Times New Roman"/>
          <w:sz w:val="30"/>
          <w:szCs w:val="30"/>
        </w:rPr>
        <w:t>南京大学申请硕士学位论文</w:t>
      </w:r>
    </w:p>
    <w:p w14:paraId="31D614E4" w14:textId="77777777" w:rsidR="001E2FC7" w:rsidRPr="00B96E99" w:rsidRDefault="001E2FC7" w:rsidP="001E2FC7">
      <w:pPr>
        <w:spacing w:line="400" w:lineRule="atLeast"/>
        <w:rPr>
          <w:rFonts w:ascii="Times New Roman" w:eastAsia="宋体" w:hAnsi="Times New Roman" w:cs="Times New Roman"/>
        </w:rPr>
      </w:pPr>
    </w:p>
    <w:p w14:paraId="7CEC4C8F" w14:textId="77777777" w:rsidR="001E2FC7" w:rsidRPr="00B96E99" w:rsidRDefault="00401A3A" w:rsidP="001E2FC7">
      <w:pPr>
        <w:spacing w:line="400" w:lineRule="atLeast"/>
        <w:jc w:val="center"/>
        <w:rPr>
          <w:rFonts w:ascii="Times New Roman" w:eastAsia="楷体" w:hAnsi="Times New Roman" w:cs="Times New Roman"/>
          <w:b/>
          <w:bCs/>
          <w:sz w:val="48"/>
          <w:szCs w:val="48"/>
        </w:rPr>
      </w:pPr>
      <w:bookmarkStart w:id="0" w:name="OLE_LINK6"/>
      <w:bookmarkStart w:id="1" w:name="OLE_LINK7"/>
      <w:del w:id="2" w:author="JieTang" w:date="2016-05-04T09:41:00Z">
        <w:r w:rsidRPr="00B96E99" w:rsidDel="00E02845">
          <w:rPr>
            <w:rFonts w:ascii="Times New Roman" w:eastAsia="楷体" w:hAnsi="Times New Roman" w:cs="Times New Roman"/>
            <w:b/>
            <w:bCs/>
            <w:sz w:val="48"/>
            <w:szCs w:val="48"/>
          </w:rPr>
          <w:delText>基于</w:delText>
        </w:r>
      </w:del>
      <w:ins w:id="3" w:author="JieTang" w:date="2016-05-04T09:41:00Z">
        <w:r w:rsidR="00E02845">
          <w:rPr>
            <w:rFonts w:ascii="Times New Roman" w:eastAsia="楷体" w:hAnsi="Times New Roman" w:cs="Times New Roman" w:hint="eastAsia"/>
            <w:b/>
            <w:bCs/>
            <w:sz w:val="48"/>
            <w:szCs w:val="48"/>
          </w:rPr>
          <w:t>面向</w:t>
        </w:r>
      </w:ins>
      <w:ins w:id="4" w:author="JieTang" w:date="2016-05-04T09:42:00Z">
        <w:r w:rsidR="00E02845">
          <w:rPr>
            <w:rFonts w:ascii="Times New Roman" w:eastAsia="楷体" w:hAnsi="Times New Roman" w:cs="Times New Roman" w:hint="eastAsia"/>
            <w:b/>
            <w:bCs/>
            <w:sz w:val="48"/>
            <w:szCs w:val="48"/>
          </w:rPr>
          <w:t>高性能计算的</w:t>
        </w:r>
      </w:ins>
      <w:r w:rsidRPr="00B96E99">
        <w:rPr>
          <w:rFonts w:ascii="Times New Roman" w:eastAsia="楷体" w:hAnsi="Times New Roman" w:cs="Times New Roman"/>
          <w:b/>
          <w:bCs/>
          <w:sz w:val="48"/>
          <w:szCs w:val="48"/>
        </w:rPr>
        <w:t>YARN</w:t>
      </w:r>
      <w:del w:id="5" w:author="JieTang" w:date="2016-05-04T09:42:00Z">
        <w:r w:rsidRPr="00B96E99" w:rsidDel="00E02845">
          <w:rPr>
            <w:rFonts w:ascii="Times New Roman" w:eastAsia="楷体" w:hAnsi="Times New Roman" w:cs="Times New Roman"/>
            <w:b/>
            <w:bCs/>
            <w:sz w:val="48"/>
            <w:szCs w:val="48"/>
          </w:rPr>
          <w:delText>的</w:delText>
        </w:r>
        <w:r w:rsidR="00B96E99" w:rsidRPr="00B96E99" w:rsidDel="00E02845">
          <w:rPr>
            <w:rFonts w:ascii="Times New Roman" w:eastAsia="楷体" w:hAnsi="Times New Roman" w:cs="Times New Roman"/>
            <w:b/>
            <w:bCs/>
            <w:sz w:val="48"/>
            <w:szCs w:val="48"/>
          </w:rPr>
          <w:delText>并行处理技术</w:delText>
        </w:r>
      </w:del>
      <w:ins w:id="6" w:author="JieTang" w:date="2016-05-04T09:42:00Z">
        <w:r w:rsidR="00E02845">
          <w:rPr>
            <w:rFonts w:ascii="Times New Roman" w:eastAsia="楷体" w:hAnsi="Times New Roman" w:cs="Times New Roman" w:hint="eastAsia"/>
            <w:b/>
            <w:bCs/>
            <w:sz w:val="48"/>
            <w:szCs w:val="48"/>
          </w:rPr>
          <w:t>平台关键技术</w:t>
        </w:r>
      </w:ins>
      <w:r w:rsidR="00B96E99" w:rsidRPr="00B96E99">
        <w:rPr>
          <w:rFonts w:ascii="Times New Roman" w:eastAsia="楷体" w:hAnsi="Times New Roman" w:cs="Times New Roman"/>
          <w:b/>
          <w:bCs/>
          <w:sz w:val="48"/>
          <w:szCs w:val="48"/>
        </w:rPr>
        <w:t>与应用</w:t>
      </w:r>
      <w:r w:rsidR="00454090" w:rsidRPr="00B96E99">
        <w:rPr>
          <w:rFonts w:ascii="Times New Roman" w:eastAsia="楷体" w:hAnsi="Times New Roman" w:cs="Times New Roman"/>
          <w:b/>
          <w:bCs/>
          <w:sz w:val="48"/>
          <w:szCs w:val="48"/>
        </w:rPr>
        <w:t>研究</w:t>
      </w:r>
    </w:p>
    <w:bookmarkEnd w:id="0"/>
    <w:bookmarkEnd w:id="1"/>
    <w:p w14:paraId="10421312" w14:textId="77777777" w:rsidR="001E2FC7" w:rsidRPr="00B96E99" w:rsidRDefault="001E2FC7" w:rsidP="001E2FC7">
      <w:pPr>
        <w:spacing w:line="400" w:lineRule="atLeast"/>
        <w:rPr>
          <w:rFonts w:ascii="Times New Roman" w:eastAsia="宋体" w:hAnsi="Times New Roman" w:cs="Times New Roman"/>
        </w:rPr>
      </w:pPr>
    </w:p>
    <w:p w14:paraId="51E25C99" w14:textId="77777777" w:rsidR="001E2FC7" w:rsidRPr="00B96E99" w:rsidRDefault="001E2FC7" w:rsidP="001E2FC7">
      <w:pPr>
        <w:spacing w:line="400" w:lineRule="atLeast"/>
        <w:rPr>
          <w:rFonts w:ascii="Times New Roman" w:eastAsia="宋体" w:hAnsi="Times New Roman" w:cs="Times New Roman"/>
        </w:rPr>
      </w:pPr>
    </w:p>
    <w:p w14:paraId="74074939" w14:textId="77777777" w:rsidR="001E2FC7" w:rsidRPr="00B96E99" w:rsidRDefault="001E2FC7" w:rsidP="001E2FC7">
      <w:pPr>
        <w:spacing w:line="400" w:lineRule="atLeast"/>
        <w:rPr>
          <w:rFonts w:ascii="Times New Roman" w:eastAsia="宋体" w:hAnsi="Times New Roman" w:cs="Times New Roman"/>
        </w:rPr>
      </w:pPr>
    </w:p>
    <w:p w14:paraId="56910245" w14:textId="77777777" w:rsidR="001E2FC7" w:rsidRPr="00B96E99" w:rsidRDefault="001E2FC7" w:rsidP="001E2FC7">
      <w:pPr>
        <w:spacing w:line="400" w:lineRule="atLeast"/>
        <w:rPr>
          <w:rFonts w:ascii="Times New Roman" w:eastAsia="宋体" w:hAnsi="Times New Roman" w:cs="Times New Roman"/>
        </w:rPr>
      </w:pPr>
    </w:p>
    <w:p w14:paraId="141106EE" w14:textId="77777777" w:rsidR="0062254D" w:rsidRPr="00B96E99" w:rsidRDefault="0062254D" w:rsidP="001E2FC7">
      <w:pPr>
        <w:spacing w:line="400" w:lineRule="atLeast"/>
        <w:rPr>
          <w:rFonts w:ascii="Times New Roman" w:eastAsia="宋体" w:hAnsi="Times New Roman" w:cs="Times New Roman"/>
        </w:rPr>
      </w:pPr>
    </w:p>
    <w:p w14:paraId="6C43A795" w14:textId="77777777" w:rsidR="001E2FC7" w:rsidRPr="00B96E99" w:rsidRDefault="001E2FC7" w:rsidP="001E2FC7">
      <w:pPr>
        <w:spacing w:after="249" w:line="400" w:lineRule="atLeast"/>
        <w:ind w:left="2205"/>
        <w:rPr>
          <w:rFonts w:ascii="Times New Roman" w:eastAsia="楷体" w:hAnsi="Times New Roman" w:cs="Times New Roman"/>
          <w:b/>
          <w:bCs/>
        </w:rPr>
      </w:pPr>
      <w:r w:rsidRPr="00B96E99">
        <w:rPr>
          <w:rFonts w:ascii="Times New Roman" w:eastAsia="楷体" w:hAnsi="Times New Roman" w:cs="Times New Roman"/>
          <w:sz w:val="30"/>
          <w:szCs w:val="30"/>
        </w:rPr>
        <w:t>作</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者：</w:t>
      </w:r>
      <w:r w:rsidRPr="00B96E99">
        <w:rPr>
          <w:rFonts w:ascii="Times New Roman" w:eastAsia="楷体" w:hAnsi="Times New Roman" w:cs="Times New Roman"/>
          <w:b/>
          <w:bCs/>
        </w:rPr>
        <w:t xml:space="preserve"> </w:t>
      </w:r>
      <w:r w:rsidR="002961F8" w:rsidRPr="00B96E99">
        <w:rPr>
          <w:rFonts w:ascii="Times New Roman" w:eastAsia="楷体" w:hAnsi="Times New Roman" w:cs="Times New Roman"/>
          <w:b/>
          <w:bCs/>
          <w:sz w:val="30"/>
          <w:szCs w:val="30"/>
        </w:rPr>
        <w:t>杨晨</w:t>
      </w:r>
    </w:p>
    <w:p w14:paraId="7A80F823"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专</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业：</w:t>
      </w:r>
      <w:r w:rsidR="00D00222" w:rsidRPr="00B96E99">
        <w:rPr>
          <w:rFonts w:ascii="Times New Roman" w:eastAsia="楷体" w:hAnsi="Times New Roman" w:cs="Times New Roman"/>
          <w:sz w:val="30"/>
          <w:szCs w:val="30"/>
        </w:rPr>
        <w:t xml:space="preserve"> </w:t>
      </w:r>
      <w:r w:rsidRPr="00B96E99">
        <w:rPr>
          <w:rFonts w:ascii="Times New Roman" w:eastAsia="楷体" w:hAnsi="Times New Roman" w:cs="Times New Roman"/>
          <w:b/>
          <w:bCs/>
          <w:sz w:val="30"/>
          <w:szCs w:val="30"/>
        </w:rPr>
        <w:t>计算机</w:t>
      </w:r>
      <w:r w:rsidR="00F70FE6" w:rsidRPr="00B96E99">
        <w:rPr>
          <w:rFonts w:ascii="Times New Roman" w:eastAsia="楷体" w:hAnsi="Times New Roman" w:cs="Times New Roman"/>
          <w:b/>
          <w:bCs/>
          <w:sz w:val="30"/>
          <w:szCs w:val="30"/>
        </w:rPr>
        <w:t>科学与</w:t>
      </w:r>
      <w:r w:rsidRPr="00B96E99">
        <w:rPr>
          <w:rFonts w:ascii="Times New Roman" w:eastAsia="楷体" w:hAnsi="Times New Roman" w:cs="Times New Roman"/>
          <w:b/>
          <w:bCs/>
          <w:sz w:val="30"/>
          <w:szCs w:val="30"/>
        </w:rPr>
        <w:t>技术</w:t>
      </w:r>
    </w:p>
    <w:p w14:paraId="40BC3E0B"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研究方向：</w:t>
      </w:r>
      <w:r w:rsidRPr="00B96E99">
        <w:rPr>
          <w:rFonts w:ascii="Times New Roman" w:eastAsia="楷体" w:hAnsi="Times New Roman" w:cs="Times New Roman"/>
          <w:b/>
          <w:bCs/>
          <w:sz w:val="30"/>
          <w:szCs w:val="30"/>
        </w:rPr>
        <w:t xml:space="preserve"> </w:t>
      </w:r>
      <w:del w:id="7" w:author="JieTang" w:date="2016-05-01T13:43:00Z">
        <w:r w:rsidR="00583487" w:rsidRPr="00B96E99" w:rsidDel="00B96E99">
          <w:rPr>
            <w:rFonts w:ascii="Times New Roman" w:eastAsia="楷体" w:hAnsi="Times New Roman" w:cs="Times New Roman"/>
            <w:b/>
            <w:bCs/>
            <w:sz w:val="30"/>
            <w:szCs w:val="30"/>
          </w:rPr>
          <w:delText>大数据</w:delText>
        </w:r>
        <w:r w:rsidR="007136C1" w:rsidRPr="00B96E99" w:rsidDel="00B96E99">
          <w:rPr>
            <w:rFonts w:ascii="Times New Roman" w:eastAsia="楷体" w:hAnsi="Times New Roman" w:cs="Times New Roman"/>
            <w:b/>
            <w:bCs/>
            <w:sz w:val="30"/>
            <w:szCs w:val="30"/>
          </w:rPr>
          <w:delText>研究</w:delText>
        </w:r>
      </w:del>
      <w:ins w:id="8" w:author="JieTang" w:date="2016-05-01T13:43:00Z">
        <w:r w:rsidR="00B96E99" w:rsidRPr="00B96E99">
          <w:rPr>
            <w:rFonts w:ascii="Times New Roman" w:eastAsia="楷体" w:hAnsi="Times New Roman" w:cs="Times New Roman"/>
            <w:b/>
            <w:bCs/>
            <w:sz w:val="30"/>
            <w:szCs w:val="30"/>
          </w:rPr>
          <w:t>云计算、并行计算</w:t>
        </w:r>
      </w:ins>
    </w:p>
    <w:p w14:paraId="10A4F20F" w14:textId="77777777" w:rsidR="001E2FC7" w:rsidRPr="00B96E99" w:rsidRDefault="001E2FC7" w:rsidP="001E2FC7">
      <w:pPr>
        <w:spacing w:after="249" w:line="400" w:lineRule="atLeast"/>
        <w:ind w:left="2205"/>
        <w:rPr>
          <w:rFonts w:ascii="Times New Roman" w:eastAsia="宋体" w:hAnsi="Times New Roman" w:cs="Times New Roman"/>
          <w:b/>
          <w:bCs/>
        </w:rPr>
      </w:pPr>
      <w:r w:rsidRPr="00B96E99">
        <w:rPr>
          <w:rFonts w:ascii="Times New Roman" w:eastAsia="楷体" w:hAnsi="Times New Roman" w:cs="Times New Roman"/>
          <w:sz w:val="30"/>
          <w:szCs w:val="30"/>
        </w:rPr>
        <w:t>指导教师：</w:t>
      </w:r>
      <w:r w:rsidRPr="00B96E99">
        <w:rPr>
          <w:rFonts w:ascii="Times New Roman" w:eastAsia="楷体" w:hAnsi="Times New Roman" w:cs="Times New Roman"/>
          <w:b/>
          <w:bCs/>
        </w:rPr>
        <w:t xml:space="preserve"> </w:t>
      </w:r>
      <w:r w:rsidR="00AE2C7D" w:rsidRPr="00B96E99">
        <w:rPr>
          <w:rFonts w:ascii="Times New Roman" w:eastAsia="楷体" w:hAnsi="Times New Roman" w:cs="Times New Roman"/>
          <w:b/>
          <w:bCs/>
          <w:sz w:val="30"/>
          <w:szCs w:val="30"/>
        </w:rPr>
        <w:t>唐杰</w:t>
      </w:r>
      <w:r w:rsidR="00AE2C7D" w:rsidRPr="00B96E99">
        <w:rPr>
          <w:rFonts w:ascii="Times New Roman" w:eastAsia="楷体" w:hAnsi="Times New Roman" w:cs="Times New Roman"/>
          <w:b/>
          <w:bCs/>
          <w:sz w:val="30"/>
          <w:szCs w:val="30"/>
        </w:rPr>
        <w:t xml:space="preserve"> </w:t>
      </w:r>
      <w:r w:rsidR="00AE2C7D" w:rsidRPr="00B96E99">
        <w:rPr>
          <w:rFonts w:ascii="Times New Roman" w:eastAsia="楷体" w:hAnsi="Times New Roman" w:cs="Times New Roman"/>
          <w:b/>
          <w:bCs/>
          <w:sz w:val="30"/>
          <w:szCs w:val="30"/>
        </w:rPr>
        <w:t>副教授</w:t>
      </w:r>
    </w:p>
    <w:p w14:paraId="22E6D68F" w14:textId="77777777" w:rsidR="001E2FC7" w:rsidRPr="00B96E99" w:rsidRDefault="001E2FC7" w:rsidP="001E2FC7">
      <w:pPr>
        <w:spacing w:line="400" w:lineRule="atLeast"/>
        <w:rPr>
          <w:rFonts w:ascii="Times New Roman" w:eastAsia="宋体" w:hAnsi="Times New Roman" w:cs="Times New Roman"/>
        </w:rPr>
      </w:pPr>
    </w:p>
    <w:p w14:paraId="0CC1ECC4" w14:textId="77777777" w:rsidR="001C3AB4" w:rsidRPr="00B96E99" w:rsidRDefault="001C3AB4" w:rsidP="001E2FC7">
      <w:pPr>
        <w:spacing w:line="400" w:lineRule="atLeast"/>
        <w:rPr>
          <w:rFonts w:ascii="Times New Roman" w:eastAsia="宋体" w:hAnsi="Times New Roman" w:cs="Times New Roman"/>
        </w:rPr>
      </w:pPr>
    </w:p>
    <w:p w14:paraId="06A4D341" w14:textId="77777777" w:rsidR="001C3AB4" w:rsidRPr="00B96E99" w:rsidRDefault="001C3AB4" w:rsidP="001E2FC7">
      <w:pPr>
        <w:spacing w:line="400" w:lineRule="atLeast"/>
        <w:rPr>
          <w:rFonts w:ascii="Times New Roman" w:eastAsia="宋体" w:hAnsi="Times New Roman" w:cs="Times New Roman"/>
        </w:rPr>
      </w:pPr>
    </w:p>
    <w:p w14:paraId="7C4912FE" w14:textId="77777777" w:rsidR="0062254D" w:rsidRPr="00B96E99" w:rsidRDefault="0062254D" w:rsidP="001E2FC7">
      <w:pPr>
        <w:spacing w:line="400" w:lineRule="atLeast"/>
        <w:rPr>
          <w:rFonts w:ascii="Times New Roman" w:eastAsia="宋体" w:hAnsi="Times New Roman" w:cs="Times New Roman"/>
        </w:rPr>
      </w:pPr>
    </w:p>
    <w:p w14:paraId="1A6A84D3" w14:textId="77777777" w:rsidR="0062254D" w:rsidRPr="00B96E99" w:rsidRDefault="0062254D" w:rsidP="001E2FC7">
      <w:pPr>
        <w:spacing w:line="400" w:lineRule="atLeast"/>
        <w:rPr>
          <w:rFonts w:ascii="Times New Roman" w:eastAsia="宋体" w:hAnsi="Times New Roman" w:cs="Times New Roman"/>
        </w:rPr>
      </w:pPr>
    </w:p>
    <w:p w14:paraId="03765185" w14:textId="77777777" w:rsidR="001E2FC7" w:rsidRPr="00B96E99" w:rsidRDefault="001E2FC7" w:rsidP="001E2FC7">
      <w:pPr>
        <w:spacing w:line="320" w:lineRule="atLeast"/>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南京大学计算机科学与技术系</w:t>
      </w:r>
    </w:p>
    <w:p w14:paraId="6D221E00" w14:textId="77777777" w:rsidR="001E2FC7" w:rsidRPr="00B96E99" w:rsidRDefault="001E2FC7" w:rsidP="001E2FC7">
      <w:pPr>
        <w:spacing w:line="400" w:lineRule="atLeast"/>
        <w:ind w:firstLine="452"/>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201</w:t>
      </w:r>
      <w:r w:rsidR="00435E6F" w:rsidRPr="00B96E99">
        <w:rPr>
          <w:rFonts w:ascii="Times New Roman" w:eastAsia="宋体" w:hAnsi="Times New Roman" w:cs="Times New Roman"/>
          <w:b/>
          <w:bCs/>
          <w:sz w:val="30"/>
          <w:szCs w:val="30"/>
        </w:rPr>
        <w:t>6</w:t>
      </w:r>
      <w:r w:rsidRPr="00B96E99">
        <w:rPr>
          <w:rFonts w:ascii="Times New Roman" w:eastAsia="宋体" w:hAnsi="Times New Roman" w:cs="Times New Roman"/>
          <w:b/>
          <w:bCs/>
          <w:sz w:val="30"/>
          <w:szCs w:val="30"/>
        </w:rPr>
        <w:t>年</w:t>
      </w:r>
      <w:r w:rsidRPr="00B96E99">
        <w:rPr>
          <w:rFonts w:ascii="Times New Roman" w:eastAsia="宋体" w:hAnsi="Times New Roman" w:cs="Times New Roman"/>
          <w:b/>
          <w:bCs/>
          <w:sz w:val="30"/>
          <w:szCs w:val="30"/>
        </w:rPr>
        <w:t>5</w:t>
      </w:r>
      <w:r w:rsidRPr="00B96E99">
        <w:rPr>
          <w:rFonts w:ascii="Times New Roman" w:eastAsia="宋体" w:hAnsi="Times New Roman" w:cs="Times New Roman"/>
          <w:b/>
          <w:bCs/>
          <w:sz w:val="30"/>
          <w:szCs w:val="30"/>
        </w:rPr>
        <w:t>月</w:t>
      </w:r>
    </w:p>
    <w:p w14:paraId="50E5D92A" w14:textId="77777777" w:rsidR="001E2FC7" w:rsidRPr="00B96E99" w:rsidRDefault="001E2FC7" w:rsidP="001E2FC7">
      <w:pPr>
        <w:ind w:firstLine="360"/>
        <w:jc w:val="center"/>
        <w:rPr>
          <w:rFonts w:ascii="Times New Roman" w:eastAsia="宋体" w:hAnsi="Times New Roman" w:cs="Times New Roman"/>
        </w:rPr>
      </w:pPr>
      <w:r w:rsidRPr="00B96E99">
        <w:rPr>
          <w:rFonts w:ascii="Times New Roman" w:eastAsia="宋体" w:hAnsi="Times New Roman" w:cs="Times New Roman"/>
        </w:rPr>
        <w:softHyphen/>
      </w:r>
      <w:r w:rsidRPr="00B96E99">
        <w:rPr>
          <w:rFonts w:ascii="Times New Roman" w:eastAsia="宋体" w:hAnsi="Times New Roman" w:cs="Times New Roman"/>
        </w:rPr>
        <w:br w:type="page"/>
      </w:r>
    </w:p>
    <w:p w14:paraId="1CC90124" w14:textId="77777777" w:rsidR="00502274" w:rsidRPr="00B96E99" w:rsidRDefault="00502274" w:rsidP="00502274">
      <w:pPr>
        <w:spacing w:line="400" w:lineRule="atLeast"/>
        <w:jc w:val="center"/>
        <w:rPr>
          <w:rFonts w:ascii="Times New Roman" w:eastAsia="宋体" w:hAnsi="Times New Roman" w:cs="Times New Roman"/>
          <w:b/>
          <w:sz w:val="52"/>
          <w:szCs w:val="20"/>
        </w:rPr>
      </w:pPr>
      <w:r w:rsidRPr="00B96E99">
        <w:rPr>
          <w:rFonts w:ascii="Times New Roman" w:eastAsia="宋体" w:hAnsi="Times New Roman" w:cs="Times New Roman"/>
          <w:b/>
          <w:sz w:val="52"/>
          <w:szCs w:val="20"/>
        </w:rPr>
        <w:object w:dxaOrig="1650" w:dyaOrig="2100" w14:anchorId="4E5007A8">
          <v:shape id="_x0000_i1026" type="#_x0000_t75" style="width:81.8pt;height:104.85pt" o:ole="" fillcolor="window">
            <v:imagedata r:id="rId8" o:title="" cropright="6446f"/>
          </v:shape>
          <o:OLEObject Type="Embed" ProgID="Word.Picture.8" ShapeID="_x0000_i1026" DrawAspect="Content" ObjectID="_1524422233" r:id="rId10"/>
        </w:object>
      </w:r>
    </w:p>
    <w:p w14:paraId="663D9698" w14:textId="77777777" w:rsidR="00502274" w:rsidRPr="00B96E99" w:rsidRDefault="00502274" w:rsidP="00502274">
      <w:pPr>
        <w:spacing w:line="400" w:lineRule="atLeast"/>
        <w:jc w:val="center"/>
        <w:rPr>
          <w:rFonts w:ascii="Times New Roman" w:eastAsia="宋体" w:hAnsi="Times New Roman" w:cs="Times New Roman"/>
        </w:rPr>
      </w:pPr>
    </w:p>
    <w:p w14:paraId="63C74139" w14:textId="5DC6238C" w:rsidR="001E2FC7" w:rsidRPr="00B96E99" w:rsidRDefault="002154FF" w:rsidP="002154FF">
      <w:pPr>
        <w:spacing w:line="400" w:lineRule="atLeast"/>
        <w:jc w:val="center"/>
        <w:rPr>
          <w:rFonts w:ascii="Times New Roman" w:eastAsia="宋体" w:hAnsi="Times New Roman" w:cs="Times New Roman" w:hint="eastAsia"/>
          <w:b/>
          <w:sz w:val="44"/>
          <w:szCs w:val="44"/>
        </w:rPr>
      </w:pPr>
      <w:r>
        <w:rPr>
          <w:rFonts w:ascii="Times New Roman" w:eastAsia="宋体" w:hAnsi="Times New Roman" w:cs="Times New Roman"/>
          <w:b/>
          <w:sz w:val="44"/>
          <w:szCs w:val="44"/>
        </w:rPr>
        <w:t>K</w:t>
      </w:r>
      <w:r>
        <w:rPr>
          <w:rFonts w:ascii="Times New Roman" w:eastAsia="宋体" w:hAnsi="Times New Roman" w:cs="Times New Roman" w:hint="eastAsia"/>
          <w:b/>
          <w:sz w:val="44"/>
          <w:szCs w:val="44"/>
        </w:rPr>
        <w:t>ey</w:t>
      </w:r>
      <w:r>
        <w:rPr>
          <w:rFonts w:ascii="Times New Roman" w:eastAsia="宋体" w:hAnsi="Times New Roman" w:cs="Times New Roman"/>
          <w:b/>
          <w:sz w:val="44"/>
          <w:szCs w:val="44"/>
        </w:rPr>
        <w:t xml:space="preserve"> T</w:t>
      </w:r>
      <w:r>
        <w:rPr>
          <w:rFonts w:ascii="Times New Roman" w:eastAsia="宋体" w:hAnsi="Times New Roman" w:cs="Times New Roman" w:hint="eastAsia"/>
          <w:b/>
          <w:sz w:val="44"/>
          <w:szCs w:val="44"/>
        </w:rPr>
        <w:t>echnology</w:t>
      </w:r>
      <w:r>
        <w:rPr>
          <w:rFonts w:ascii="Times New Roman" w:eastAsia="宋体" w:hAnsi="Times New Roman" w:cs="Times New Roman"/>
          <w:b/>
          <w:sz w:val="44"/>
          <w:szCs w:val="44"/>
        </w:rPr>
        <w:t xml:space="preserve"> and</w:t>
      </w:r>
      <w:r>
        <w:rPr>
          <w:rFonts w:ascii="Times New Roman" w:eastAsia="宋体" w:hAnsi="Times New Roman" w:cs="Times New Roman" w:hint="eastAsia"/>
          <w:b/>
          <w:sz w:val="44"/>
          <w:szCs w:val="44"/>
        </w:rPr>
        <w:t xml:space="preserve"> Application research for high-per</w:t>
      </w:r>
      <w:r>
        <w:rPr>
          <w:rFonts w:ascii="Times New Roman" w:eastAsia="宋体" w:hAnsi="Times New Roman" w:cs="Times New Roman"/>
          <w:b/>
          <w:sz w:val="44"/>
          <w:szCs w:val="44"/>
        </w:rPr>
        <w:t>formance computing platform</w:t>
      </w:r>
    </w:p>
    <w:p w14:paraId="6E1E1925"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13B7A0CC" w14:textId="77777777" w:rsidR="001E2FC7" w:rsidRPr="002154FF" w:rsidRDefault="001E2FC7" w:rsidP="001E2FC7">
      <w:pPr>
        <w:spacing w:line="400" w:lineRule="atLeast"/>
        <w:jc w:val="center"/>
        <w:rPr>
          <w:rFonts w:ascii="Times New Roman" w:eastAsia="宋体" w:hAnsi="Times New Roman" w:cs="Times New Roman"/>
          <w:sz w:val="30"/>
          <w:szCs w:val="30"/>
        </w:rPr>
      </w:pPr>
    </w:p>
    <w:p w14:paraId="06A06B6F" w14:textId="77777777" w:rsidR="001E2FC7" w:rsidRPr="00B96E99" w:rsidRDefault="006425FF"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 xml:space="preserve">Presented </w:t>
      </w:r>
      <w:r w:rsidR="001E2FC7" w:rsidRPr="00B96E99">
        <w:rPr>
          <w:rFonts w:ascii="Times New Roman" w:eastAsia="宋体" w:hAnsi="Times New Roman" w:cs="Times New Roman"/>
          <w:sz w:val="30"/>
          <w:szCs w:val="30"/>
        </w:rPr>
        <w:t>By</w:t>
      </w:r>
    </w:p>
    <w:p w14:paraId="53463313" w14:textId="77777777" w:rsidR="001E2FC7" w:rsidRPr="00B96E99" w:rsidRDefault="002F2C4C"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Yang Chen</w:t>
      </w:r>
    </w:p>
    <w:p w14:paraId="4722511E"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A8ED759"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24E836F1" w14:textId="77777777" w:rsidR="001E2FC7" w:rsidRPr="00B96E99" w:rsidRDefault="00D755ED"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Supervised</w:t>
      </w:r>
      <w:r w:rsidR="001E2FC7" w:rsidRPr="00B96E99">
        <w:rPr>
          <w:rFonts w:ascii="Times New Roman" w:eastAsia="宋体" w:hAnsi="Times New Roman" w:cs="Times New Roman"/>
          <w:sz w:val="30"/>
          <w:szCs w:val="30"/>
        </w:rPr>
        <w:t xml:space="preserve"> by</w:t>
      </w:r>
    </w:p>
    <w:p w14:paraId="7B908B92" w14:textId="77777777" w:rsidR="009D1343" w:rsidRPr="00B96E99" w:rsidRDefault="00AC52FD"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Associate Professor TANG Jie</w:t>
      </w:r>
    </w:p>
    <w:p w14:paraId="73475FF0" w14:textId="77777777" w:rsidR="009D1343" w:rsidRPr="00B96E99" w:rsidRDefault="009D1343" w:rsidP="001E2FC7">
      <w:pPr>
        <w:spacing w:line="400" w:lineRule="atLeast"/>
        <w:jc w:val="center"/>
        <w:rPr>
          <w:rFonts w:ascii="Times New Roman" w:eastAsia="宋体" w:hAnsi="Times New Roman" w:cs="Times New Roman"/>
          <w:sz w:val="30"/>
          <w:szCs w:val="30"/>
        </w:rPr>
      </w:pPr>
    </w:p>
    <w:p w14:paraId="14387CCA" w14:textId="77777777" w:rsidR="0062254D" w:rsidRPr="00B96E99" w:rsidRDefault="0062254D" w:rsidP="001E2FC7">
      <w:pPr>
        <w:spacing w:line="400" w:lineRule="atLeast"/>
        <w:jc w:val="center"/>
        <w:rPr>
          <w:rFonts w:ascii="Times New Roman" w:eastAsia="宋体" w:hAnsi="Times New Roman" w:cs="Times New Roman"/>
          <w:sz w:val="30"/>
          <w:szCs w:val="30"/>
        </w:rPr>
      </w:pPr>
    </w:p>
    <w:p w14:paraId="56181BEF"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A DISSERTATION</w:t>
      </w:r>
    </w:p>
    <w:p w14:paraId="75F495C2"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SUBMITTED TO THE DEPARTMENT OF COMPUTER SCIENCE AND TECHNOLOGY OF NANJING UNIVERSITY</w:t>
      </w:r>
    </w:p>
    <w:p w14:paraId="43222FEF" w14:textId="77777777" w:rsidR="004074E2"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IN CANDIDACY FOR THE DEGREE OF MASTER</w:t>
      </w:r>
    </w:p>
    <w:p w14:paraId="1195B26D" w14:textId="77777777" w:rsidR="00BA5385" w:rsidRPr="00B96E99" w:rsidRDefault="00BA5385" w:rsidP="00D755ED">
      <w:pPr>
        <w:spacing w:line="400" w:lineRule="atLeast"/>
        <w:jc w:val="center"/>
        <w:rPr>
          <w:rFonts w:ascii="Times New Roman" w:eastAsia="宋体" w:hAnsi="Times New Roman" w:cs="Times New Roman"/>
          <w:sz w:val="28"/>
          <w:szCs w:val="28"/>
        </w:rPr>
      </w:pPr>
    </w:p>
    <w:p w14:paraId="36EAC7D4" w14:textId="77777777" w:rsidR="00D755ED" w:rsidRPr="00B96E99" w:rsidRDefault="002530D4" w:rsidP="00D755ED">
      <w:pPr>
        <w:spacing w:line="400" w:lineRule="atLeast"/>
        <w:jc w:val="center"/>
        <w:rPr>
          <w:rFonts w:ascii="Times New Roman" w:eastAsia="宋体" w:hAnsi="Times New Roman" w:cs="Times New Roman"/>
          <w:sz w:val="30"/>
          <w:szCs w:val="30"/>
        </w:rPr>
        <w:sectPr w:rsidR="00D755ED" w:rsidRPr="00B96E99" w:rsidSect="004074E2">
          <w:footerReference w:type="default" r:id="rId11"/>
          <w:footerReference w:type="first" r:id="rId12"/>
          <w:pgSz w:w="11906" w:h="16838"/>
          <w:pgMar w:top="1440" w:right="1800" w:bottom="1440" w:left="1800" w:header="851" w:footer="992" w:gutter="0"/>
          <w:pgNumType w:fmt="upperRoman" w:start="1"/>
          <w:cols w:space="425"/>
          <w:titlePg/>
          <w:docGrid w:type="lines" w:linePitch="312"/>
        </w:sectPr>
      </w:pPr>
      <w:r w:rsidRPr="00B96E99">
        <w:rPr>
          <w:rFonts w:ascii="Times New Roman" w:eastAsia="宋体" w:hAnsi="Times New Roman" w:cs="Times New Roman"/>
          <w:sz w:val="28"/>
          <w:szCs w:val="28"/>
        </w:rPr>
        <w:t>May 2016</w:t>
      </w:r>
    </w:p>
    <w:p w14:paraId="6800EDC0" w14:textId="77777777" w:rsidR="00FD79D0" w:rsidRPr="00B96E99" w:rsidRDefault="00FD79D0" w:rsidP="00FD79D0">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南京大学研究生毕业论文中文摘要首页用纸</w:t>
      </w:r>
    </w:p>
    <w:p w14:paraId="06ADC182" w14:textId="7928BD79" w:rsidR="00FD79D0" w:rsidRPr="00B96E99" w:rsidRDefault="00FD79D0" w:rsidP="007A7B22">
      <w:pPr>
        <w:spacing w:line="400" w:lineRule="atLeast"/>
        <w:rPr>
          <w:rFonts w:ascii="Times New Roman" w:eastAsia="楷体" w:hAnsi="Times New Roman" w:cs="Times New Roman"/>
          <w:sz w:val="28"/>
          <w:u w:val="single"/>
        </w:rPr>
      </w:pPr>
      <w:r w:rsidRPr="00B96E99">
        <w:rPr>
          <w:rFonts w:ascii="Times New Roman" w:eastAsia="楷体" w:hAnsi="Times New Roman" w:cs="Times New Roman"/>
          <w:sz w:val="28"/>
        </w:rPr>
        <w:t>毕业论文题目：</w:t>
      </w:r>
      <w:r w:rsidRPr="00B96E99">
        <w:rPr>
          <w:rFonts w:ascii="Times New Roman" w:eastAsia="楷体" w:hAnsi="Times New Roman" w:cs="Times New Roman"/>
          <w:sz w:val="28"/>
        </w:rPr>
        <w:t xml:space="preserve"> </w:t>
      </w:r>
      <w:r w:rsidR="00B91178" w:rsidRPr="00B91178">
        <w:rPr>
          <w:rFonts w:ascii="Times New Roman" w:eastAsia="楷体" w:hAnsi="Times New Roman" w:cs="Times New Roman" w:hint="eastAsia"/>
          <w:sz w:val="28"/>
          <w:u w:val="single"/>
        </w:rPr>
        <w:t>面向高性能计算的</w:t>
      </w:r>
      <w:r w:rsidR="00B91178" w:rsidRPr="00B91178">
        <w:rPr>
          <w:rFonts w:ascii="Times New Roman" w:eastAsia="楷体" w:hAnsi="Times New Roman" w:cs="Times New Roman" w:hint="eastAsia"/>
          <w:sz w:val="28"/>
          <w:u w:val="single"/>
        </w:rPr>
        <w:t>YARN</w:t>
      </w:r>
      <w:r w:rsidR="00B91178" w:rsidRPr="00B91178">
        <w:rPr>
          <w:rFonts w:ascii="Times New Roman" w:eastAsia="楷体" w:hAnsi="Times New Roman" w:cs="Times New Roman" w:hint="eastAsia"/>
          <w:sz w:val="28"/>
          <w:u w:val="single"/>
        </w:rPr>
        <w:t>平台关键技术与应用研究</w:t>
      </w:r>
      <w:r w:rsidR="007A7B22"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p>
    <w:p w14:paraId="52E55B23" w14:textId="77777777" w:rsidR="00FD79D0" w:rsidRPr="00B96E99" w:rsidRDefault="00006428" w:rsidP="00FD79D0">
      <w:pPr>
        <w:rPr>
          <w:rFonts w:ascii="Times New Roman" w:eastAsia="楷体" w:hAnsi="Times New Roman" w:cs="Times New Roman"/>
          <w:sz w:val="28"/>
        </w:rPr>
      </w:pPr>
      <w:r w:rsidRPr="00B96E99">
        <w:rPr>
          <w:rFonts w:ascii="Times New Roman" w:eastAsia="楷体" w:hAnsi="Times New Roman" w:cs="Times New Roman"/>
          <w:sz w:val="28"/>
          <w:u w:val="single"/>
        </w:rPr>
        <w:t>计算机</w:t>
      </w:r>
      <w:r w:rsidR="00316055" w:rsidRPr="00B96E99">
        <w:rPr>
          <w:rFonts w:ascii="Times New Roman" w:eastAsia="楷体" w:hAnsi="Times New Roman" w:cs="Times New Roman"/>
          <w:sz w:val="28"/>
          <w:u w:val="single"/>
        </w:rPr>
        <w:t>科学与</w:t>
      </w:r>
      <w:r w:rsidRPr="00B96E99">
        <w:rPr>
          <w:rFonts w:ascii="Times New Roman" w:eastAsia="楷体" w:hAnsi="Times New Roman" w:cs="Times New Roman"/>
          <w:sz w:val="28"/>
          <w:u w:val="single"/>
        </w:rPr>
        <w:t>技术</w:t>
      </w:r>
      <w:r w:rsidR="00FD79D0"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rPr>
        <w:t>专业</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201</w:t>
      </w:r>
      <w:r w:rsidR="00316055" w:rsidRPr="00B96E99">
        <w:rPr>
          <w:rFonts w:ascii="Times New Roman" w:eastAsia="楷体" w:hAnsi="Times New Roman" w:cs="Times New Roman"/>
          <w:sz w:val="28"/>
          <w:u w:val="single"/>
        </w:rPr>
        <w:t>3</w:t>
      </w:r>
      <w:r w:rsidR="00FD79D0" w:rsidRPr="00B96E99">
        <w:rPr>
          <w:rFonts w:ascii="Times New Roman" w:eastAsia="楷体" w:hAnsi="Times New Roman" w:cs="Times New Roman"/>
          <w:sz w:val="28"/>
        </w:rPr>
        <w:t>级硕士生姓名：</w:t>
      </w:r>
      <w:r w:rsidR="00FD79D0" w:rsidRPr="00B96E99">
        <w:rPr>
          <w:rFonts w:ascii="Times New Roman" w:eastAsia="楷体" w:hAnsi="Times New Roman" w:cs="Times New Roman"/>
          <w:sz w:val="28"/>
        </w:rPr>
        <w:t xml:space="preserve"> </w:t>
      </w:r>
      <w:r w:rsidR="00FD79D0" w:rsidRPr="00B96E99">
        <w:rPr>
          <w:rFonts w:ascii="Times New Roman" w:eastAsia="楷体" w:hAnsi="Times New Roman" w:cs="Times New Roman"/>
          <w:sz w:val="28"/>
          <w:u w:val="single"/>
        </w:rPr>
        <w:t xml:space="preserve">   </w:t>
      </w:r>
      <w:r w:rsidR="00316055" w:rsidRPr="00B96E99">
        <w:rPr>
          <w:rFonts w:ascii="Times New Roman" w:eastAsia="楷体" w:hAnsi="Times New Roman" w:cs="Times New Roman"/>
          <w:sz w:val="28"/>
          <w:u w:val="single"/>
        </w:rPr>
        <w:t>杨晨</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r w:rsidR="004D3E19"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p>
    <w:p w14:paraId="43E62F6C" w14:textId="77777777" w:rsidR="003E155E" w:rsidRPr="00B96E99" w:rsidRDefault="00FD79D0" w:rsidP="00FD79D0">
      <w:pPr>
        <w:rPr>
          <w:rFonts w:ascii="Times New Roman" w:eastAsia="宋体" w:hAnsi="Times New Roman" w:cs="Times New Roman"/>
          <w:sz w:val="28"/>
          <w:u w:val="single"/>
        </w:rPr>
      </w:pPr>
      <w:r w:rsidRPr="00B96E99">
        <w:rPr>
          <w:rFonts w:ascii="Times New Roman" w:eastAsia="楷体" w:hAnsi="Times New Roman" w:cs="Times New Roman"/>
          <w:sz w:val="28"/>
        </w:rPr>
        <w:t>指导教师（姓名、职称）：</w:t>
      </w:r>
      <w:r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唐杰</w:t>
      </w:r>
      <w:r w:rsidR="00006428"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副教授</w:t>
      </w:r>
      <w:r w:rsidRPr="00B96E99">
        <w:rPr>
          <w:rFonts w:ascii="Times New Roman" w:eastAsia="楷体" w:hAnsi="Times New Roman" w:cs="Times New Roman"/>
          <w:sz w:val="28"/>
          <w:u w:val="single"/>
        </w:rPr>
        <w:t xml:space="preserve">       </w:t>
      </w:r>
      <w:r w:rsidRPr="00B96E99">
        <w:rPr>
          <w:rFonts w:ascii="Times New Roman" w:eastAsia="宋体" w:hAnsi="Times New Roman" w:cs="Times New Roman"/>
          <w:sz w:val="28"/>
          <w:u w:val="single"/>
        </w:rPr>
        <w:t xml:space="preserve">  </w:t>
      </w:r>
      <w:r w:rsidR="00006428" w:rsidRPr="00B96E99">
        <w:rPr>
          <w:rFonts w:ascii="Times New Roman" w:eastAsia="宋体" w:hAnsi="Times New Roman" w:cs="Times New Roman"/>
          <w:sz w:val="28"/>
          <w:u w:val="single"/>
        </w:rPr>
        <w:t xml:space="preserve"> </w:t>
      </w:r>
      <w:r w:rsidRPr="00B96E99">
        <w:rPr>
          <w:rFonts w:ascii="Times New Roman" w:eastAsia="宋体" w:hAnsi="Times New Roman" w:cs="Times New Roman"/>
          <w:sz w:val="28"/>
          <w:u w:val="single"/>
        </w:rPr>
        <w:t xml:space="preserve">      </w:t>
      </w:r>
    </w:p>
    <w:p w14:paraId="70B616AD" w14:textId="77777777" w:rsidR="00850F78" w:rsidRPr="00B96E99" w:rsidRDefault="00850F78" w:rsidP="00FD79D0">
      <w:pPr>
        <w:rPr>
          <w:rFonts w:ascii="Times New Roman" w:eastAsia="宋体" w:hAnsi="Times New Roman" w:cs="Times New Roman"/>
          <w:sz w:val="28"/>
          <w:u w:val="single"/>
        </w:rPr>
      </w:pPr>
    </w:p>
    <w:p w14:paraId="1490DFE3" w14:textId="77777777" w:rsidR="00066156" w:rsidRPr="00B96E99" w:rsidRDefault="0080644F" w:rsidP="00850F78">
      <w:pPr>
        <w:spacing w:line="400" w:lineRule="exact"/>
        <w:ind w:firstLineChars="850" w:firstLine="3755"/>
        <w:rPr>
          <w:rFonts w:ascii="Times New Roman" w:hAnsi="Times New Roman" w:cs="Times New Roman"/>
          <w:b/>
          <w:sz w:val="44"/>
          <w:szCs w:val="44"/>
        </w:rPr>
      </w:pPr>
      <w:r w:rsidRPr="00B96E99">
        <w:rPr>
          <w:rFonts w:ascii="Times New Roman" w:hAnsi="Times New Roman" w:cs="Times New Roman"/>
          <w:b/>
          <w:sz w:val="44"/>
          <w:szCs w:val="44"/>
        </w:rPr>
        <w:t>摘要</w:t>
      </w:r>
    </w:p>
    <w:p w14:paraId="14E9D6D1" w14:textId="77777777" w:rsidR="00B96E99" w:rsidRPr="00B96E99" w:rsidRDefault="00B96E99" w:rsidP="00AC5811">
      <w:pPr>
        <w:spacing w:line="400" w:lineRule="exact"/>
        <w:ind w:firstLineChars="200" w:firstLine="480"/>
        <w:rPr>
          <w:ins w:id="9" w:author="JieTang" w:date="2016-05-01T13:43:00Z"/>
          <w:rFonts w:ascii="Times New Roman" w:eastAsia="宋体" w:hAnsi="Times New Roman" w:cs="Times New Roman"/>
          <w:sz w:val="24"/>
          <w:szCs w:val="24"/>
        </w:rPr>
      </w:pPr>
      <w:bookmarkStart w:id="10" w:name="OLE_LINK37"/>
      <w:bookmarkStart w:id="11" w:name="OLE_LINK38"/>
    </w:p>
    <w:p w14:paraId="69E2D11C" w14:textId="14D7D8E3" w:rsidR="00AC5811" w:rsidRPr="00B96E99" w:rsidRDefault="00AC5811" w:rsidP="00AC58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近年来，随着信息技术的飞速发展，各种网络应用带来了数据规模的高速增长，使得大数据迅速发展成为科技界和企业界甚至世界各国政府关注的热点。为了满足海量数据存储和分析需求，需要使用大量计算机协同工作共同完成空前的复杂任务。相较于传统的数据，人们将大数据的特征总结为</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V</w:t>
      </w:r>
      <w:r w:rsidRPr="00B96E99">
        <w:rPr>
          <w:rFonts w:ascii="Times New Roman" w:eastAsia="宋体" w:hAnsi="Times New Roman" w:cs="Times New Roman"/>
          <w:sz w:val="24"/>
          <w:szCs w:val="24"/>
        </w:rPr>
        <w:t>，即体积大（</w:t>
      </w:r>
      <w:r w:rsidRPr="00B96E99">
        <w:rPr>
          <w:rFonts w:ascii="Times New Roman" w:eastAsia="宋体" w:hAnsi="Times New Roman" w:cs="Times New Roman"/>
          <w:sz w:val="24"/>
          <w:szCs w:val="24"/>
        </w:rPr>
        <w:t>Volume</w:t>
      </w:r>
      <w:r w:rsidRPr="00B96E99">
        <w:rPr>
          <w:rFonts w:ascii="Times New Roman" w:eastAsia="宋体" w:hAnsi="Times New Roman" w:cs="Times New Roman"/>
          <w:sz w:val="24"/>
          <w:szCs w:val="24"/>
        </w:rPr>
        <w:t>）、速度快（</w:t>
      </w:r>
      <w:r w:rsidRPr="00B96E99">
        <w:rPr>
          <w:rFonts w:ascii="Times New Roman" w:eastAsia="宋体" w:hAnsi="Times New Roman" w:cs="Times New Roman"/>
          <w:sz w:val="24"/>
          <w:szCs w:val="24"/>
        </w:rPr>
        <w:t>Velocity</w:t>
      </w:r>
      <w:r w:rsidRPr="00B96E99">
        <w:rPr>
          <w:rFonts w:ascii="Times New Roman" w:eastAsia="宋体" w:hAnsi="Times New Roman" w:cs="Times New Roman"/>
          <w:sz w:val="24"/>
          <w:szCs w:val="24"/>
        </w:rPr>
        <w:t>）、模态多（</w:t>
      </w:r>
      <w:r w:rsidRPr="00B96E99">
        <w:rPr>
          <w:rFonts w:ascii="Times New Roman" w:eastAsia="宋体" w:hAnsi="Times New Roman" w:cs="Times New Roman"/>
          <w:sz w:val="24"/>
          <w:szCs w:val="24"/>
        </w:rPr>
        <w:t>Variety</w:t>
      </w:r>
      <w:r w:rsidRPr="00B96E99">
        <w:rPr>
          <w:rFonts w:ascii="Times New Roman" w:eastAsia="宋体" w:hAnsi="Times New Roman" w:cs="Times New Roman"/>
          <w:sz w:val="24"/>
          <w:szCs w:val="24"/>
        </w:rPr>
        <w:t>）、难辨识（</w:t>
      </w:r>
      <w:r w:rsidRPr="00B96E99">
        <w:rPr>
          <w:rFonts w:ascii="Times New Roman" w:eastAsia="宋体" w:hAnsi="Times New Roman" w:cs="Times New Roman"/>
          <w:sz w:val="24"/>
          <w:szCs w:val="24"/>
        </w:rPr>
        <w:t>Veracity</w:t>
      </w:r>
      <w:r w:rsidRPr="00B96E99">
        <w:rPr>
          <w:rFonts w:ascii="Times New Roman" w:eastAsia="宋体" w:hAnsi="Times New Roman" w:cs="Times New Roman"/>
          <w:sz w:val="24"/>
          <w:szCs w:val="24"/>
        </w:rPr>
        <w:t>）和价值密度低（</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）。由此诞生了</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等大数据处理框架。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作为一个开源的分布式计算系统，具有高容错性、高扩展性和高可靠性，它允许用户在廉价的机器上部署</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集群。</w:t>
      </w:r>
      <w:r w:rsidRPr="00B96E99">
        <w:rPr>
          <w:rFonts w:ascii="Times New Roman" w:eastAsia="宋体" w:hAnsi="Times New Roman" w:cs="Times New Roman"/>
          <w:sz w:val="24"/>
          <w:szCs w:val="24"/>
        </w:rPr>
        <w:t xml:space="preserve">Hadoop2.0 </w:t>
      </w:r>
      <w:r w:rsidRPr="00B96E99">
        <w:rPr>
          <w:rFonts w:ascii="Times New Roman" w:eastAsia="宋体" w:hAnsi="Times New Roman" w:cs="Times New Roman"/>
          <w:sz w:val="24"/>
          <w:szCs w:val="24"/>
        </w:rPr>
        <w:t>中将资源管理和处理组件分开，形成以一个通用的资源处理框架</w:t>
      </w:r>
      <w:r w:rsidRPr="00B96E99">
        <w:rPr>
          <w:rFonts w:ascii="Times New Roman" w:eastAsia="宋体" w:hAnsi="Times New Roman" w:cs="Times New Roman"/>
          <w:sz w:val="24"/>
          <w:szCs w:val="24"/>
        </w:rPr>
        <w:t>: YARN</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在可伸缩性、效率和灵活性上提供了明显的优势。</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是一个围绕速度、易用性和复杂分析构建的大数据处理框架。</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的中间结果保存在内存中，大大的提高了集群的性能，</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也可部署在</w:t>
      </w:r>
      <w:r w:rsidR="000D607B">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w:t>
      </w:r>
    </w:p>
    <w:p w14:paraId="3D7D206C" w14:textId="4BDE2421" w:rsidR="00324633" w:rsidRPr="00B96E99" w:rsidRDefault="00AC5811" w:rsidP="00AC5811">
      <w:pPr>
        <w:spacing w:line="400" w:lineRule="exact"/>
        <w:ind w:firstLineChars="200" w:firstLine="480"/>
        <w:rPr>
          <w:rStyle w:val="1b"/>
          <w:rFonts w:ascii="Times New Roman" w:eastAsia="宋体" w:hAnsi="Times New Roman" w:cs="Times New Roman"/>
          <w:b w:val="0"/>
          <w:sz w:val="24"/>
          <w:szCs w:val="24"/>
        </w:rPr>
      </w:pPr>
      <w:r w:rsidRPr="00B96E99">
        <w:rPr>
          <w:rFonts w:ascii="Times New Roman" w:eastAsia="宋体" w:hAnsi="Times New Roman" w:cs="Times New Roman"/>
          <w:sz w:val="24"/>
          <w:szCs w:val="24"/>
        </w:rPr>
        <w:t>本文主要的目的是更改源码来提高集群的性能，主要从两个方面来实现：一、</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的资源调度器更改，我们</w:t>
      </w:r>
      <w:r w:rsidR="00CF0281">
        <w:rPr>
          <w:rFonts w:ascii="Times New Roman" w:eastAsia="宋体" w:hAnsi="Times New Roman" w:cs="Times New Roman" w:hint="eastAsia"/>
          <w:sz w:val="24"/>
          <w:szCs w:val="24"/>
        </w:rPr>
        <w:t>首先从场景中抽象出多背包问题，用人工鱼群算法</w:t>
      </w:r>
      <w:r w:rsidR="000A72E6">
        <w:rPr>
          <w:rFonts w:ascii="Times New Roman" w:eastAsia="宋体" w:hAnsi="Times New Roman" w:cs="Times New Roman" w:hint="eastAsia"/>
          <w:sz w:val="24"/>
          <w:szCs w:val="24"/>
        </w:rPr>
        <w:t>解决该问题，</w:t>
      </w:r>
      <w:r w:rsidRPr="00B96E99">
        <w:rPr>
          <w:rFonts w:ascii="Times New Roman" w:eastAsia="宋体" w:hAnsi="Times New Roman" w:cs="Times New Roman"/>
          <w:sz w:val="24"/>
          <w:szCs w:val="24"/>
        </w:rPr>
        <w:t>实现了一个插拔式的资源调度器；二、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过程更改，</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过程主要是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收集数据的过程，我们使用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Direct Memory Access</w:t>
      </w:r>
      <w:r w:rsidRPr="00B96E99">
        <w:rPr>
          <w:rFonts w:ascii="Times New Roman" w:eastAsia="宋体" w:hAnsi="Times New Roman" w:cs="Times New Roman"/>
          <w:sz w:val="24"/>
          <w:szCs w:val="24"/>
        </w:rPr>
        <w:t>）来加速网络传输速率，并对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做了一些改进。最后我们通过</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Pre-Stack Kirchhoff Time Migration</w:t>
      </w:r>
      <w:r w:rsidRPr="00B96E99">
        <w:rPr>
          <w:rFonts w:ascii="Times New Roman" w:eastAsia="宋体" w:hAnsi="Times New Roman" w:cs="Times New Roman"/>
          <w:sz w:val="24"/>
          <w:szCs w:val="24"/>
        </w:rPr>
        <w:t>）</w:t>
      </w:r>
      <w:r w:rsidR="00D17E6C">
        <w:rPr>
          <w:rFonts w:ascii="Times New Roman" w:eastAsia="宋体" w:hAnsi="Times New Roman" w:cs="Times New Roman" w:hint="eastAsia"/>
          <w:sz w:val="24"/>
          <w:szCs w:val="24"/>
        </w:rPr>
        <w:t>地质成像</w:t>
      </w:r>
      <w:r w:rsidRPr="00B96E99">
        <w:rPr>
          <w:rFonts w:ascii="Times New Roman" w:eastAsia="宋体" w:hAnsi="Times New Roman" w:cs="Times New Roman"/>
          <w:sz w:val="24"/>
          <w:szCs w:val="24"/>
        </w:rPr>
        <w:t>实际应用来验证</w:t>
      </w:r>
      <w:r w:rsidR="00D17E6C">
        <w:rPr>
          <w:rFonts w:ascii="Times New Roman" w:eastAsia="宋体" w:hAnsi="Times New Roman" w:cs="Times New Roman" w:hint="eastAsia"/>
          <w:sz w:val="24"/>
          <w:szCs w:val="24"/>
        </w:rPr>
        <w:t>改进后</w:t>
      </w:r>
      <w:r w:rsidRPr="00B96E99">
        <w:rPr>
          <w:rFonts w:ascii="Times New Roman" w:eastAsia="宋体" w:hAnsi="Times New Roman" w:cs="Times New Roman"/>
          <w:sz w:val="24"/>
          <w:szCs w:val="24"/>
        </w:rPr>
        <w:t>集群的性能，</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已经逐渐成为地震勘探数据处理的常用成像手段，该方法的突出优点是成像效率高，但数据量较大，运行速率低，因此需要大数据并行计算处理。</w:t>
      </w:r>
    </w:p>
    <w:p w14:paraId="0451B5BE" w14:textId="77777777" w:rsidR="00324633" w:rsidRPr="00B96E99" w:rsidRDefault="00012879" w:rsidP="00EC21CB">
      <w:pPr>
        <w:spacing w:line="400" w:lineRule="exact"/>
        <w:rPr>
          <w:rFonts w:ascii="Times New Roman" w:eastAsia="宋体" w:hAnsi="Times New Roman" w:cs="Times New Roman"/>
          <w:sz w:val="24"/>
          <w:szCs w:val="24"/>
        </w:rPr>
      </w:pPr>
      <w:r w:rsidRPr="00B96E99">
        <w:rPr>
          <w:rFonts w:ascii="Times New Roman" w:eastAsia="宋体" w:hAnsi="Times New Roman" w:cs="Times New Roman"/>
          <w:b/>
          <w:sz w:val="24"/>
          <w:szCs w:val="24"/>
        </w:rPr>
        <w:t>关键词</w:t>
      </w:r>
      <w:r w:rsidR="00324633" w:rsidRPr="00B96E99">
        <w:rPr>
          <w:rFonts w:ascii="Times New Roman" w:eastAsia="宋体" w:hAnsi="Times New Roman" w:cs="Times New Roman"/>
          <w:b/>
          <w:sz w:val="24"/>
          <w:szCs w:val="24"/>
        </w:rPr>
        <w:t>：</w:t>
      </w:r>
      <w:r w:rsidR="00AC5811" w:rsidRPr="00B96E99">
        <w:rPr>
          <w:rFonts w:ascii="Times New Roman" w:eastAsia="宋体" w:hAnsi="Times New Roman" w:cs="Times New Roman"/>
          <w:sz w:val="24"/>
          <w:szCs w:val="24"/>
        </w:rPr>
        <w:t>大数据</w:t>
      </w:r>
      <w:r w:rsidR="00AC5811" w:rsidRPr="00B96E99">
        <w:rPr>
          <w:rFonts w:ascii="Times New Roman" w:eastAsia="宋体" w:hAnsi="Times New Roman" w:cs="Times New Roman"/>
          <w:sz w:val="24"/>
          <w:szCs w:val="24"/>
        </w:rPr>
        <w:t>; Hadoop; Spark; PKTM; RDMA; Shuffle</w:t>
      </w:r>
    </w:p>
    <w:bookmarkEnd w:id="10"/>
    <w:bookmarkEnd w:id="11"/>
    <w:p w14:paraId="4DB5D9B8" w14:textId="77777777" w:rsidR="00304E0F" w:rsidRPr="00B96E99" w:rsidRDefault="00304E0F">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546E3B50" w14:textId="77777777" w:rsidR="00620121" w:rsidRPr="00B96E99" w:rsidRDefault="00620121" w:rsidP="00620121">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南京大学研究生毕业论文英文摘要首页用纸</w:t>
      </w:r>
    </w:p>
    <w:p w14:paraId="23E6533E" w14:textId="77777777" w:rsidR="00620121" w:rsidRPr="00B96E99" w:rsidRDefault="00620121" w:rsidP="004A51B6">
      <w:pPr>
        <w:rPr>
          <w:rFonts w:ascii="Times New Roman" w:eastAsia="宋体" w:hAnsi="Times New Roman" w:cs="Times New Roman"/>
          <w:sz w:val="28"/>
        </w:rPr>
      </w:pPr>
      <w:r w:rsidRPr="00B96E99">
        <w:rPr>
          <w:rFonts w:ascii="Times New Roman" w:eastAsia="宋体" w:hAnsi="Times New Roman" w:cs="Times New Roman"/>
          <w:sz w:val="28"/>
        </w:rPr>
        <w:t>THESIS</w:t>
      </w:r>
      <w:r w:rsidR="004A51B6" w:rsidRPr="00B96E99">
        <w:rPr>
          <w:rFonts w:ascii="Times New Roman" w:eastAsia="宋体" w:hAnsi="Times New Roman" w:cs="Times New Roman"/>
          <w:sz w:val="28"/>
        </w:rPr>
        <w:t>：</w:t>
      </w:r>
      <w:r w:rsidR="004A51B6" w:rsidRPr="00B96E99">
        <w:rPr>
          <w:rFonts w:ascii="Times New Roman" w:eastAsia="宋体" w:hAnsi="Times New Roman" w:cs="Times New Roman"/>
          <w:sz w:val="28"/>
        </w:rPr>
        <w:t xml:space="preserve"> </w:t>
      </w:r>
      <w:r w:rsidR="00EC7493" w:rsidRPr="00B96E99">
        <w:rPr>
          <w:rFonts w:ascii="Times New Roman" w:eastAsia="宋体" w:hAnsi="Times New Roman" w:cs="Times New Roman"/>
          <w:sz w:val="28"/>
        </w:rPr>
        <w:t xml:space="preserve">Big Data platform development research based on YARN </w:t>
      </w:r>
    </w:p>
    <w:p w14:paraId="56142992" w14:textId="77777777" w:rsidR="00620121" w:rsidRPr="00B96E99" w:rsidRDefault="004A51B6" w:rsidP="00620121">
      <w:pPr>
        <w:rPr>
          <w:rFonts w:ascii="Times New Roman" w:eastAsia="宋体" w:hAnsi="Times New Roman" w:cs="Times New Roman"/>
          <w:sz w:val="28"/>
        </w:rPr>
      </w:pPr>
      <w:r w:rsidRPr="00B96E99">
        <w:rPr>
          <w:rFonts w:ascii="Times New Roman" w:eastAsia="宋体" w:hAnsi="Times New Roman" w:cs="Times New Roman"/>
          <w:sz w:val="28"/>
        </w:rPr>
        <w:t>SPECIALIZATION:  Computer</w:t>
      </w:r>
      <w:r w:rsidR="00604CB3" w:rsidRPr="00B96E99">
        <w:rPr>
          <w:rFonts w:ascii="Times New Roman" w:eastAsia="宋体" w:hAnsi="Times New Roman" w:cs="Times New Roman"/>
          <w:sz w:val="28"/>
        </w:rPr>
        <w:t xml:space="preserve"> science and</w:t>
      </w:r>
      <w:r w:rsidRPr="00B96E99">
        <w:rPr>
          <w:rFonts w:ascii="Times New Roman" w:eastAsia="宋体" w:hAnsi="Times New Roman" w:cs="Times New Roman"/>
          <w:sz w:val="28"/>
        </w:rPr>
        <w:t xml:space="preserve"> technology</w:t>
      </w:r>
      <w:r w:rsidR="00EC7493" w:rsidRPr="00B96E99">
        <w:rPr>
          <w:rFonts w:ascii="Times New Roman" w:eastAsia="宋体" w:hAnsi="Times New Roman" w:cs="Times New Roman"/>
          <w:sz w:val="28"/>
        </w:rPr>
        <w:t xml:space="preserve"> </w:t>
      </w:r>
    </w:p>
    <w:p w14:paraId="5E8B9AC8" w14:textId="77777777" w:rsidR="00620121" w:rsidRPr="00B96E99" w:rsidRDefault="00620121" w:rsidP="00620121">
      <w:pPr>
        <w:rPr>
          <w:rFonts w:ascii="Times New Roman" w:eastAsia="宋体" w:hAnsi="Times New Roman" w:cs="Times New Roman"/>
          <w:sz w:val="28"/>
        </w:rPr>
      </w:pPr>
      <w:r w:rsidRPr="00B96E99">
        <w:rPr>
          <w:rFonts w:ascii="Times New Roman" w:eastAsia="宋体" w:hAnsi="Times New Roman" w:cs="Times New Roman"/>
          <w:sz w:val="28"/>
        </w:rPr>
        <w:t>POSTGRADUATE:</w:t>
      </w:r>
      <w:r w:rsidR="00604CB3" w:rsidRPr="00B96E99">
        <w:rPr>
          <w:rFonts w:ascii="Times New Roman" w:eastAsia="宋体" w:hAnsi="Times New Roman" w:cs="Times New Roman"/>
          <w:sz w:val="28"/>
        </w:rPr>
        <w:t xml:space="preserve">  Yang Chen</w:t>
      </w:r>
    </w:p>
    <w:p w14:paraId="09A910F9" w14:textId="4A3A1186" w:rsidR="00891967" w:rsidRDefault="00620121" w:rsidP="004A51B6">
      <w:pPr>
        <w:spacing w:line="400" w:lineRule="atLeast"/>
        <w:rPr>
          <w:rFonts w:ascii="Times New Roman" w:eastAsia="宋体" w:hAnsi="Times New Roman" w:cs="Times New Roman"/>
          <w:sz w:val="28"/>
        </w:rPr>
      </w:pPr>
      <w:r w:rsidRPr="00B96E99">
        <w:rPr>
          <w:rFonts w:ascii="Times New Roman" w:eastAsia="宋体" w:hAnsi="Times New Roman" w:cs="Times New Roman"/>
          <w:sz w:val="28"/>
        </w:rPr>
        <w:t>MENTOR:</w:t>
      </w:r>
      <w:r w:rsidR="004A51B6" w:rsidRPr="00B96E99">
        <w:rPr>
          <w:rFonts w:ascii="Times New Roman" w:eastAsia="宋体" w:hAnsi="Times New Roman" w:cs="Times New Roman"/>
          <w:sz w:val="28"/>
        </w:rPr>
        <w:t xml:space="preserve">  Associate Professor TANG Jie</w:t>
      </w:r>
    </w:p>
    <w:p w14:paraId="30BF26AF" w14:textId="77777777" w:rsidR="005B0DFC" w:rsidRPr="005B0DFC" w:rsidRDefault="005B0DFC" w:rsidP="004A51B6">
      <w:pPr>
        <w:spacing w:line="400" w:lineRule="atLeast"/>
        <w:rPr>
          <w:rStyle w:val="1b"/>
          <w:rFonts w:ascii="Times New Roman" w:eastAsia="宋体" w:hAnsi="Times New Roman" w:cs="Times New Roman" w:hint="eastAsia"/>
          <w:b w:val="0"/>
          <w:sz w:val="28"/>
        </w:rPr>
      </w:pPr>
    </w:p>
    <w:p w14:paraId="35FCD535" w14:textId="77777777" w:rsidR="00066156" w:rsidRPr="00B96E99" w:rsidRDefault="00066156" w:rsidP="00850F78">
      <w:pPr>
        <w:spacing w:line="400" w:lineRule="exact"/>
        <w:ind w:firstLineChars="750" w:firstLine="3313"/>
        <w:rPr>
          <w:rFonts w:ascii="Times New Roman" w:hAnsi="Times New Roman" w:cs="Times New Roman"/>
          <w:b/>
          <w:sz w:val="44"/>
          <w:szCs w:val="44"/>
        </w:rPr>
      </w:pPr>
      <w:bookmarkStart w:id="12" w:name="OLE_LINK25"/>
      <w:bookmarkStart w:id="13" w:name="OLE_LINK26"/>
      <w:r w:rsidRPr="00B96E99">
        <w:rPr>
          <w:rFonts w:ascii="Times New Roman" w:hAnsi="Times New Roman" w:cs="Times New Roman"/>
          <w:b/>
          <w:sz w:val="44"/>
          <w:szCs w:val="44"/>
        </w:rPr>
        <w:t>Abstract</w:t>
      </w:r>
    </w:p>
    <w:p w14:paraId="3F8C274C" w14:textId="77777777" w:rsidR="0073530C" w:rsidRPr="00B96E99" w:rsidRDefault="0073530C" w:rsidP="0073530C">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In recent years, Big Data quickly becomes the focus of attention in the scientific community and the business community, even in governments around the world. Compared to the traditional data pattern, today's Big Data pattern has the following characteristics: Volume, Velocity, Variety, Veracity and Value. Thus was born the big data processing framework: Hadoop, Spark and so on. Hadoop, as an open-source distributed computing platform, has high fault tolerance and scalability. It allows users to deploy Hadoop on inexpensive servers. Hadoop2.0 separates the resource management and processing module into two parts, forming a common resource processing framework: YARN. YARN provides significant advantages in scalability, efficiency and flexibility. Spark is a speed, ease of use and built around a complex analysis of large data processing framework. Spark stores the MapReduce intermediate results in memory, greatly improve the performance of the cluster, Spark can also be deployed on YARN.</w:t>
      </w:r>
    </w:p>
    <w:p w14:paraId="7ECC6EAA" w14:textId="2A80CABA" w:rsidR="005A1210" w:rsidRPr="00B96E99" w:rsidRDefault="0073530C" w:rsidP="005A1210">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The main purpose of this paper is to change the source code to improve the performance of cluster, it mainly from two aspects to achieve the goal: (1)change the resource scheduler of YARN,</w:t>
      </w:r>
      <w:r w:rsidR="005C1C3E">
        <w:rPr>
          <w:rFonts w:ascii="Times New Roman" w:eastAsia="宋体" w:hAnsi="Times New Roman" w:cs="Times New Roman"/>
          <w:kern w:val="0"/>
          <w:sz w:val="24"/>
          <w:szCs w:val="24"/>
        </w:rPr>
        <w:t xml:space="preserve"> </w:t>
      </w:r>
      <w:r w:rsidR="005C1C3E">
        <w:rPr>
          <w:rFonts w:ascii="Times New Roman" w:eastAsia="宋体" w:hAnsi="Times New Roman" w:cs="Times New Roman" w:hint="eastAsia"/>
          <w:kern w:val="0"/>
          <w:sz w:val="24"/>
          <w:szCs w:val="24"/>
        </w:rPr>
        <w:t>firstly</w:t>
      </w:r>
      <w:r w:rsidR="005C1C3E">
        <w:rPr>
          <w:rFonts w:ascii="Times New Roman" w:eastAsia="宋体" w:hAnsi="Times New Roman" w:cs="Times New Roman"/>
          <w:kern w:val="0"/>
          <w:sz w:val="24"/>
          <w:szCs w:val="24"/>
        </w:rPr>
        <w:t>, we abstract a Multi-knapsack model from the scene, then, we use artificial fish swarm algorithm to solve this problem,</w:t>
      </w:r>
      <w:r w:rsidRPr="00B96E99">
        <w:rPr>
          <w:rFonts w:ascii="Times New Roman" w:eastAsia="宋体" w:hAnsi="Times New Roman" w:cs="Times New Roman"/>
          <w:kern w:val="0"/>
          <w:sz w:val="24"/>
          <w:szCs w:val="24"/>
        </w:rPr>
        <w:t xml:space="preserve"> </w:t>
      </w:r>
      <w:r w:rsidR="005C1C3E">
        <w:rPr>
          <w:rFonts w:ascii="Times New Roman" w:eastAsia="宋体" w:hAnsi="Times New Roman" w:cs="Times New Roman"/>
          <w:kern w:val="0"/>
          <w:sz w:val="24"/>
          <w:szCs w:val="24"/>
        </w:rPr>
        <w:t>we</w:t>
      </w:r>
      <w:r w:rsidRPr="00B96E99">
        <w:rPr>
          <w:rFonts w:ascii="Times New Roman" w:eastAsia="宋体" w:hAnsi="Times New Roman" w:cs="Times New Roman"/>
          <w:kern w:val="0"/>
          <w:sz w:val="24"/>
          <w:szCs w:val="24"/>
        </w:rPr>
        <w:t xml:space="preserve"> implemented a pluggable resource scheduler; (2)change the process of Shuffle which is mainly to collect remote data from other nodes in reduce phase, we use RDMA(Remote Direct Memory Access) to speed network transmission rate and do some improvements in Shuffle phase. Finally, we verified cluster performance by PKTM in pratical, PKTM has become common image processing methods in seismic data, the outstanding advantage of this method is the high imaging efficiency, but it has a large amount of data and low run rate, so it needs large data parallel computing.</w:t>
      </w:r>
    </w:p>
    <w:p w14:paraId="03BE6AB8" w14:textId="77777777" w:rsidR="005A1210" w:rsidRPr="00B96E99" w:rsidRDefault="005A1210" w:rsidP="005A1210">
      <w:pPr>
        <w:widowControl/>
        <w:spacing w:line="400" w:lineRule="exact"/>
        <w:rPr>
          <w:rFonts w:ascii="Times New Roman" w:hAnsi="Times New Roman" w:cs="Times New Roman"/>
          <w:b/>
          <w:kern w:val="0"/>
          <w:sz w:val="24"/>
          <w:szCs w:val="24"/>
        </w:rPr>
      </w:pPr>
      <w:r w:rsidRPr="00B96E99">
        <w:rPr>
          <w:rFonts w:ascii="Times New Roman" w:eastAsia="宋体" w:hAnsi="Times New Roman" w:cs="Times New Roman"/>
          <w:b/>
          <w:kern w:val="0"/>
          <w:sz w:val="24"/>
          <w:szCs w:val="24"/>
        </w:rPr>
        <w:lastRenderedPageBreak/>
        <w:t>Key words:</w:t>
      </w:r>
      <w:r w:rsidRPr="00B96E99">
        <w:rPr>
          <w:rFonts w:ascii="Times New Roman" w:eastAsia="宋体" w:hAnsi="Times New Roman" w:cs="Times New Roman"/>
          <w:kern w:val="0"/>
          <w:sz w:val="24"/>
          <w:szCs w:val="24"/>
        </w:rPr>
        <w:t xml:space="preserve"> </w:t>
      </w:r>
      <w:r w:rsidR="0073530C" w:rsidRPr="00B96E99">
        <w:rPr>
          <w:rFonts w:ascii="Times New Roman" w:eastAsia="宋体" w:hAnsi="Times New Roman" w:cs="Times New Roman"/>
          <w:kern w:val="0"/>
          <w:sz w:val="24"/>
          <w:szCs w:val="24"/>
        </w:rPr>
        <w:t>Big Data, Hadoop, Spark, PKTM, RDMA, Shuffle</w:t>
      </w:r>
    </w:p>
    <w:p w14:paraId="3B10CB2B" w14:textId="77777777" w:rsidR="002C6099" w:rsidRPr="00B96E99" w:rsidRDefault="002C6099" w:rsidP="002C6099">
      <w:pPr>
        <w:widowControl/>
        <w:spacing w:line="400" w:lineRule="exact"/>
        <w:rPr>
          <w:rFonts w:ascii="Times New Roman" w:hAnsi="Times New Roman" w:cs="Times New Roman"/>
          <w:b/>
          <w:kern w:val="0"/>
          <w:sz w:val="24"/>
          <w:szCs w:val="24"/>
        </w:rPr>
      </w:pPr>
    </w:p>
    <w:bookmarkEnd w:id="12"/>
    <w:bookmarkEnd w:id="13"/>
    <w:p w14:paraId="0E4EFE8D" w14:textId="77777777" w:rsidR="00066156" w:rsidRPr="00B96E99" w:rsidRDefault="00066156">
      <w:pPr>
        <w:widowControl/>
        <w:jc w:val="left"/>
        <w:rPr>
          <w:rStyle w:val="1b"/>
          <w:rFonts w:ascii="Times New Roman" w:eastAsia="宋体" w:hAnsi="Times New Roman" w:cs="Times New Roman"/>
        </w:rPr>
      </w:pPr>
      <w:r w:rsidRPr="00B96E99">
        <w:rPr>
          <w:rStyle w:val="1b"/>
          <w:rFonts w:ascii="Times New Roman" w:eastAsia="宋体" w:hAnsi="Times New Roman" w:cs="Times New Roman"/>
        </w:rPr>
        <w:br w:type="page"/>
      </w:r>
    </w:p>
    <w:p w14:paraId="0788171B" w14:textId="77777777" w:rsidR="0028669B" w:rsidRPr="00B96E99" w:rsidRDefault="0028669B" w:rsidP="00B96E99">
      <w:pPr>
        <w:jc w:val="center"/>
        <w:rPr>
          <w:rFonts w:ascii="Times New Roman" w:hAnsi="Times New Roman" w:cs="Times New Roman"/>
          <w:b/>
          <w:sz w:val="44"/>
          <w:szCs w:val="44"/>
        </w:rPr>
      </w:pPr>
      <w:r w:rsidRPr="00B96E99">
        <w:rPr>
          <w:rFonts w:ascii="Times New Roman" w:hAnsi="Times New Roman" w:cs="Times New Roman"/>
          <w:b/>
          <w:sz w:val="44"/>
          <w:szCs w:val="44"/>
        </w:rPr>
        <w:lastRenderedPageBreak/>
        <w:t>目录</w:t>
      </w:r>
    </w:p>
    <w:p w14:paraId="134CAEAC" w14:textId="7C1BD1E2" w:rsidR="00494DF5" w:rsidRDefault="006A67BE">
      <w:pPr>
        <w:pStyle w:val="1c"/>
        <w:tabs>
          <w:tab w:val="left" w:pos="1260"/>
          <w:tab w:val="right" w:leader="dot" w:pos="8296"/>
        </w:tabs>
        <w:rPr>
          <w:noProof/>
        </w:rPr>
      </w:pPr>
      <w:r w:rsidRPr="00B96E99">
        <w:rPr>
          <w:rFonts w:ascii="Times New Roman" w:eastAsia="宋体" w:hAnsi="Times New Roman" w:cs="Times New Roman"/>
        </w:rPr>
        <w:fldChar w:fldCharType="begin"/>
      </w:r>
      <w:r w:rsidRPr="00B96E99">
        <w:rPr>
          <w:rFonts w:ascii="Times New Roman" w:eastAsia="宋体" w:hAnsi="Times New Roman" w:cs="Times New Roman"/>
        </w:rPr>
        <w:instrText xml:space="preserve"> TOC \o "1-4" \h \z \u </w:instrText>
      </w:r>
      <w:r w:rsidRPr="00B96E99">
        <w:rPr>
          <w:rFonts w:ascii="Times New Roman" w:eastAsia="宋体" w:hAnsi="Times New Roman" w:cs="Times New Roman"/>
        </w:rPr>
        <w:fldChar w:fldCharType="separate"/>
      </w:r>
      <w:hyperlink w:anchor="_Toc450637038" w:history="1">
        <w:r w:rsidR="00494DF5" w:rsidRPr="00661BDB">
          <w:rPr>
            <w:rStyle w:val="af"/>
            <w:rFonts w:ascii="Times New Roman" w:eastAsia="宋体" w:hAnsi="Times New Roman" w:cs="Times New Roman"/>
            <w:noProof/>
          </w:rPr>
          <w:t>第一章</w:t>
        </w:r>
        <w:r w:rsidR="00494DF5">
          <w:rPr>
            <w:noProof/>
          </w:rPr>
          <w:tab/>
        </w:r>
        <w:r w:rsidR="00494DF5" w:rsidRPr="00661BDB">
          <w:rPr>
            <w:rStyle w:val="af"/>
            <w:rFonts w:ascii="Times New Roman" w:eastAsia="宋体" w:hAnsi="Times New Roman" w:cs="Times New Roman"/>
            <w:noProof/>
          </w:rPr>
          <w:t>绪论</w:t>
        </w:r>
        <w:r w:rsidR="00494DF5">
          <w:rPr>
            <w:noProof/>
            <w:webHidden/>
          </w:rPr>
          <w:tab/>
        </w:r>
        <w:r w:rsidR="00494DF5">
          <w:rPr>
            <w:noProof/>
            <w:webHidden/>
          </w:rPr>
          <w:fldChar w:fldCharType="begin"/>
        </w:r>
        <w:r w:rsidR="00494DF5">
          <w:rPr>
            <w:noProof/>
            <w:webHidden/>
          </w:rPr>
          <w:instrText xml:space="preserve"> PAGEREF _Toc450637038 \h </w:instrText>
        </w:r>
        <w:r w:rsidR="00494DF5">
          <w:rPr>
            <w:noProof/>
            <w:webHidden/>
          </w:rPr>
        </w:r>
        <w:r w:rsidR="00494DF5">
          <w:rPr>
            <w:noProof/>
            <w:webHidden/>
          </w:rPr>
          <w:fldChar w:fldCharType="separate"/>
        </w:r>
        <w:r w:rsidR="00494DF5">
          <w:rPr>
            <w:noProof/>
            <w:webHidden/>
          </w:rPr>
          <w:t>1</w:t>
        </w:r>
        <w:r w:rsidR="00494DF5">
          <w:rPr>
            <w:noProof/>
            <w:webHidden/>
          </w:rPr>
          <w:fldChar w:fldCharType="end"/>
        </w:r>
      </w:hyperlink>
    </w:p>
    <w:p w14:paraId="7FD5A88A" w14:textId="5B4E2B8A" w:rsidR="00494DF5" w:rsidRDefault="00494DF5">
      <w:pPr>
        <w:pStyle w:val="26"/>
        <w:rPr>
          <w:noProof/>
        </w:rPr>
      </w:pPr>
      <w:hyperlink w:anchor="_Toc450637039" w:history="1">
        <w:r w:rsidRPr="00661BDB">
          <w:rPr>
            <w:rStyle w:val="af"/>
            <w:rFonts w:ascii="Times New Roman" w:eastAsia="宋体" w:hAnsi="Times New Roman" w:cs="Times New Roman"/>
            <w:noProof/>
          </w:rPr>
          <w:t>1.1</w:t>
        </w:r>
        <w:r>
          <w:rPr>
            <w:noProof/>
          </w:rPr>
          <w:tab/>
        </w:r>
        <w:r w:rsidRPr="00661BDB">
          <w:rPr>
            <w:rStyle w:val="af"/>
            <w:rFonts w:ascii="Times New Roman" w:eastAsia="宋体" w:hAnsi="Times New Roman" w:cs="Times New Roman"/>
            <w:noProof/>
          </w:rPr>
          <w:t>研究背景与意义</w:t>
        </w:r>
        <w:r>
          <w:rPr>
            <w:noProof/>
            <w:webHidden/>
          </w:rPr>
          <w:tab/>
        </w:r>
        <w:r>
          <w:rPr>
            <w:noProof/>
            <w:webHidden/>
          </w:rPr>
          <w:fldChar w:fldCharType="begin"/>
        </w:r>
        <w:r>
          <w:rPr>
            <w:noProof/>
            <w:webHidden/>
          </w:rPr>
          <w:instrText xml:space="preserve"> PAGEREF _Toc450637039 \h </w:instrText>
        </w:r>
        <w:r>
          <w:rPr>
            <w:noProof/>
            <w:webHidden/>
          </w:rPr>
        </w:r>
        <w:r>
          <w:rPr>
            <w:noProof/>
            <w:webHidden/>
          </w:rPr>
          <w:fldChar w:fldCharType="separate"/>
        </w:r>
        <w:r>
          <w:rPr>
            <w:noProof/>
            <w:webHidden/>
          </w:rPr>
          <w:t>1</w:t>
        </w:r>
        <w:r>
          <w:rPr>
            <w:noProof/>
            <w:webHidden/>
          </w:rPr>
          <w:fldChar w:fldCharType="end"/>
        </w:r>
      </w:hyperlink>
    </w:p>
    <w:p w14:paraId="42AFAED8" w14:textId="6E7CEE1D" w:rsidR="00494DF5" w:rsidRDefault="00494DF5">
      <w:pPr>
        <w:pStyle w:val="32"/>
        <w:tabs>
          <w:tab w:val="right" w:leader="dot" w:pos="8296"/>
        </w:tabs>
        <w:ind w:left="840"/>
        <w:rPr>
          <w:noProof/>
        </w:rPr>
      </w:pPr>
      <w:hyperlink w:anchor="_Toc450637040" w:history="1">
        <w:r w:rsidRPr="00661BDB">
          <w:rPr>
            <w:rStyle w:val="af"/>
            <w:noProof/>
          </w:rPr>
          <w:t>1.1.1 Hadoop</w:t>
        </w:r>
        <w:r w:rsidRPr="00661BDB">
          <w:rPr>
            <w:rStyle w:val="af"/>
            <w:noProof/>
          </w:rPr>
          <w:t>背景</w:t>
        </w:r>
        <w:r>
          <w:rPr>
            <w:noProof/>
            <w:webHidden/>
          </w:rPr>
          <w:tab/>
        </w:r>
        <w:r>
          <w:rPr>
            <w:noProof/>
            <w:webHidden/>
          </w:rPr>
          <w:fldChar w:fldCharType="begin"/>
        </w:r>
        <w:r>
          <w:rPr>
            <w:noProof/>
            <w:webHidden/>
          </w:rPr>
          <w:instrText xml:space="preserve"> PAGEREF _Toc450637040 \h </w:instrText>
        </w:r>
        <w:r>
          <w:rPr>
            <w:noProof/>
            <w:webHidden/>
          </w:rPr>
        </w:r>
        <w:r>
          <w:rPr>
            <w:noProof/>
            <w:webHidden/>
          </w:rPr>
          <w:fldChar w:fldCharType="separate"/>
        </w:r>
        <w:r>
          <w:rPr>
            <w:noProof/>
            <w:webHidden/>
          </w:rPr>
          <w:t>2</w:t>
        </w:r>
        <w:r>
          <w:rPr>
            <w:noProof/>
            <w:webHidden/>
          </w:rPr>
          <w:fldChar w:fldCharType="end"/>
        </w:r>
      </w:hyperlink>
    </w:p>
    <w:p w14:paraId="68D35FEB" w14:textId="0FCEEBCB" w:rsidR="00494DF5" w:rsidRDefault="00494DF5">
      <w:pPr>
        <w:pStyle w:val="42"/>
        <w:tabs>
          <w:tab w:val="right" w:leader="dot" w:pos="8296"/>
        </w:tabs>
        <w:rPr>
          <w:noProof/>
        </w:rPr>
      </w:pPr>
      <w:hyperlink w:anchor="_Toc450637041" w:history="1">
        <w:r w:rsidRPr="00661BDB">
          <w:rPr>
            <w:rStyle w:val="af"/>
            <w:noProof/>
          </w:rPr>
          <w:t>1.1.1.1 MapReduce</w:t>
        </w:r>
        <w:r w:rsidRPr="00661BDB">
          <w:rPr>
            <w:rStyle w:val="af"/>
            <w:noProof/>
          </w:rPr>
          <w:t>介绍</w:t>
        </w:r>
        <w:r>
          <w:rPr>
            <w:noProof/>
            <w:webHidden/>
          </w:rPr>
          <w:tab/>
        </w:r>
        <w:r>
          <w:rPr>
            <w:noProof/>
            <w:webHidden/>
          </w:rPr>
          <w:fldChar w:fldCharType="begin"/>
        </w:r>
        <w:r>
          <w:rPr>
            <w:noProof/>
            <w:webHidden/>
          </w:rPr>
          <w:instrText xml:space="preserve"> PAGEREF _Toc450637041 \h </w:instrText>
        </w:r>
        <w:r>
          <w:rPr>
            <w:noProof/>
            <w:webHidden/>
          </w:rPr>
        </w:r>
        <w:r>
          <w:rPr>
            <w:noProof/>
            <w:webHidden/>
          </w:rPr>
          <w:fldChar w:fldCharType="separate"/>
        </w:r>
        <w:r>
          <w:rPr>
            <w:noProof/>
            <w:webHidden/>
          </w:rPr>
          <w:t>2</w:t>
        </w:r>
        <w:r>
          <w:rPr>
            <w:noProof/>
            <w:webHidden/>
          </w:rPr>
          <w:fldChar w:fldCharType="end"/>
        </w:r>
      </w:hyperlink>
    </w:p>
    <w:p w14:paraId="1013B734" w14:textId="6520A1EB" w:rsidR="00494DF5" w:rsidRDefault="00494DF5">
      <w:pPr>
        <w:pStyle w:val="32"/>
        <w:tabs>
          <w:tab w:val="right" w:leader="dot" w:pos="8296"/>
        </w:tabs>
        <w:ind w:left="840"/>
        <w:rPr>
          <w:noProof/>
        </w:rPr>
      </w:pPr>
      <w:hyperlink w:anchor="_Toc450637042" w:history="1">
        <w:r w:rsidRPr="00661BDB">
          <w:rPr>
            <w:rStyle w:val="af"/>
            <w:noProof/>
          </w:rPr>
          <w:t>1.1.2 YARN</w:t>
        </w:r>
        <w:r w:rsidRPr="00661BDB">
          <w:rPr>
            <w:rStyle w:val="af"/>
            <w:noProof/>
          </w:rPr>
          <w:t>平台背景</w:t>
        </w:r>
        <w:r>
          <w:rPr>
            <w:noProof/>
            <w:webHidden/>
          </w:rPr>
          <w:tab/>
        </w:r>
        <w:r>
          <w:rPr>
            <w:noProof/>
            <w:webHidden/>
          </w:rPr>
          <w:fldChar w:fldCharType="begin"/>
        </w:r>
        <w:r>
          <w:rPr>
            <w:noProof/>
            <w:webHidden/>
          </w:rPr>
          <w:instrText xml:space="preserve"> PAGEREF _Toc450637042 \h </w:instrText>
        </w:r>
        <w:r>
          <w:rPr>
            <w:noProof/>
            <w:webHidden/>
          </w:rPr>
        </w:r>
        <w:r>
          <w:rPr>
            <w:noProof/>
            <w:webHidden/>
          </w:rPr>
          <w:fldChar w:fldCharType="separate"/>
        </w:r>
        <w:r>
          <w:rPr>
            <w:noProof/>
            <w:webHidden/>
          </w:rPr>
          <w:t>3</w:t>
        </w:r>
        <w:r>
          <w:rPr>
            <w:noProof/>
            <w:webHidden/>
          </w:rPr>
          <w:fldChar w:fldCharType="end"/>
        </w:r>
      </w:hyperlink>
    </w:p>
    <w:p w14:paraId="5F6810E4" w14:textId="3AB1DD9C" w:rsidR="00494DF5" w:rsidRDefault="00494DF5">
      <w:pPr>
        <w:pStyle w:val="32"/>
        <w:tabs>
          <w:tab w:val="right" w:leader="dot" w:pos="8296"/>
        </w:tabs>
        <w:ind w:left="840"/>
        <w:rPr>
          <w:noProof/>
        </w:rPr>
      </w:pPr>
      <w:hyperlink w:anchor="_Toc450637043" w:history="1">
        <w:r w:rsidRPr="00661BDB">
          <w:rPr>
            <w:rStyle w:val="af"/>
            <w:noProof/>
          </w:rPr>
          <w:t xml:space="preserve">1.1.3 </w:t>
        </w:r>
        <w:r w:rsidRPr="00661BDB">
          <w:rPr>
            <w:rStyle w:val="af"/>
            <w:rFonts w:eastAsia="宋体"/>
            <w:noProof/>
          </w:rPr>
          <w:t>Spark</w:t>
        </w:r>
        <w:r w:rsidRPr="00661BDB">
          <w:rPr>
            <w:rStyle w:val="af"/>
            <w:rFonts w:eastAsia="宋体"/>
            <w:noProof/>
          </w:rPr>
          <w:t>背景</w:t>
        </w:r>
        <w:r>
          <w:rPr>
            <w:noProof/>
            <w:webHidden/>
          </w:rPr>
          <w:tab/>
        </w:r>
        <w:r>
          <w:rPr>
            <w:noProof/>
            <w:webHidden/>
          </w:rPr>
          <w:fldChar w:fldCharType="begin"/>
        </w:r>
        <w:r>
          <w:rPr>
            <w:noProof/>
            <w:webHidden/>
          </w:rPr>
          <w:instrText xml:space="preserve"> PAGEREF _Toc450637043 \h </w:instrText>
        </w:r>
        <w:r>
          <w:rPr>
            <w:noProof/>
            <w:webHidden/>
          </w:rPr>
        </w:r>
        <w:r>
          <w:rPr>
            <w:noProof/>
            <w:webHidden/>
          </w:rPr>
          <w:fldChar w:fldCharType="separate"/>
        </w:r>
        <w:r>
          <w:rPr>
            <w:noProof/>
            <w:webHidden/>
          </w:rPr>
          <w:t>4</w:t>
        </w:r>
        <w:r>
          <w:rPr>
            <w:noProof/>
            <w:webHidden/>
          </w:rPr>
          <w:fldChar w:fldCharType="end"/>
        </w:r>
      </w:hyperlink>
    </w:p>
    <w:p w14:paraId="365CF436" w14:textId="1E5C454B" w:rsidR="00494DF5" w:rsidRDefault="00494DF5">
      <w:pPr>
        <w:pStyle w:val="42"/>
        <w:tabs>
          <w:tab w:val="right" w:leader="dot" w:pos="8296"/>
        </w:tabs>
        <w:rPr>
          <w:noProof/>
        </w:rPr>
      </w:pPr>
      <w:hyperlink w:anchor="_Toc450637044" w:history="1">
        <w:r w:rsidRPr="00661BDB">
          <w:rPr>
            <w:rStyle w:val="af"/>
            <w:noProof/>
          </w:rPr>
          <w:t>1.1.3.1 RDD</w:t>
        </w:r>
        <w:r w:rsidRPr="00661BDB">
          <w:rPr>
            <w:rStyle w:val="af"/>
            <w:noProof/>
          </w:rPr>
          <w:t>介绍</w:t>
        </w:r>
        <w:r>
          <w:rPr>
            <w:noProof/>
            <w:webHidden/>
          </w:rPr>
          <w:tab/>
        </w:r>
        <w:r>
          <w:rPr>
            <w:noProof/>
            <w:webHidden/>
          </w:rPr>
          <w:fldChar w:fldCharType="begin"/>
        </w:r>
        <w:r>
          <w:rPr>
            <w:noProof/>
            <w:webHidden/>
          </w:rPr>
          <w:instrText xml:space="preserve"> PAGEREF _Toc450637044 \h </w:instrText>
        </w:r>
        <w:r>
          <w:rPr>
            <w:noProof/>
            <w:webHidden/>
          </w:rPr>
        </w:r>
        <w:r>
          <w:rPr>
            <w:noProof/>
            <w:webHidden/>
          </w:rPr>
          <w:fldChar w:fldCharType="separate"/>
        </w:r>
        <w:r>
          <w:rPr>
            <w:noProof/>
            <w:webHidden/>
          </w:rPr>
          <w:t>5</w:t>
        </w:r>
        <w:r>
          <w:rPr>
            <w:noProof/>
            <w:webHidden/>
          </w:rPr>
          <w:fldChar w:fldCharType="end"/>
        </w:r>
      </w:hyperlink>
    </w:p>
    <w:p w14:paraId="27119F59" w14:textId="7364AAC7" w:rsidR="00494DF5" w:rsidRDefault="00494DF5">
      <w:pPr>
        <w:pStyle w:val="26"/>
        <w:rPr>
          <w:noProof/>
        </w:rPr>
      </w:pPr>
      <w:hyperlink w:anchor="_Toc450637045" w:history="1">
        <w:r w:rsidRPr="00661BDB">
          <w:rPr>
            <w:rStyle w:val="af"/>
            <w:noProof/>
          </w:rPr>
          <w:t xml:space="preserve">1.2 </w:t>
        </w:r>
        <w:r w:rsidRPr="00661BDB">
          <w:rPr>
            <w:rStyle w:val="af"/>
            <w:noProof/>
          </w:rPr>
          <w:t>研究现状</w:t>
        </w:r>
        <w:r>
          <w:rPr>
            <w:noProof/>
            <w:webHidden/>
          </w:rPr>
          <w:tab/>
        </w:r>
        <w:r>
          <w:rPr>
            <w:noProof/>
            <w:webHidden/>
          </w:rPr>
          <w:fldChar w:fldCharType="begin"/>
        </w:r>
        <w:r>
          <w:rPr>
            <w:noProof/>
            <w:webHidden/>
          </w:rPr>
          <w:instrText xml:space="preserve"> PAGEREF _Toc450637045 \h </w:instrText>
        </w:r>
        <w:r>
          <w:rPr>
            <w:noProof/>
            <w:webHidden/>
          </w:rPr>
        </w:r>
        <w:r>
          <w:rPr>
            <w:noProof/>
            <w:webHidden/>
          </w:rPr>
          <w:fldChar w:fldCharType="separate"/>
        </w:r>
        <w:r>
          <w:rPr>
            <w:noProof/>
            <w:webHidden/>
          </w:rPr>
          <w:t>6</w:t>
        </w:r>
        <w:r>
          <w:rPr>
            <w:noProof/>
            <w:webHidden/>
          </w:rPr>
          <w:fldChar w:fldCharType="end"/>
        </w:r>
      </w:hyperlink>
    </w:p>
    <w:p w14:paraId="6A1AEA1A" w14:textId="155A49FD" w:rsidR="00494DF5" w:rsidRDefault="00494DF5">
      <w:pPr>
        <w:pStyle w:val="32"/>
        <w:tabs>
          <w:tab w:val="right" w:leader="dot" w:pos="8296"/>
        </w:tabs>
        <w:ind w:left="840"/>
        <w:rPr>
          <w:noProof/>
        </w:rPr>
      </w:pPr>
      <w:hyperlink w:anchor="_Toc450637046" w:history="1">
        <w:r w:rsidRPr="00661BDB">
          <w:rPr>
            <w:rStyle w:val="af"/>
            <w:noProof/>
            <w:highlight w:val="lightGray"/>
          </w:rPr>
          <w:t>1.2.1</w:t>
        </w:r>
        <w:r w:rsidRPr="00661BDB">
          <w:rPr>
            <w:rStyle w:val="af"/>
            <w:noProof/>
          </w:rPr>
          <w:t xml:space="preserve"> YARN</w:t>
        </w:r>
        <w:r w:rsidRPr="00661BDB">
          <w:rPr>
            <w:rStyle w:val="af"/>
            <w:noProof/>
          </w:rPr>
          <w:t>研究现状</w:t>
        </w:r>
        <w:r>
          <w:rPr>
            <w:noProof/>
            <w:webHidden/>
          </w:rPr>
          <w:tab/>
        </w:r>
        <w:r>
          <w:rPr>
            <w:noProof/>
            <w:webHidden/>
          </w:rPr>
          <w:fldChar w:fldCharType="begin"/>
        </w:r>
        <w:r>
          <w:rPr>
            <w:noProof/>
            <w:webHidden/>
          </w:rPr>
          <w:instrText xml:space="preserve"> PAGEREF _Toc450637046 \h </w:instrText>
        </w:r>
        <w:r>
          <w:rPr>
            <w:noProof/>
            <w:webHidden/>
          </w:rPr>
        </w:r>
        <w:r>
          <w:rPr>
            <w:noProof/>
            <w:webHidden/>
          </w:rPr>
          <w:fldChar w:fldCharType="separate"/>
        </w:r>
        <w:r>
          <w:rPr>
            <w:noProof/>
            <w:webHidden/>
          </w:rPr>
          <w:t>6</w:t>
        </w:r>
        <w:r>
          <w:rPr>
            <w:noProof/>
            <w:webHidden/>
          </w:rPr>
          <w:fldChar w:fldCharType="end"/>
        </w:r>
      </w:hyperlink>
    </w:p>
    <w:p w14:paraId="2593E04E" w14:textId="648EEAE0" w:rsidR="00494DF5" w:rsidRDefault="00494DF5">
      <w:pPr>
        <w:pStyle w:val="32"/>
        <w:tabs>
          <w:tab w:val="right" w:leader="dot" w:pos="8296"/>
        </w:tabs>
        <w:ind w:left="840"/>
        <w:rPr>
          <w:noProof/>
        </w:rPr>
      </w:pPr>
      <w:hyperlink w:anchor="_Toc450637047" w:history="1">
        <w:r w:rsidRPr="00661BDB">
          <w:rPr>
            <w:rStyle w:val="af"/>
            <w:noProof/>
          </w:rPr>
          <w:t>1.2.2 Shuffle</w:t>
        </w:r>
        <w:r w:rsidRPr="00661BDB">
          <w:rPr>
            <w:rStyle w:val="af"/>
            <w:noProof/>
          </w:rPr>
          <w:t>研究现状</w:t>
        </w:r>
        <w:r>
          <w:rPr>
            <w:noProof/>
            <w:webHidden/>
          </w:rPr>
          <w:tab/>
        </w:r>
        <w:r>
          <w:rPr>
            <w:noProof/>
            <w:webHidden/>
          </w:rPr>
          <w:fldChar w:fldCharType="begin"/>
        </w:r>
        <w:r>
          <w:rPr>
            <w:noProof/>
            <w:webHidden/>
          </w:rPr>
          <w:instrText xml:space="preserve"> PAGEREF _Toc450637047 \h </w:instrText>
        </w:r>
        <w:r>
          <w:rPr>
            <w:noProof/>
            <w:webHidden/>
          </w:rPr>
        </w:r>
        <w:r>
          <w:rPr>
            <w:noProof/>
            <w:webHidden/>
          </w:rPr>
          <w:fldChar w:fldCharType="separate"/>
        </w:r>
        <w:r>
          <w:rPr>
            <w:noProof/>
            <w:webHidden/>
          </w:rPr>
          <w:t>7</w:t>
        </w:r>
        <w:r>
          <w:rPr>
            <w:noProof/>
            <w:webHidden/>
          </w:rPr>
          <w:fldChar w:fldCharType="end"/>
        </w:r>
      </w:hyperlink>
    </w:p>
    <w:p w14:paraId="3510E9A7" w14:textId="6C446338" w:rsidR="00494DF5" w:rsidRDefault="00494DF5">
      <w:pPr>
        <w:pStyle w:val="32"/>
        <w:tabs>
          <w:tab w:val="right" w:leader="dot" w:pos="8296"/>
        </w:tabs>
        <w:ind w:left="840"/>
        <w:rPr>
          <w:noProof/>
        </w:rPr>
      </w:pPr>
      <w:hyperlink w:anchor="_Toc450637048" w:history="1">
        <w:r w:rsidRPr="00661BDB">
          <w:rPr>
            <w:rStyle w:val="af"/>
            <w:noProof/>
          </w:rPr>
          <w:t>1.2.3 PKTM</w:t>
        </w:r>
        <w:r w:rsidRPr="00661BDB">
          <w:rPr>
            <w:rStyle w:val="af"/>
            <w:noProof/>
          </w:rPr>
          <w:t>研究现状</w:t>
        </w:r>
        <w:r>
          <w:rPr>
            <w:noProof/>
            <w:webHidden/>
          </w:rPr>
          <w:tab/>
        </w:r>
        <w:r>
          <w:rPr>
            <w:noProof/>
            <w:webHidden/>
          </w:rPr>
          <w:fldChar w:fldCharType="begin"/>
        </w:r>
        <w:r>
          <w:rPr>
            <w:noProof/>
            <w:webHidden/>
          </w:rPr>
          <w:instrText xml:space="preserve"> PAGEREF _Toc450637048 \h </w:instrText>
        </w:r>
        <w:r>
          <w:rPr>
            <w:noProof/>
            <w:webHidden/>
          </w:rPr>
        </w:r>
        <w:r>
          <w:rPr>
            <w:noProof/>
            <w:webHidden/>
          </w:rPr>
          <w:fldChar w:fldCharType="separate"/>
        </w:r>
        <w:r>
          <w:rPr>
            <w:noProof/>
            <w:webHidden/>
          </w:rPr>
          <w:t>8</w:t>
        </w:r>
        <w:r>
          <w:rPr>
            <w:noProof/>
            <w:webHidden/>
          </w:rPr>
          <w:fldChar w:fldCharType="end"/>
        </w:r>
      </w:hyperlink>
    </w:p>
    <w:p w14:paraId="64E072EC" w14:textId="77857E43" w:rsidR="00494DF5" w:rsidRDefault="00494DF5">
      <w:pPr>
        <w:pStyle w:val="26"/>
        <w:rPr>
          <w:noProof/>
        </w:rPr>
      </w:pPr>
      <w:hyperlink w:anchor="_Toc450637049" w:history="1">
        <w:r w:rsidRPr="00661BDB">
          <w:rPr>
            <w:rStyle w:val="af"/>
            <w:noProof/>
          </w:rPr>
          <w:t xml:space="preserve">1.3 </w:t>
        </w:r>
        <w:r w:rsidRPr="00661BDB">
          <w:rPr>
            <w:rStyle w:val="af"/>
            <w:noProof/>
          </w:rPr>
          <w:t>本文主要工作和内容组织</w:t>
        </w:r>
        <w:r>
          <w:rPr>
            <w:noProof/>
            <w:webHidden/>
          </w:rPr>
          <w:tab/>
        </w:r>
        <w:r>
          <w:rPr>
            <w:noProof/>
            <w:webHidden/>
          </w:rPr>
          <w:fldChar w:fldCharType="begin"/>
        </w:r>
        <w:r>
          <w:rPr>
            <w:noProof/>
            <w:webHidden/>
          </w:rPr>
          <w:instrText xml:space="preserve"> PAGEREF _Toc450637049 \h </w:instrText>
        </w:r>
        <w:r>
          <w:rPr>
            <w:noProof/>
            <w:webHidden/>
          </w:rPr>
        </w:r>
        <w:r>
          <w:rPr>
            <w:noProof/>
            <w:webHidden/>
          </w:rPr>
          <w:fldChar w:fldCharType="separate"/>
        </w:r>
        <w:r>
          <w:rPr>
            <w:noProof/>
            <w:webHidden/>
          </w:rPr>
          <w:t>9</w:t>
        </w:r>
        <w:r>
          <w:rPr>
            <w:noProof/>
            <w:webHidden/>
          </w:rPr>
          <w:fldChar w:fldCharType="end"/>
        </w:r>
      </w:hyperlink>
    </w:p>
    <w:p w14:paraId="11A5BDF9" w14:textId="4595D909" w:rsidR="00494DF5" w:rsidRDefault="00494DF5">
      <w:pPr>
        <w:pStyle w:val="32"/>
        <w:tabs>
          <w:tab w:val="right" w:leader="dot" w:pos="8296"/>
        </w:tabs>
        <w:ind w:left="840"/>
        <w:rPr>
          <w:noProof/>
        </w:rPr>
      </w:pPr>
      <w:hyperlink w:anchor="_Toc450637050" w:history="1">
        <w:r w:rsidRPr="00661BDB">
          <w:rPr>
            <w:rStyle w:val="af"/>
            <w:noProof/>
          </w:rPr>
          <w:t xml:space="preserve">1.3.1 </w:t>
        </w:r>
        <w:r w:rsidRPr="00661BDB">
          <w:rPr>
            <w:rStyle w:val="af"/>
            <w:noProof/>
          </w:rPr>
          <w:t>本文工作</w:t>
        </w:r>
        <w:r>
          <w:rPr>
            <w:noProof/>
            <w:webHidden/>
          </w:rPr>
          <w:tab/>
        </w:r>
        <w:r>
          <w:rPr>
            <w:noProof/>
            <w:webHidden/>
          </w:rPr>
          <w:fldChar w:fldCharType="begin"/>
        </w:r>
        <w:r>
          <w:rPr>
            <w:noProof/>
            <w:webHidden/>
          </w:rPr>
          <w:instrText xml:space="preserve"> PAGEREF _Toc450637050 \h </w:instrText>
        </w:r>
        <w:r>
          <w:rPr>
            <w:noProof/>
            <w:webHidden/>
          </w:rPr>
        </w:r>
        <w:r>
          <w:rPr>
            <w:noProof/>
            <w:webHidden/>
          </w:rPr>
          <w:fldChar w:fldCharType="separate"/>
        </w:r>
        <w:r>
          <w:rPr>
            <w:noProof/>
            <w:webHidden/>
          </w:rPr>
          <w:t>9</w:t>
        </w:r>
        <w:r>
          <w:rPr>
            <w:noProof/>
            <w:webHidden/>
          </w:rPr>
          <w:fldChar w:fldCharType="end"/>
        </w:r>
      </w:hyperlink>
    </w:p>
    <w:p w14:paraId="1E75C510" w14:textId="336625D7" w:rsidR="00494DF5" w:rsidRDefault="00494DF5">
      <w:pPr>
        <w:pStyle w:val="32"/>
        <w:tabs>
          <w:tab w:val="right" w:leader="dot" w:pos="8296"/>
        </w:tabs>
        <w:ind w:left="840"/>
        <w:rPr>
          <w:noProof/>
        </w:rPr>
      </w:pPr>
      <w:hyperlink w:anchor="_Toc450637051" w:history="1">
        <w:r w:rsidRPr="00661BDB">
          <w:rPr>
            <w:rStyle w:val="af"/>
            <w:noProof/>
          </w:rPr>
          <w:t xml:space="preserve">1.3.2 </w:t>
        </w:r>
        <w:r w:rsidRPr="00661BDB">
          <w:rPr>
            <w:rStyle w:val="af"/>
            <w:noProof/>
          </w:rPr>
          <w:t>章节安排</w:t>
        </w:r>
        <w:r>
          <w:rPr>
            <w:noProof/>
            <w:webHidden/>
          </w:rPr>
          <w:tab/>
        </w:r>
        <w:r>
          <w:rPr>
            <w:noProof/>
            <w:webHidden/>
          </w:rPr>
          <w:fldChar w:fldCharType="begin"/>
        </w:r>
        <w:r>
          <w:rPr>
            <w:noProof/>
            <w:webHidden/>
          </w:rPr>
          <w:instrText xml:space="preserve"> PAGEREF _Toc450637051 \h </w:instrText>
        </w:r>
        <w:r>
          <w:rPr>
            <w:noProof/>
            <w:webHidden/>
          </w:rPr>
        </w:r>
        <w:r>
          <w:rPr>
            <w:noProof/>
            <w:webHidden/>
          </w:rPr>
          <w:fldChar w:fldCharType="separate"/>
        </w:r>
        <w:r>
          <w:rPr>
            <w:noProof/>
            <w:webHidden/>
          </w:rPr>
          <w:t>10</w:t>
        </w:r>
        <w:r>
          <w:rPr>
            <w:noProof/>
            <w:webHidden/>
          </w:rPr>
          <w:fldChar w:fldCharType="end"/>
        </w:r>
      </w:hyperlink>
    </w:p>
    <w:p w14:paraId="2715B4DB" w14:textId="08304B65" w:rsidR="00494DF5" w:rsidRDefault="00494DF5">
      <w:pPr>
        <w:pStyle w:val="1c"/>
        <w:tabs>
          <w:tab w:val="left" w:pos="1260"/>
          <w:tab w:val="right" w:leader="dot" w:pos="8296"/>
        </w:tabs>
        <w:rPr>
          <w:noProof/>
        </w:rPr>
      </w:pPr>
      <w:hyperlink w:anchor="_Toc450637052" w:history="1">
        <w:r w:rsidRPr="00661BDB">
          <w:rPr>
            <w:rStyle w:val="af"/>
            <w:rFonts w:ascii="Times New Roman" w:eastAsia="宋体" w:hAnsi="Times New Roman" w:cs="Times New Roman"/>
            <w:noProof/>
          </w:rPr>
          <w:t>第二章</w:t>
        </w:r>
        <w:r>
          <w:rPr>
            <w:noProof/>
          </w:rPr>
          <w:tab/>
        </w:r>
        <w:r w:rsidRPr="00661BDB">
          <w:rPr>
            <w:rStyle w:val="af"/>
            <w:rFonts w:ascii="Times New Roman" w:eastAsia="宋体" w:hAnsi="Times New Roman" w:cs="Times New Roman"/>
            <w:noProof/>
          </w:rPr>
          <w:t>一种基于人工鱼群算法的</w:t>
        </w:r>
        <w:r w:rsidRPr="00661BDB">
          <w:rPr>
            <w:rStyle w:val="af"/>
            <w:rFonts w:ascii="Times New Roman" w:eastAsia="宋体" w:hAnsi="Times New Roman" w:cs="Times New Roman"/>
            <w:noProof/>
          </w:rPr>
          <w:t>YARN</w:t>
        </w:r>
        <w:r w:rsidRPr="00661BDB">
          <w:rPr>
            <w:rStyle w:val="af"/>
            <w:rFonts w:ascii="Times New Roman" w:eastAsia="宋体" w:hAnsi="Times New Roman" w:cs="Times New Roman"/>
            <w:noProof/>
          </w:rPr>
          <w:t>资源调度器</w:t>
        </w:r>
        <w:r>
          <w:rPr>
            <w:noProof/>
            <w:webHidden/>
          </w:rPr>
          <w:tab/>
        </w:r>
        <w:r>
          <w:rPr>
            <w:noProof/>
            <w:webHidden/>
          </w:rPr>
          <w:fldChar w:fldCharType="begin"/>
        </w:r>
        <w:r>
          <w:rPr>
            <w:noProof/>
            <w:webHidden/>
          </w:rPr>
          <w:instrText xml:space="preserve"> PAGEREF _Toc450637052 \h </w:instrText>
        </w:r>
        <w:r>
          <w:rPr>
            <w:noProof/>
            <w:webHidden/>
          </w:rPr>
        </w:r>
        <w:r>
          <w:rPr>
            <w:noProof/>
            <w:webHidden/>
          </w:rPr>
          <w:fldChar w:fldCharType="separate"/>
        </w:r>
        <w:r>
          <w:rPr>
            <w:noProof/>
            <w:webHidden/>
          </w:rPr>
          <w:t>11</w:t>
        </w:r>
        <w:r>
          <w:rPr>
            <w:noProof/>
            <w:webHidden/>
          </w:rPr>
          <w:fldChar w:fldCharType="end"/>
        </w:r>
      </w:hyperlink>
    </w:p>
    <w:p w14:paraId="06C7F853" w14:textId="20BC5E9B" w:rsidR="00494DF5" w:rsidRDefault="00494DF5">
      <w:pPr>
        <w:pStyle w:val="26"/>
        <w:rPr>
          <w:noProof/>
        </w:rPr>
      </w:pPr>
      <w:hyperlink w:anchor="_Toc450637053" w:history="1">
        <w:r w:rsidRPr="00661BDB">
          <w:rPr>
            <w:rStyle w:val="af"/>
            <w:noProof/>
          </w:rPr>
          <w:t>2.1 YARN</w:t>
        </w:r>
        <w:r w:rsidRPr="00661BDB">
          <w:rPr>
            <w:rStyle w:val="af"/>
            <w:noProof/>
          </w:rPr>
          <w:t>调度器概述</w:t>
        </w:r>
        <w:r>
          <w:rPr>
            <w:noProof/>
            <w:webHidden/>
          </w:rPr>
          <w:tab/>
        </w:r>
        <w:r>
          <w:rPr>
            <w:noProof/>
            <w:webHidden/>
          </w:rPr>
          <w:fldChar w:fldCharType="begin"/>
        </w:r>
        <w:r>
          <w:rPr>
            <w:noProof/>
            <w:webHidden/>
          </w:rPr>
          <w:instrText xml:space="preserve"> PAGEREF _Toc450637053 \h </w:instrText>
        </w:r>
        <w:r>
          <w:rPr>
            <w:noProof/>
            <w:webHidden/>
          </w:rPr>
        </w:r>
        <w:r>
          <w:rPr>
            <w:noProof/>
            <w:webHidden/>
          </w:rPr>
          <w:fldChar w:fldCharType="separate"/>
        </w:r>
        <w:r>
          <w:rPr>
            <w:noProof/>
            <w:webHidden/>
          </w:rPr>
          <w:t>11</w:t>
        </w:r>
        <w:r>
          <w:rPr>
            <w:noProof/>
            <w:webHidden/>
          </w:rPr>
          <w:fldChar w:fldCharType="end"/>
        </w:r>
      </w:hyperlink>
    </w:p>
    <w:p w14:paraId="408E358F" w14:textId="3533065D" w:rsidR="00494DF5" w:rsidRDefault="00494DF5">
      <w:pPr>
        <w:pStyle w:val="26"/>
        <w:rPr>
          <w:noProof/>
        </w:rPr>
      </w:pPr>
      <w:hyperlink w:anchor="_Toc450637054" w:history="1">
        <w:r w:rsidRPr="00661BDB">
          <w:rPr>
            <w:rStyle w:val="af"/>
            <w:noProof/>
          </w:rPr>
          <w:t xml:space="preserve">2.2 </w:t>
        </w:r>
        <w:r w:rsidRPr="00661BDB">
          <w:rPr>
            <w:rStyle w:val="af"/>
            <w:noProof/>
          </w:rPr>
          <w:t>相关工作</w:t>
        </w:r>
        <w:r>
          <w:rPr>
            <w:noProof/>
            <w:webHidden/>
          </w:rPr>
          <w:tab/>
        </w:r>
        <w:r>
          <w:rPr>
            <w:noProof/>
            <w:webHidden/>
          </w:rPr>
          <w:fldChar w:fldCharType="begin"/>
        </w:r>
        <w:r>
          <w:rPr>
            <w:noProof/>
            <w:webHidden/>
          </w:rPr>
          <w:instrText xml:space="preserve"> PAGEREF _Toc450637054 \h </w:instrText>
        </w:r>
        <w:r>
          <w:rPr>
            <w:noProof/>
            <w:webHidden/>
          </w:rPr>
        </w:r>
        <w:r>
          <w:rPr>
            <w:noProof/>
            <w:webHidden/>
          </w:rPr>
          <w:fldChar w:fldCharType="separate"/>
        </w:r>
        <w:r>
          <w:rPr>
            <w:noProof/>
            <w:webHidden/>
          </w:rPr>
          <w:t>12</w:t>
        </w:r>
        <w:r>
          <w:rPr>
            <w:noProof/>
            <w:webHidden/>
          </w:rPr>
          <w:fldChar w:fldCharType="end"/>
        </w:r>
      </w:hyperlink>
    </w:p>
    <w:p w14:paraId="2AA98BA3" w14:textId="55DDA1B2" w:rsidR="00494DF5" w:rsidRDefault="00494DF5">
      <w:pPr>
        <w:pStyle w:val="26"/>
        <w:rPr>
          <w:noProof/>
        </w:rPr>
      </w:pPr>
      <w:hyperlink w:anchor="_Toc450637055" w:history="1">
        <w:r w:rsidRPr="00661BDB">
          <w:rPr>
            <w:rStyle w:val="af"/>
            <w:rFonts w:ascii="Times New Roman" w:hAnsi="Times New Roman" w:cs="Times New Roman"/>
            <w:noProof/>
            <w:highlight w:val="lightGray"/>
          </w:rPr>
          <w:t>2.3</w:t>
        </w:r>
        <w:r w:rsidRPr="00661BDB">
          <w:rPr>
            <w:rStyle w:val="af"/>
            <w:rFonts w:ascii="Times New Roman" w:hAnsi="Times New Roman" w:cs="Times New Roman"/>
            <w:noProof/>
          </w:rPr>
          <w:t xml:space="preserve"> </w:t>
        </w:r>
        <w:r w:rsidRPr="00661BDB">
          <w:rPr>
            <w:rStyle w:val="af"/>
            <w:rFonts w:ascii="Times New Roman" w:hAnsi="Times New Roman" w:cs="Times New Roman"/>
            <w:noProof/>
          </w:rPr>
          <w:t>基于人工鱼群算法的</w:t>
        </w:r>
        <w:r w:rsidRPr="00661BDB">
          <w:rPr>
            <w:rStyle w:val="af"/>
            <w:rFonts w:ascii="Times New Roman" w:hAnsi="Times New Roman" w:cs="Times New Roman"/>
            <w:noProof/>
          </w:rPr>
          <w:t>YARN</w:t>
        </w:r>
        <w:r w:rsidRPr="00661BDB">
          <w:rPr>
            <w:rStyle w:val="af"/>
            <w:rFonts w:ascii="Times New Roman" w:hAnsi="Times New Roman" w:cs="Times New Roman"/>
            <w:noProof/>
          </w:rPr>
          <w:t>调度器实现细节</w:t>
        </w:r>
        <w:r>
          <w:rPr>
            <w:noProof/>
            <w:webHidden/>
          </w:rPr>
          <w:tab/>
        </w:r>
        <w:r>
          <w:rPr>
            <w:noProof/>
            <w:webHidden/>
          </w:rPr>
          <w:fldChar w:fldCharType="begin"/>
        </w:r>
        <w:r>
          <w:rPr>
            <w:noProof/>
            <w:webHidden/>
          </w:rPr>
          <w:instrText xml:space="preserve"> PAGEREF _Toc450637055 \h </w:instrText>
        </w:r>
        <w:r>
          <w:rPr>
            <w:noProof/>
            <w:webHidden/>
          </w:rPr>
        </w:r>
        <w:r>
          <w:rPr>
            <w:noProof/>
            <w:webHidden/>
          </w:rPr>
          <w:fldChar w:fldCharType="separate"/>
        </w:r>
        <w:r>
          <w:rPr>
            <w:noProof/>
            <w:webHidden/>
          </w:rPr>
          <w:t>12</w:t>
        </w:r>
        <w:r>
          <w:rPr>
            <w:noProof/>
            <w:webHidden/>
          </w:rPr>
          <w:fldChar w:fldCharType="end"/>
        </w:r>
      </w:hyperlink>
    </w:p>
    <w:p w14:paraId="455EBA24" w14:textId="0228F305" w:rsidR="00494DF5" w:rsidRDefault="00494DF5">
      <w:pPr>
        <w:pStyle w:val="32"/>
        <w:tabs>
          <w:tab w:val="right" w:leader="dot" w:pos="8296"/>
        </w:tabs>
        <w:ind w:left="840"/>
        <w:rPr>
          <w:noProof/>
        </w:rPr>
      </w:pPr>
      <w:hyperlink w:anchor="_Toc450637056" w:history="1">
        <w:r w:rsidRPr="00661BDB">
          <w:rPr>
            <w:rStyle w:val="af"/>
            <w:noProof/>
          </w:rPr>
          <w:t xml:space="preserve">2.3.1 </w:t>
        </w:r>
        <w:r w:rsidRPr="00661BDB">
          <w:rPr>
            <w:rStyle w:val="af"/>
            <w:noProof/>
          </w:rPr>
          <w:t>资源调度问题陈述</w:t>
        </w:r>
        <w:r>
          <w:rPr>
            <w:noProof/>
            <w:webHidden/>
          </w:rPr>
          <w:tab/>
        </w:r>
        <w:r>
          <w:rPr>
            <w:noProof/>
            <w:webHidden/>
          </w:rPr>
          <w:fldChar w:fldCharType="begin"/>
        </w:r>
        <w:r>
          <w:rPr>
            <w:noProof/>
            <w:webHidden/>
          </w:rPr>
          <w:instrText xml:space="preserve"> PAGEREF _Toc450637056 \h </w:instrText>
        </w:r>
        <w:r>
          <w:rPr>
            <w:noProof/>
            <w:webHidden/>
          </w:rPr>
        </w:r>
        <w:r>
          <w:rPr>
            <w:noProof/>
            <w:webHidden/>
          </w:rPr>
          <w:fldChar w:fldCharType="separate"/>
        </w:r>
        <w:r>
          <w:rPr>
            <w:noProof/>
            <w:webHidden/>
          </w:rPr>
          <w:t>12</w:t>
        </w:r>
        <w:r>
          <w:rPr>
            <w:noProof/>
            <w:webHidden/>
          </w:rPr>
          <w:fldChar w:fldCharType="end"/>
        </w:r>
      </w:hyperlink>
    </w:p>
    <w:p w14:paraId="5E17CD52" w14:textId="25D4A0DE" w:rsidR="00494DF5" w:rsidRDefault="00494DF5">
      <w:pPr>
        <w:pStyle w:val="32"/>
        <w:tabs>
          <w:tab w:val="right" w:leader="dot" w:pos="8296"/>
        </w:tabs>
        <w:ind w:left="840"/>
        <w:rPr>
          <w:noProof/>
        </w:rPr>
      </w:pPr>
      <w:hyperlink w:anchor="_Toc450637057" w:history="1">
        <w:r w:rsidRPr="00661BDB">
          <w:rPr>
            <w:rStyle w:val="af"/>
            <w:noProof/>
          </w:rPr>
          <w:t xml:space="preserve">2.3.2 </w:t>
        </w:r>
        <w:r w:rsidRPr="00661BDB">
          <w:rPr>
            <w:rStyle w:val="af"/>
            <w:noProof/>
          </w:rPr>
          <w:t>基于人工鱼群的资源调度器框架</w:t>
        </w:r>
        <w:r>
          <w:rPr>
            <w:noProof/>
            <w:webHidden/>
          </w:rPr>
          <w:tab/>
        </w:r>
        <w:r>
          <w:rPr>
            <w:noProof/>
            <w:webHidden/>
          </w:rPr>
          <w:fldChar w:fldCharType="begin"/>
        </w:r>
        <w:r>
          <w:rPr>
            <w:noProof/>
            <w:webHidden/>
          </w:rPr>
          <w:instrText xml:space="preserve"> PAGEREF _Toc450637057 \h </w:instrText>
        </w:r>
        <w:r>
          <w:rPr>
            <w:noProof/>
            <w:webHidden/>
          </w:rPr>
        </w:r>
        <w:r>
          <w:rPr>
            <w:noProof/>
            <w:webHidden/>
          </w:rPr>
          <w:fldChar w:fldCharType="separate"/>
        </w:r>
        <w:r>
          <w:rPr>
            <w:noProof/>
            <w:webHidden/>
          </w:rPr>
          <w:t>14</w:t>
        </w:r>
        <w:r>
          <w:rPr>
            <w:noProof/>
            <w:webHidden/>
          </w:rPr>
          <w:fldChar w:fldCharType="end"/>
        </w:r>
      </w:hyperlink>
    </w:p>
    <w:p w14:paraId="522C9F40" w14:textId="5C588D47" w:rsidR="00494DF5" w:rsidRDefault="00494DF5">
      <w:pPr>
        <w:pStyle w:val="32"/>
        <w:tabs>
          <w:tab w:val="right" w:leader="dot" w:pos="8296"/>
        </w:tabs>
        <w:ind w:left="840"/>
        <w:rPr>
          <w:noProof/>
        </w:rPr>
      </w:pPr>
      <w:hyperlink w:anchor="_Toc450637058" w:history="1">
        <w:r w:rsidRPr="00661BDB">
          <w:rPr>
            <w:rStyle w:val="af"/>
            <w:noProof/>
          </w:rPr>
          <w:t xml:space="preserve">2.3.3 </w:t>
        </w:r>
        <w:r w:rsidRPr="00661BDB">
          <w:rPr>
            <w:rStyle w:val="af"/>
            <w:noProof/>
          </w:rPr>
          <w:t>详细设计</w:t>
        </w:r>
        <w:r>
          <w:rPr>
            <w:noProof/>
            <w:webHidden/>
          </w:rPr>
          <w:tab/>
        </w:r>
        <w:r>
          <w:rPr>
            <w:noProof/>
            <w:webHidden/>
          </w:rPr>
          <w:fldChar w:fldCharType="begin"/>
        </w:r>
        <w:r>
          <w:rPr>
            <w:noProof/>
            <w:webHidden/>
          </w:rPr>
          <w:instrText xml:space="preserve"> PAGEREF _Toc450637058 \h </w:instrText>
        </w:r>
        <w:r>
          <w:rPr>
            <w:noProof/>
            <w:webHidden/>
          </w:rPr>
        </w:r>
        <w:r>
          <w:rPr>
            <w:noProof/>
            <w:webHidden/>
          </w:rPr>
          <w:fldChar w:fldCharType="separate"/>
        </w:r>
        <w:r>
          <w:rPr>
            <w:noProof/>
            <w:webHidden/>
          </w:rPr>
          <w:t>15</w:t>
        </w:r>
        <w:r>
          <w:rPr>
            <w:noProof/>
            <w:webHidden/>
          </w:rPr>
          <w:fldChar w:fldCharType="end"/>
        </w:r>
      </w:hyperlink>
    </w:p>
    <w:p w14:paraId="14E639A3" w14:textId="05BE20CD" w:rsidR="00494DF5" w:rsidRDefault="00494DF5">
      <w:pPr>
        <w:pStyle w:val="42"/>
        <w:tabs>
          <w:tab w:val="right" w:leader="dot" w:pos="8296"/>
        </w:tabs>
        <w:rPr>
          <w:noProof/>
        </w:rPr>
      </w:pPr>
      <w:hyperlink w:anchor="_Toc450637059" w:history="1">
        <w:r w:rsidRPr="00661BDB">
          <w:rPr>
            <w:rStyle w:val="af"/>
            <w:noProof/>
          </w:rPr>
          <w:t>2.3.3.1 Memory-based</w:t>
        </w:r>
        <w:r w:rsidRPr="00661BDB">
          <w:rPr>
            <w:rStyle w:val="af"/>
            <w:noProof/>
          </w:rPr>
          <w:t>目标函数设计</w:t>
        </w:r>
        <w:r>
          <w:rPr>
            <w:noProof/>
            <w:webHidden/>
          </w:rPr>
          <w:tab/>
        </w:r>
        <w:r>
          <w:rPr>
            <w:noProof/>
            <w:webHidden/>
          </w:rPr>
          <w:fldChar w:fldCharType="begin"/>
        </w:r>
        <w:r>
          <w:rPr>
            <w:noProof/>
            <w:webHidden/>
          </w:rPr>
          <w:instrText xml:space="preserve"> PAGEREF _Toc450637059 \h </w:instrText>
        </w:r>
        <w:r>
          <w:rPr>
            <w:noProof/>
            <w:webHidden/>
          </w:rPr>
        </w:r>
        <w:r>
          <w:rPr>
            <w:noProof/>
            <w:webHidden/>
          </w:rPr>
          <w:fldChar w:fldCharType="separate"/>
        </w:r>
        <w:r>
          <w:rPr>
            <w:noProof/>
            <w:webHidden/>
          </w:rPr>
          <w:t>15</w:t>
        </w:r>
        <w:r>
          <w:rPr>
            <w:noProof/>
            <w:webHidden/>
          </w:rPr>
          <w:fldChar w:fldCharType="end"/>
        </w:r>
      </w:hyperlink>
    </w:p>
    <w:p w14:paraId="5F3DDE75" w14:textId="2B69FED5" w:rsidR="00494DF5" w:rsidRDefault="00494DF5">
      <w:pPr>
        <w:pStyle w:val="42"/>
        <w:tabs>
          <w:tab w:val="right" w:leader="dot" w:pos="8296"/>
        </w:tabs>
        <w:rPr>
          <w:noProof/>
        </w:rPr>
      </w:pPr>
      <w:hyperlink w:anchor="_Toc450637060" w:history="1">
        <w:r w:rsidRPr="00661BDB">
          <w:rPr>
            <w:rStyle w:val="af"/>
            <w:noProof/>
          </w:rPr>
          <w:t>2.3.3.2 Time-based</w:t>
        </w:r>
        <w:r w:rsidRPr="00661BDB">
          <w:rPr>
            <w:rStyle w:val="af"/>
            <w:noProof/>
          </w:rPr>
          <w:t>目标函数设计</w:t>
        </w:r>
        <w:r>
          <w:rPr>
            <w:noProof/>
            <w:webHidden/>
          </w:rPr>
          <w:tab/>
        </w:r>
        <w:r>
          <w:rPr>
            <w:noProof/>
            <w:webHidden/>
          </w:rPr>
          <w:fldChar w:fldCharType="begin"/>
        </w:r>
        <w:r>
          <w:rPr>
            <w:noProof/>
            <w:webHidden/>
          </w:rPr>
          <w:instrText xml:space="preserve"> PAGEREF _Toc450637060 \h </w:instrText>
        </w:r>
        <w:r>
          <w:rPr>
            <w:noProof/>
            <w:webHidden/>
          </w:rPr>
        </w:r>
        <w:r>
          <w:rPr>
            <w:noProof/>
            <w:webHidden/>
          </w:rPr>
          <w:fldChar w:fldCharType="separate"/>
        </w:r>
        <w:r>
          <w:rPr>
            <w:noProof/>
            <w:webHidden/>
          </w:rPr>
          <w:t>16</w:t>
        </w:r>
        <w:r>
          <w:rPr>
            <w:noProof/>
            <w:webHidden/>
          </w:rPr>
          <w:fldChar w:fldCharType="end"/>
        </w:r>
      </w:hyperlink>
    </w:p>
    <w:p w14:paraId="638C09D7" w14:textId="73CBE943" w:rsidR="00494DF5" w:rsidRDefault="00494DF5">
      <w:pPr>
        <w:pStyle w:val="42"/>
        <w:tabs>
          <w:tab w:val="right" w:leader="dot" w:pos="8296"/>
        </w:tabs>
        <w:rPr>
          <w:noProof/>
        </w:rPr>
      </w:pPr>
      <w:hyperlink w:anchor="_Toc450637061" w:history="1">
        <w:r w:rsidRPr="00661BDB">
          <w:rPr>
            <w:rStyle w:val="af"/>
            <w:noProof/>
          </w:rPr>
          <w:t>2.3.3.3 AFSA</w:t>
        </w:r>
        <w:r w:rsidRPr="00661BDB">
          <w:rPr>
            <w:rStyle w:val="af"/>
            <w:noProof/>
          </w:rPr>
          <w:t>在调度器上的实现</w:t>
        </w:r>
        <w:r>
          <w:rPr>
            <w:noProof/>
            <w:webHidden/>
          </w:rPr>
          <w:tab/>
        </w:r>
        <w:r>
          <w:rPr>
            <w:noProof/>
            <w:webHidden/>
          </w:rPr>
          <w:fldChar w:fldCharType="begin"/>
        </w:r>
        <w:r>
          <w:rPr>
            <w:noProof/>
            <w:webHidden/>
          </w:rPr>
          <w:instrText xml:space="preserve"> PAGEREF _Toc450637061 \h </w:instrText>
        </w:r>
        <w:r>
          <w:rPr>
            <w:noProof/>
            <w:webHidden/>
          </w:rPr>
        </w:r>
        <w:r>
          <w:rPr>
            <w:noProof/>
            <w:webHidden/>
          </w:rPr>
          <w:fldChar w:fldCharType="separate"/>
        </w:r>
        <w:r>
          <w:rPr>
            <w:noProof/>
            <w:webHidden/>
          </w:rPr>
          <w:t>19</w:t>
        </w:r>
        <w:r>
          <w:rPr>
            <w:noProof/>
            <w:webHidden/>
          </w:rPr>
          <w:fldChar w:fldCharType="end"/>
        </w:r>
      </w:hyperlink>
    </w:p>
    <w:p w14:paraId="0E62670F" w14:textId="2794A1DA" w:rsidR="00494DF5" w:rsidRDefault="00494DF5">
      <w:pPr>
        <w:pStyle w:val="26"/>
        <w:rPr>
          <w:noProof/>
        </w:rPr>
      </w:pPr>
      <w:hyperlink w:anchor="_Toc450637062" w:history="1">
        <w:r w:rsidRPr="00661BDB">
          <w:rPr>
            <w:rStyle w:val="af"/>
            <w:noProof/>
          </w:rPr>
          <w:t xml:space="preserve">2.4 </w:t>
        </w:r>
        <w:r w:rsidRPr="00661BDB">
          <w:rPr>
            <w:rStyle w:val="af"/>
            <w:noProof/>
          </w:rPr>
          <w:t>实验环境和结果</w:t>
        </w:r>
        <w:r>
          <w:rPr>
            <w:noProof/>
            <w:webHidden/>
          </w:rPr>
          <w:tab/>
        </w:r>
        <w:r>
          <w:rPr>
            <w:noProof/>
            <w:webHidden/>
          </w:rPr>
          <w:fldChar w:fldCharType="begin"/>
        </w:r>
        <w:r>
          <w:rPr>
            <w:noProof/>
            <w:webHidden/>
          </w:rPr>
          <w:instrText xml:space="preserve"> PAGEREF _Toc450637062 \h </w:instrText>
        </w:r>
        <w:r>
          <w:rPr>
            <w:noProof/>
            <w:webHidden/>
          </w:rPr>
        </w:r>
        <w:r>
          <w:rPr>
            <w:noProof/>
            <w:webHidden/>
          </w:rPr>
          <w:fldChar w:fldCharType="separate"/>
        </w:r>
        <w:r>
          <w:rPr>
            <w:noProof/>
            <w:webHidden/>
          </w:rPr>
          <w:t>25</w:t>
        </w:r>
        <w:r>
          <w:rPr>
            <w:noProof/>
            <w:webHidden/>
          </w:rPr>
          <w:fldChar w:fldCharType="end"/>
        </w:r>
      </w:hyperlink>
    </w:p>
    <w:p w14:paraId="701857C7" w14:textId="29552B69" w:rsidR="00494DF5" w:rsidRDefault="00494DF5">
      <w:pPr>
        <w:pStyle w:val="42"/>
        <w:tabs>
          <w:tab w:val="right" w:leader="dot" w:pos="8296"/>
        </w:tabs>
        <w:rPr>
          <w:noProof/>
        </w:rPr>
      </w:pPr>
      <w:hyperlink w:anchor="_Toc450637063" w:history="1">
        <w:r w:rsidRPr="00661BDB">
          <w:rPr>
            <w:rStyle w:val="af"/>
            <w:noProof/>
          </w:rPr>
          <w:t xml:space="preserve">2.4.1 </w:t>
        </w:r>
        <w:r w:rsidRPr="00661BDB">
          <w:rPr>
            <w:rStyle w:val="af"/>
            <w:noProof/>
          </w:rPr>
          <w:t>实验配置</w:t>
        </w:r>
        <w:r>
          <w:rPr>
            <w:noProof/>
            <w:webHidden/>
          </w:rPr>
          <w:tab/>
        </w:r>
        <w:r>
          <w:rPr>
            <w:noProof/>
            <w:webHidden/>
          </w:rPr>
          <w:fldChar w:fldCharType="begin"/>
        </w:r>
        <w:r>
          <w:rPr>
            <w:noProof/>
            <w:webHidden/>
          </w:rPr>
          <w:instrText xml:space="preserve"> PAGEREF _Toc450637063 \h </w:instrText>
        </w:r>
        <w:r>
          <w:rPr>
            <w:noProof/>
            <w:webHidden/>
          </w:rPr>
        </w:r>
        <w:r>
          <w:rPr>
            <w:noProof/>
            <w:webHidden/>
          </w:rPr>
          <w:fldChar w:fldCharType="separate"/>
        </w:r>
        <w:r>
          <w:rPr>
            <w:noProof/>
            <w:webHidden/>
          </w:rPr>
          <w:t>26</w:t>
        </w:r>
        <w:r>
          <w:rPr>
            <w:noProof/>
            <w:webHidden/>
          </w:rPr>
          <w:fldChar w:fldCharType="end"/>
        </w:r>
      </w:hyperlink>
    </w:p>
    <w:p w14:paraId="70EC695F" w14:textId="18A1A3A4" w:rsidR="00494DF5" w:rsidRDefault="00494DF5">
      <w:pPr>
        <w:pStyle w:val="42"/>
        <w:tabs>
          <w:tab w:val="right" w:leader="dot" w:pos="8296"/>
        </w:tabs>
        <w:rPr>
          <w:noProof/>
        </w:rPr>
      </w:pPr>
      <w:hyperlink w:anchor="_Toc450637064" w:history="1">
        <w:r w:rsidRPr="00661BDB">
          <w:rPr>
            <w:rStyle w:val="af"/>
            <w:noProof/>
          </w:rPr>
          <w:t xml:space="preserve">2.4.2 </w:t>
        </w:r>
        <w:r w:rsidRPr="00661BDB">
          <w:rPr>
            <w:rStyle w:val="af"/>
            <w:noProof/>
          </w:rPr>
          <w:t>实验结果和分析</w:t>
        </w:r>
        <w:r>
          <w:rPr>
            <w:noProof/>
            <w:webHidden/>
          </w:rPr>
          <w:tab/>
        </w:r>
        <w:r>
          <w:rPr>
            <w:noProof/>
            <w:webHidden/>
          </w:rPr>
          <w:fldChar w:fldCharType="begin"/>
        </w:r>
        <w:r>
          <w:rPr>
            <w:noProof/>
            <w:webHidden/>
          </w:rPr>
          <w:instrText xml:space="preserve"> PAGEREF _Toc450637064 \h </w:instrText>
        </w:r>
        <w:r>
          <w:rPr>
            <w:noProof/>
            <w:webHidden/>
          </w:rPr>
        </w:r>
        <w:r>
          <w:rPr>
            <w:noProof/>
            <w:webHidden/>
          </w:rPr>
          <w:fldChar w:fldCharType="separate"/>
        </w:r>
        <w:r>
          <w:rPr>
            <w:noProof/>
            <w:webHidden/>
          </w:rPr>
          <w:t>26</w:t>
        </w:r>
        <w:r>
          <w:rPr>
            <w:noProof/>
            <w:webHidden/>
          </w:rPr>
          <w:fldChar w:fldCharType="end"/>
        </w:r>
      </w:hyperlink>
    </w:p>
    <w:p w14:paraId="389359EC" w14:textId="4AAB6204" w:rsidR="00494DF5" w:rsidRDefault="00494DF5">
      <w:pPr>
        <w:pStyle w:val="26"/>
        <w:rPr>
          <w:noProof/>
        </w:rPr>
      </w:pPr>
      <w:hyperlink w:anchor="_Toc450637065" w:history="1">
        <w:r w:rsidRPr="00661BDB">
          <w:rPr>
            <w:rStyle w:val="af"/>
            <w:rFonts w:ascii="Times New Roman" w:hAnsi="Times New Roman" w:cs="Times New Roman"/>
            <w:noProof/>
          </w:rPr>
          <w:t xml:space="preserve">2.5 </w:t>
        </w:r>
        <w:r w:rsidRPr="00661BDB">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_Toc450637065 \h </w:instrText>
        </w:r>
        <w:r>
          <w:rPr>
            <w:noProof/>
            <w:webHidden/>
          </w:rPr>
        </w:r>
        <w:r>
          <w:rPr>
            <w:noProof/>
            <w:webHidden/>
          </w:rPr>
          <w:fldChar w:fldCharType="separate"/>
        </w:r>
        <w:r>
          <w:rPr>
            <w:noProof/>
            <w:webHidden/>
          </w:rPr>
          <w:t>29</w:t>
        </w:r>
        <w:r>
          <w:rPr>
            <w:noProof/>
            <w:webHidden/>
          </w:rPr>
          <w:fldChar w:fldCharType="end"/>
        </w:r>
      </w:hyperlink>
    </w:p>
    <w:p w14:paraId="07ED88AE" w14:textId="327B58FD" w:rsidR="00494DF5" w:rsidRDefault="00494DF5">
      <w:pPr>
        <w:pStyle w:val="1c"/>
        <w:tabs>
          <w:tab w:val="left" w:pos="1260"/>
          <w:tab w:val="right" w:leader="dot" w:pos="8296"/>
        </w:tabs>
        <w:rPr>
          <w:noProof/>
        </w:rPr>
      </w:pPr>
      <w:hyperlink w:anchor="_Toc450637066" w:history="1">
        <w:r w:rsidRPr="00661BDB">
          <w:rPr>
            <w:rStyle w:val="af"/>
            <w:rFonts w:ascii="Times New Roman" w:eastAsia="宋体" w:hAnsi="Times New Roman" w:cs="Times New Roman"/>
            <w:noProof/>
          </w:rPr>
          <w:t>第三章</w:t>
        </w:r>
        <w:r>
          <w:rPr>
            <w:noProof/>
          </w:rPr>
          <w:tab/>
        </w:r>
        <w:r w:rsidRPr="00661BDB">
          <w:rPr>
            <w:rStyle w:val="af"/>
            <w:rFonts w:ascii="Times New Roman" w:eastAsia="宋体" w:hAnsi="Times New Roman" w:cs="Times New Roman"/>
            <w:noProof/>
          </w:rPr>
          <w:t>基于</w:t>
        </w:r>
        <w:r w:rsidRPr="00661BDB">
          <w:rPr>
            <w:rStyle w:val="af"/>
            <w:rFonts w:ascii="Times New Roman" w:eastAsia="宋体" w:hAnsi="Times New Roman" w:cs="Times New Roman"/>
            <w:noProof/>
          </w:rPr>
          <w:t>RDMA</w:t>
        </w:r>
        <w:r w:rsidRPr="00661BDB">
          <w:rPr>
            <w:rStyle w:val="af"/>
            <w:rFonts w:ascii="Times New Roman" w:eastAsia="宋体" w:hAnsi="Times New Roman" w:cs="Times New Roman"/>
            <w:noProof/>
          </w:rPr>
          <w:t>的</w:t>
        </w:r>
        <w:r w:rsidRPr="00661BDB">
          <w:rPr>
            <w:rStyle w:val="af"/>
            <w:rFonts w:ascii="Times New Roman" w:eastAsia="宋体" w:hAnsi="Times New Roman" w:cs="Times New Roman"/>
            <w:noProof/>
          </w:rPr>
          <w:t>Shuffle</w:t>
        </w:r>
        <w:r w:rsidRPr="00661BDB">
          <w:rPr>
            <w:rStyle w:val="af"/>
            <w:rFonts w:ascii="Times New Roman" w:eastAsia="宋体" w:hAnsi="Times New Roman" w:cs="Times New Roman"/>
            <w:noProof/>
          </w:rPr>
          <w:t>算法改进</w:t>
        </w:r>
        <w:r>
          <w:rPr>
            <w:noProof/>
            <w:webHidden/>
          </w:rPr>
          <w:tab/>
        </w:r>
        <w:r>
          <w:rPr>
            <w:noProof/>
            <w:webHidden/>
          </w:rPr>
          <w:fldChar w:fldCharType="begin"/>
        </w:r>
        <w:r>
          <w:rPr>
            <w:noProof/>
            <w:webHidden/>
          </w:rPr>
          <w:instrText xml:space="preserve"> PAGEREF _Toc450637066 \h </w:instrText>
        </w:r>
        <w:r>
          <w:rPr>
            <w:noProof/>
            <w:webHidden/>
          </w:rPr>
        </w:r>
        <w:r>
          <w:rPr>
            <w:noProof/>
            <w:webHidden/>
          </w:rPr>
          <w:fldChar w:fldCharType="separate"/>
        </w:r>
        <w:r>
          <w:rPr>
            <w:noProof/>
            <w:webHidden/>
          </w:rPr>
          <w:t>31</w:t>
        </w:r>
        <w:r>
          <w:rPr>
            <w:noProof/>
            <w:webHidden/>
          </w:rPr>
          <w:fldChar w:fldCharType="end"/>
        </w:r>
      </w:hyperlink>
    </w:p>
    <w:p w14:paraId="3EA13BCD" w14:textId="6153BB4C" w:rsidR="00494DF5" w:rsidRDefault="00494DF5">
      <w:pPr>
        <w:pStyle w:val="26"/>
        <w:rPr>
          <w:noProof/>
        </w:rPr>
      </w:pPr>
      <w:hyperlink w:anchor="_Toc450637067" w:history="1">
        <w:r w:rsidRPr="00661BDB">
          <w:rPr>
            <w:rStyle w:val="af"/>
            <w:noProof/>
          </w:rPr>
          <w:t>3.1 Shuffle</w:t>
        </w:r>
        <w:r w:rsidRPr="00661BDB">
          <w:rPr>
            <w:rStyle w:val="af"/>
            <w:noProof/>
          </w:rPr>
          <w:t>概述</w:t>
        </w:r>
        <w:r>
          <w:rPr>
            <w:noProof/>
            <w:webHidden/>
          </w:rPr>
          <w:tab/>
        </w:r>
        <w:r>
          <w:rPr>
            <w:noProof/>
            <w:webHidden/>
          </w:rPr>
          <w:fldChar w:fldCharType="begin"/>
        </w:r>
        <w:r>
          <w:rPr>
            <w:noProof/>
            <w:webHidden/>
          </w:rPr>
          <w:instrText xml:space="preserve"> PAGEREF _Toc450637067 \h </w:instrText>
        </w:r>
        <w:r>
          <w:rPr>
            <w:noProof/>
            <w:webHidden/>
          </w:rPr>
        </w:r>
        <w:r>
          <w:rPr>
            <w:noProof/>
            <w:webHidden/>
          </w:rPr>
          <w:fldChar w:fldCharType="separate"/>
        </w:r>
        <w:r>
          <w:rPr>
            <w:noProof/>
            <w:webHidden/>
          </w:rPr>
          <w:t>31</w:t>
        </w:r>
        <w:r>
          <w:rPr>
            <w:noProof/>
            <w:webHidden/>
          </w:rPr>
          <w:fldChar w:fldCharType="end"/>
        </w:r>
      </w:hyperlink>
    </w:p>
    <w:p w14:paraId="4A7FF0FA" w14:textId="5116D7CA" w:rsidR="00494DF5" w:rsidRDefault="00494DF5">
      <w:pPr>
        <w:pStyle w:val="26"/>
        <w:rPr>
          <w:noProof/>
        </w:rPr>
      </w:pPr>
      <w:hyperlink w:anchor="_Toc450637068" w:history="1">
        <w:r w:rsidRPr="00661BDB">
          <w:rPr>
            <w:rStyle w:val="af"/>
            <w:noProof/>
          </w:rPr>
          <w:t>3.2</w:t>
        </w:r>
        <w:r w:rsidRPr="00661BDB">
          <w:rPr>
            <w:rStyle w:val="af"/>
            <w:noProof/>
          </w:rPr>
          <w:t>相关工作</w:t>
        </w:r>
        <w:r>
          <w:rPr>
            <w:noProof/>
            <w:webHidden/>
          </w:rPr>
          <w:tab/>
        </w:r>
        <w:r>
          <w:rPr>
            <w:noProof/>
            <w:webHidden/>
          </w:rPr>
          <w:fldChar w:fldCharType="begin"/>
        </w:r>
        <w:r>
          <w:rPr>
            <w:noProof/>
            <w:webHidden/>
          </w:rPr>
          <w:instrText xml:space="preserve"> PAGEREF _Toc450637068 \h </w:instrText>
        </w:r>
        <w:r>
          <w:rPr>
            <w:noProof/>
            <w:webHidden/>
          </w:rPr>
        </w:r>
        <w:r>
          <w:rPr>
            <w:noProof/>
            <w:webHidden/>
          </w:rPr>
          <w:fldChar w:fldCharType="separate"/>
        </w:r>
        <w:r>
          <w:rPr>
            <w:noProof/>
            <w:webHidden/>
          </w:rPr>
          <w:t>34</w:t>
        </w:r>
        <w:r>
          <w:rPr>
            <w:noProof/>
            <w:webHidden/>
          </w:rPr>
          <w:fldChar w:fldCharType="end"/>
        </w:r>
      </w:hyperlink>
    </w:p>
    <w:p w14:paraId="294C87EE" w14:textId="4F823FB5" w:rsidR="00494DF5" w:rsidRDefault="00494DF5">
      <w:pPr>
        <w:pStyle w:val="26"/>
        <w:rPr>
          <w:noProof/>
        </w:rPr>
      </w:pPr>
      <w:hyperlink w:anchor="_Toc450637069" w:history="1">
        <w:r w:rsidRPr="00661BDB">
          <w:rPr>
            <w:rStyle w:val="af"/>
            <w:noProof/>
          </w:rPr>
          <w:t>3.3 RDMA</w:t>
        </w:r>
        <w:r w:rsidRPr="00661BDB">
          <w:rPr>
            <w:rStyle w:val="af"/>
            <w:noProof/>
          </w:rPr>
          <w:t>简介</w:t>
        </w:r>
        <w:r>
          <w:rPr>
            <w:noProof/>
            <w:webHidden/>
          </w:rPr>
          <w:tab/>
        </w:r>
        <w:r>
          <w:rPr>
            <w:noProof/>
            <w:webHidden/>
          </w:rPr>
          <w:fldChar w:fldCharType="begin"/>
        </w:r>
        <w:r>
          <w:rPr>
            <w:noProof/>
            <w:webHidden/>
          </w:rPr>
          <w:instrText xml:space="preserve"> PAGEREF _Toc450637069 \h </w:instrText>
        </w:r>
        <w:r>
          <w:rPr>
            <w:noProof/>
            <w:webHidden/>
          </w:rPr>
        </w:r>
        <w:r>
          <w:rPr>
            <w:noProof/>
            <w:webHidden/>
          </w:rPr>
          <w:fldChar w:fldCharType="separate"/>
        </w:r>
        <w:r>
          <w:rPr>
            <w:noProof/>
            <w:webHidden/>
          </w:rPr>
          <w:t>34</w:t>
        </w:r>
        <w:r>
          <w:rPr>
            <w:noProof/>
            <w:webHidden/>
          </w:rPr>
          <w:fldChar w:fldCharType="end"/>
        </w:r>
      </w:hyperlink>
    </w:p>
    <w:p w14:paraId="78077885" w14:textId="0098EB8C" w:rsidR="00494DF5" w:rsidRDefault="00494DF5">
      <w:pPr>
        <w:pStyle w:val="26"/>
        <w:rPr>
          <w:noProof/>
        </w:rPr>
      </w:pPr>
      <w:hyperlink w:anchor="_Toc450637070" w:history="1">
        <w:r w:rsidRPr="00661BDB">
          <w:rPr>
            <w:rStyle w:val="af"/>
            <w:rFonts w:ascii="Times New Roman" w:hAnsi="Times New Roman" w:cs="Times New Roman"/>
            <w:noProof/>
          </w:rPr>
          <w:t xml:space="preserve">3.4 </w:t>
        </w:r>
        <w:r w:rsidRPr="00661BDB">
          <w:rPr>
            <w:rStyle w:val="af"/>
            <w:rFonts w:ascii="Times New Roman" w:hAnsi="Times New Roman" w:cs="Times New Roman"/>
            <w:noProof/>
          </w:rPr>
          <w:t>基于</w:t>
        </w:r>
        <w:r w:rsidRPr="00661BDB">
          <w:rPr>
            <w:rStyle w:val="af"/>
            <w:rFonts w:ascii="Times New Roman" w:hAnsi="Times New Roman" w:cs="Times New Roman"/>
            <w:noProof/>
          </w:rPr>
          <w:t>RDMA</w:t>
        </w:r>
        <w:r w:rsidRPr="00661BDB">
          <w:rPr>
            <w:rStyle w:val="af"/>
            <w:rFonts w:ascii="Times New Roman" w:hAnsi="Times New Roman" w:cs="Times New Roman"/>
            <w:noProof/>
          </w:rPr>
          <w:t>的</w:t>
        </w:r>
        <w:r w:rsidRPr="00661BDB">
          <w:rPr>
            <w:rStyle w:val="af"/>
            <w:rFonts w:ascii="Times New Roman" w:hAnsi="Times New Roman" w:cs="Times New Roman"/>
            <w:noProof/>
          </w:rPr>
          <w:t>Shuffle</w:t>
        </w:r>
        <w:r w:rsidRPr="00661BDB">
          <w:rPr>
            <w:rStyle w:val="af"/>
            <w:rFonts w:ascii="Times New Roman" w:hAnsi="Times New Roman" w:cs="Times New Roman"/>
            <w:noProof/>
          </w:rPr>
          <w:t>改进</w:t>
        </w:r>
        <w:r>
          <w:rPr>
            <w:noProof/>
            <w:webHidden/>
          </w:rPr>
          <w:tab/>
        </w:r>
        <w:r>
          <w:rPr>
            <w:noProof/>
            <w:webHidden/>
          </w:rPr>
          <w:fldChar w:fldCharType="begin"/>
        </w:r>
        <w:r>
          <w:rPr>
            <w:noProof/>
            <w:webHidden/>
          </w:rPr>
          <w:instrText xml:space="preserve"> PAGEREF _Toc450637070 \h </w:instrText>
        </w:r>
        <w:r>
          <w:rPr>
            <w:noProof/>
            <w:webHidden/>
          </w:rPr>
        </w:r>
        <w:r>
          <w:rPr>
            <w:noProof/>
            <w:webHidden/>
          </w:rPr>
          <w:fldChar w:fldCharType="separate"/>
        </w:r>
        <w:r>
          <w:rPr>
            <w:noProof/>
            <w:webHidden/>
          </w:rPr>
          <w:t>35</w:t>
        </w:r>
        <w:r>
          <w:rPr>
            <w:noProof/>
            <w:webHidden/>
          </w:rPr>
          <w:fldChar w:fldCharType="end"/>
        </w:r>
      </w:hyperlink>
    </w:p>
    <w:p w14:paraId="51A775F5" w14:textId="2857B250" w:rsidR="00494DF5" w:rsidRDefault="00494DF5">
      <w:pPr>
        <w:pStyle w:val="32"/>
        <w:tabs>
          <w:tab w:val="right" w:leader="dot" w:pos="8296"/>
        </w:tabs>
        <w:ind w:left="840"/>
        <w:rPr>
          <w:noProof/>
        </w:rPr>
      </w:pPr>
      <w:hyperlink w:anchor="_Toc450637071" w:history="1">
        <w:r w:rsidRPr="00661BDB">
          <w:rPr>
            <w:rStyle w:val="af"/>
            <w:noProof/>
          </w:rPr>
          <w:t>3.4.1 Shuffle</w:t>
        </w:r>
        <w:r w:rsidRPr="00661BDB">
          <w:rPr>
            <w:rStyle w:val="af"/>
            <w:noProof/>
          </w:rPr>
          <w:t>详细设计</w:t>
        </w:r>
        <w:r>
          <w:rPr>
            <w:noProof/>
            <w:webHidden/>
          </w:rPr>
          <w:tab/>
        </w:r>
        <w:r>
          <w:rPr>
            <w:noProof/>
            <w:webHidden/>
          </w:rPr>
          <w:fldChar w:fldCharType="begin"/>
        </w:r>
        <w:r>
          <w:rPr>
            <w:noProof/>
            <w:webHidden/>
          </w:rPr>
          <w:instrText xml:space="preserve"> PAGEREF _Toc450637071 \h </w:instrText>
        </w:r>
        <w:r>
          <w:rPr>
            <w:noProof/>
            <w:webHidden/>
          </w:rPr>
        </w:r>
        <w:r>
          <w:rPr>
            <w:noProof/>
            <w:webHidden/>
          </w:rPr>
          <w:fldChar w:fldCharType="separate"/>
        </w:r>
        <w:r>
          <w:rPr>
            <w:noProof/>
            <w:webHidden/>
          </w:rPr>
          <w:t>36</w:t>
        </w:r>
        <w:r>
          <w:rPr>
            <w:noProof/>
            <w:webHidden/>
          </w:rPr>
          <w:fldChar w:fldCharType="end"/>
        </w:r>
      </w:hyperlink>
    </w:p>
    <w:p w14:paraId="20652AB9" w14:textId="5BE61587" w:rsidR="00494DF5" w:rsidRDefault="00494DF5">
      <w:pPr>
        <w:pStyle w:val="32"/>
        <w:tabs>
          <w:tab w:val="right" w:leader="dot" w:pos="8296"/>
        </w:tabs>
        <w:ind w:left="840"/>
        <w:rPr>
          <w:noProof/>
        </w:rPr>
      </w:pPr>
      <w:hyperlink w:anchor="_Toc450637072" w:history="1">
        <w:r w:rsidRPr="00661BDB">
          <w:rPr>
            <w:rStyle w:val="af"/>
            <w:noProof/>
          </w:rPr>
          <w:t>3.4.2 Shuffle</w:t>
        </w:r>
        <w:r w:rsidRPr="00661BDB">
          <w:rPr>
            <w:rStyle w:val="af"/>
            <w:noProof/>
          </w:rPr>
          <w:t>实现</w:t>
        </w:r>
        <w:r>
          <w:rPr>
            <w:noProof/>
            <w:webHidden/>
          </w:rPr>
          <w:tab/>
        </w:r>
        <w:r>
          <w:rPr>
            <w:noProof/>
            <w:webHidden/>
          </w:rPr>
          <w:fldChar w:fldCharType="begin"/>
        </w:r>
        <w:r>
          <w:rPr>
            <w:noProof/>
            <w:webHidden/>
          </w:rPr>
          <w:instrText xml:space="preserve"> PAGEREF _Toc450637072 \h </w:instrText>
        </w:r>
        <w:r>
          <w:rPr>
            <w:noProof/>
            <w:webHidden/>
          </w:rPr>
        </w:r>
        <w:r>
          <w:rPr>
            <w:noProof/>
            <w:webHidden/>
          </w:rPr>
          <w:fldChar w:fldCharType="separate"/>
        </w:r>
        <w:r>
          <w:rPr>
            <w:noProof/>
            <w:webHidden/>
          </w:rPr>
          <w:t>38</w:t>
        </w:r>
        <w:r>
          <w:rPr>
            <w:noProof/>
            <w:webHidden/>
          </w:rPr>
          <w:fldChar w:fldCharType="end"/>
        </w:r>
      </w:hyperlink>
    </w:p>
    <w:p w14:paraId="6424B234" w14:textId="10AE4121" w:rsidR="00494DF5" w:rsidRDefault="00494DF5">
      <w:pPr>
        <w:pStyle w:val="26"/>
        <w:rPr>
          <w:noProof/>
        </w:rPr>
      </w:pPr>
      <w:hyperlink w:anchor="_Toc450637073" w:history="1">
        <w:r w:rsidRPr="00661BDB">
          <w:rPr>
            <w:rStyle w:val="af"/>
            <w:noProof/>
          </w:rPr>
          <w:t>3.5</w:t>
        </w:r>
        <w:r>
          <w:rPr>
            <w:noProof/>
          </w:rPr>
          <w:tab/>
        </w:r>
        <w:r w:rsidRPr="00661BDB">
          <w:rPr>
            <w:rStyle w:val="af"/>
            <w:noProof/>
          </w:rPr>
          <w:t>实验结果与分析</w:t>
        </w:r>
        <w:r>
          <w:rPr>
            <w:noProof/>
            <w:webHidden/>
          </w:rPr>
          <w:tab/>
        </w:r>
        <w:r>
          <w:rPr>
            <w:noProof/>
            <w:webHidden/>
          </w:rPr>
          <w:fldChar w:fldCharType="begin"/>
        </w:r>
        <w:r>
          <w:rPr>
            <w:noProof/>
            <w:webHidden/>
          </w:rPr>
          <w:instrText xml:space="preserve"> PAGEREF _Toc450637073 \h </w:instrText>
        </w:r>
        <w:r>
          <w:rPr>
            <w:noProof/>
            <w:webHidden/>
          </w:rPr>
        </w:r>
        <w:r>
          <w:rPr>
            <w:noProof/>
            <w:webHidden/>
          </w:rPr>
          <w:fldChar w:fldCharType="separate"/>
        </w:r>
        <w:r>
          <w:rPr>
            <w:noProof/>
            <w:webHidden/>
          </w:rPr>
          <w:t>39</w:t>
        </w:r>
        <w:r>
          <w:rPr>
            <w:noProof/>
            <w:webHidden/>
          </w:rPr>
          <w:fldChar w:fldCharType="end"/>
        </w:r>
      </w:hyperlink>
    </w:p>
    <w:p w14:paraId="6ED55B2A" w14:textId="4CC5418C" w:rsidR="00494DF5" w:rsidRDefault="00494DF5">
      <w:pPr>
        <w:pStyle w:val="26"/>
        <w:rPr>
          <w:noProof/>
        </w:rPr>
      </w:pPr>
      <w:hyperlink w:anchor="_Toc450637074" w:history="1">
        <w:r w:rsidRPr="00661BDB">
          <w:rPr>
            <w:rStyle w:val="af"/>
            <w:noProof/>
          </w:rPr>
          <w:t xml:space="preserve">3.6 </w:t>
        </w:r>
        <w:r w:rsidRPr="00661BDB">
          <w:rPr>
            <w:rStyle w:val="af"/>
            <w:noProof/>
          </w:rPr>
          <w:t>本章小结</w:t>
        </w:r>
        <w:r>
          <w:rPr>
            <w:noProof/>
            <w:webHidden/>
          </w:rPr>
          <w:tab/>
        </w:r>
        <w:r>
          <w:rPr>
            <w:noProof/>
            <w:webHidden/>
          </w:rPr>
          <w:fldChar w:fldCharType="begin"/>
        </w:r>
        <w:r>
          <w:rPr>
            <w:noProof/>
            <w:webHidden/>
          </w:rPr>
          <w:instrText xml:space="preserve"> PAGEREF _Toc450637074 \h </w:instrText>
        </w:r>
        <w:r>
          <w:rPr>
            <w:noProof/>
            <w:webHidden/>
          </w:rPr>
        </w:r>
        <w:r>
          <w:rPr>
            <w:noProof/>
            <w:webHidden/>
          </w:rPr>
          <w:fldChar w:fldCharType="separate"/>
        </w:r>
        <w:r>
          <w:rPr>
            <w:noProof/>
            <w:webHidden/>
          </w:rPr>
          <w:t>41</w:t>
        </w:r>
        <w:r>
          <w:rPr>
            <w:noProof/>
            <w:webHidden/>
          </w:rPr>
          <w:fldChar w:fldCharType="end"/>
        </w:r>
      </w:hyperlink>
    </w:p>
    <w:p w14:paraId="0A175824" w14:textId="65CBEEE9" w:rsidR="00494DF5" w:rsidRDefault="00494DF5">
      <w:pPr>
        <w:pStyle w:val="1c"/>
        <w:tabs>
          <w:tab w:val="left" w:pos="1260"/>
          <w:tab w:val="right" w:leader="dot" w:pos="8296"/>
        </w:tabs>
        <w:rPr>
          <w:noProof/>
        </w:rPr>
      </w:pPr>
      <w:hyperlink w:anchor="_Toc450637075" w:history="1">
        <w:r w:rsidRPr="00661BDB">
          <w:rPr>
            <w:rStyle w:val="af"/>
            <w:rFonts w:ascii="Times New Roman" w:eastAsia="宋体" w:hAnsi="Times New Roman" w:cs="Times New Roman"/>
            <w:noProof/>
          </w:rPr>
          <w:t>第四章</w:t>
        </w:r>
        <w:r>
          <w:rPr>
            <w:noProof/>
          </w:rPr>
          <w:tab/>
        </w:r>
        <w:r w:rsidRPr="00661BDB">
          <w:rPr>
            <w:rStyle w:val="af"/>
            <w:rFonts w:ascii="Times New Roman" w:eastAsia="宋体" w:hAnsi="Times New Roman" w:cs="Times New Roman"/>
            <w:noProof/>
          </w:rPr>
          <w:t>基于改进的</w:t>
        </w:r>
        <w:r w:rsidRPr="00661BDB">
          <w:rPr>
            <w:rStyle w:val="af"/>
            <w:rFonts w:ascii="Times New Roman" w:eastAsia="宋体" w:hAnsi="Times New Roman" w:cs="Times New Roman"/>
            <w:noProof/>
          </w:rPr>
          <w:t>YARN</w:t>
        </w:r>
        <w:r w:rsidRPr="00661BDB">
          <w:rPr>
            <w:rStyle w:val="af"/>
            <w:rFonts w:ascii="Times New Roman" w:eastAsia="宋体" w:hAnsi="Times New Roman" w:cs="Times New Roman"/>
            <w:noProof/>
          </w:rPr>
          <w:t>平台的</w:t>
        </w:r>
        <w:r w:rsidRPr="00661BDB">
          <w:rPr>
            <w:rStyle w:val="af"/>
            <w:rFonts w:ascii="Times New Roman" w:eastAsia="宋体" w:hAnsi="Times New Roman" w:cs="Times New Roman"/>
            <w:noProof/>
          </w:rPr>
          <w:t>PKTM</w:t>
        </w:r>
        <w:r w:rsidRPr="00661BDB">
          <w:rPr>
            <w:rStyle w:val="af"/>
            <w:rFonts w:ascii="Times New Roman" w:eastAsia="宋体" w:hAnsi="Times New Roman" w:cs="Times New Roman"/>
            <w:noProof/>
          </w:rPr>
          <w:t>系统</w:t>
        </w:r>
        <w:r>
          <w:rPr>
            <w:noProof/>
            <w:webHidden/>
          </w:rPr>
          <w:tab/>
        </w:r>
        <w:r>
          <w:rPr>
            <w:noProof/>
            <w:webHidden/>
          </w:rPr>
          <w:fldChar w:fldCharType="begin"/>
        </w:r>
        <w:r>
          <w:rPr>
            <w:noProof/>
            <w:webHidden/>
          </w:rPr>
          <w:instrText xml:space="preserve"> PAGEREF _Toc450637075 \h </w:instrText>
        </w:r>
        <w:r>
          <w:rPr>
            <w:noProof/>
            <w:webHidden/>
          </w:rPr>
        </w:r>
        <w:r>
          <w:rPr>
            <w:noProof/>
            <w:webHidden/>
          </w:rPr>
          <w:fldChar w:fldCharType="separate"/>
        </w:r>
        <w:r>
          <w:rPr>
            <w:noProof/>
            <w:webHidden/>
          </w:rPr>
          <w:t>42</w:t>
        </w:r>
        <w:r>
          <w:rPr>
            <w:noProof/>
            <w:webHidden/>
          </w:rPr>
          <w:fldChar w:fldCharType="end"/>
        </w:r>
      </w:hyperlink>
    </w:p>
    <w:p w14:paraId="3C9D168C" w14:textId="20EC92A5" w:rsidR="00494DF5" w:rsidRDefault="00494DF5">
      <w:pPr>
        <w:pStyle w:val="26"/>
        <w:rPr>
          <w:noProof/>
        </w:rPr>
      </w:pPr>
      <w:hyperlink w:anchor="_Toc450637076" w:history="1">
        <w:r w:rsidRPr="00661BDB">
          <w:rPr>
            <w:rStyle w:val="af"/>
            <w:noProof/>
          </w:rPr>
          <w:t>4.1 PKTM</w:t>
        </w:r>
        <w:r w:rsidRPr="00661BDB">
          <w:rPr>
            <w:rStyle w:val="af"/>
            <w:noProof/>
          </w:rPr>
          <w:t>概述</w:t>
        </w:r>
        <w:r>
          <w:rPr>
            <w:noProof/>
            <w:webHidden/>
          </w:rPr>
          <w:tab/>
        </w:r>
        <w:r>
          <w:rPr>
            <w:noProof/>
            <w:webHidden/>
          </w:rPr>
          <w:fldChar w:fldCharType="begin"/>
        </w:r>
        <w:r>
          <w:rPr>
            <w:noProof/>
            <w:webHidden/>
          </w:rPr>
          <w:instrText xml:space="preserve"> PAGEREF _Toc450637076 \h </w:instrText>
        </w:r>
        <w:r>
          <w:rPr>
            <w:noProof/>
            <w:webHidden/>
          </w:rPr>
        </w:r>
        <w:r>
          <w:rPr>
            <w:noProof/>
            <w:webHidden/>
          </w:rPr>
          <w:fldChar w:fldCharType="separate"/>
        </w:r>
        <w:r>
          <w:rPr>
            <w:noProof/>
            <w:webHidden/>
          </w:rPr>
          <w:t>42</w:t>
        </w:r>
        <w:r>
          <w:rPr>
            <w:noProof/>
            <w:webHidden/>
          </w:rPr>
          <w:fldChar w:fldCharType="end"/>
        </w:r>
      </w:hyperlink>
    </w:p>
    <w:p w14:paraId="7176DEE9" w14:textId="7512F98D" w:rsidR="00494DF5" w:rsidRDefault="00494DF5">
      <w:pPr>
        <w:pStyle w:val="26"/>
        <w:rPr>
          <w:noProof/>
        </w:rPr>
      </w:pPr>
      <w:hyperlink w:anchor="_Toc450637077" w:history="1">
        <w:r w:rsidRPr="00661BDB">
          <w:rPr>
            <w:rStyle w:val="af"/>
            <w:noProof/>
          </w:rPr>
          <w:t xml:space="preserve">4.2 </w:t>
        </w:r>
        <w:r w:rsidRPr="00661BDB">
          <w:rPr>
            <w:rStyle w:val="af"/>
            <w:noProof/>
          </w:rPr>
          <w:t>相关工作</w:t>
        </w:r>
        <w:r>
          <w:rPr>
            <w:noProof/>
            <w:webHidden/>
          </w:rPr>
          <w:tab/>
        </w:r>
        <w:r>
          <w:rPr>
            <w:noProof/>
            <w:webHidden/>
          </w:rPr>
          <w:fldChar w:fldCharType="begin"/>
        </w:r>
        <w:r>
          <w:rPr>
            <w:noProof/>
            <w:webHidden/>
          </w:rPr>
          <w:instrText xml:space="preserve"> PAGEREF _Toc450637077 \h </w:instrText>
        </w:r>
        <w:r>
          <w:rPr>
            <w:noProof/>
            <w:webHidden/>
          </w:rPr>
        </w:r>
        <w:r>
          <w:rPr>
            <w:noProof/>
            <w:webHidden/>
          </w:rPr>
          <w:fldChar w:fldCharType="separate"/>
        </w:r>
        <w:r>
          <w:rPr>
            <w:noProof/>
            <w:webHidden/>
          </w:rPr>
          <w:t>43</w:t>
        </w:r>
        <w:r>
          <w:rPr>
            <w:noProof/>
            <w:webHidden/>
          </w:rPr>
          <w:fldChar w:fldCharType="end"/>
        </w:r>
      </w:hyperlink>
    </w:p>
    <w:p w14:paraId="7852799E" w14:textId="3838728E" w:rsidR="00494DF5" w:rsidRDefault="00494DF5">
      <w:pPr>
        <w:pStyle w:val="26"/>
        <w:rPr>
          <w:noProof/>
        </w:rPr>
      </w:pPr>
      <w:hyperlink w:anchor="_Toc450637078" w:history="1">
        <w:r w:rsidRPr="00661BDB">
          <w:rPr>
            <w:rStyle w:val="af"/>
            <w:rFonts w:ascii="Times New Roman" w:hAnsi="Times New Roman" w:cs="Times New Roman"/>
            <w:noProof/>
          </w:rPr>
          <w:t>4.3 PKTM</w:t>
        </w:r>
        <w:r w:rsidRPr="00661BDB">
          <w:rPr>
            <w:rStyle w:val="af"/>
            <w:rFonts w:ascii="Times New Roman" w:hAnsi="Times New Roman" w:cs="Times New Roman"/>
            <w:noProof/>
          </w:rPr>
          <w:t>分布式算法实现</w:t>
        </w:r>
        <w:r>
          <w:rPr>
            <w:noProof/>
            <w:webHidden/>
          </w:rPr>
          <w:tab/>
        </w:r>
        <w:r>
          <w:rPr>
            <w:noProof/>
            <w:webHidden/>
          </w:rPr>
          <w:fldChar w:fldCharType="begin"/>
        </w:r>
        <w:r>
          <w:rPr>
            <w:noProof/>
            <w:webHidden/>
          </w:rPr>
          <w:instrText xml:space="preserve"> PAGEREF _Toc450637078 \h </w:instrText>
        </w:r>
        <w:r>
          <w:rPr>
            <w:noProof/>
            <w:webHidden/>
          </w:rPr>
        </w:r>
        <w:r>
          <w:rPr>
            <w:noProof/>
            <w:webHidden/>
          </w:rPr>
          <w:fldChar w:fldCharType="separate"/>
        </w:r>
        <w:r>
          <w:rPr>
            <w:noProof/>
            <w:webHidden/>
          </w:rPr>
          <w:t>43</w:t>
        </w:r>
        <w:r>
          <w:rPr>
            <w:noProof/>
            <w:webHidden/>
          </w:rPr>
          <w:fldChar w:fldCharType="end"/>
        </w:r>
      </w:hyperlink>
    </w:p>
    <w:p w14:paraId="0F108EAC" w14:textId="64FEB09D" w:rsidR="00494DF5" w:rsidRDefault="00494DF5">
      <w:pPr>
        <w:pStyle w:val="32"/>
        <w:tabs>
          <w:tab w:val="right" w:leader="dot" w:pos="8296"/>
        </w:tabs>
        <w:ind w:left="840"/>
        <w:rPr>
          <w:noProof/>
        </w:rPr>
      </w:pPr>
      <w:hyperlink w:anchor="_Toc450637079" w:history="1">
        <w:r w:rsidRPr="00661BDB">
          <w:rPr>
            <w:rStyle w:val="af"/>
            <w:noProof/>
          </w:rPr>
          <w:t>4.3.1 Hadoop</w:t>
        </w:r>
        <w:r w:rsidRPr="00661BDB">
          <w:rPr>
            <w:rStyle w:val="af"/>
            <w:noProof/>
          </w:rPr>
          <w:t>上的</w:t>
        </w:r>
        <w:r w:rsidRPr="00661BDB">
          <w:rPr>
            <w:rStyle w:val="af"/>
            <w:noProof/>
          </w:rPr>
          <w:t>Kirchhoff</w:t>
        </w:r>
        <w:r w:rsidRPr="00661BDB">
          <w:rPr>
            <w:rStyle w:val="af"/>
            <w:noProof/>
          </w:rPr>
          <w:t>算法实现</w:t>
        </w:r>
        <w:r>
          <w:rPr>
            <w:noProof/>
            <w:webHidden/>
          </w:rPr>
          <w:tab/>
        </w:r>
        <w:r>
          <w:rPr>
            <w:noProof/>
            <w:webHidden/>
          </w:rPr>
          <w:fldChar w:fldCharType="begin"/>
        </w:r>
        <w:r>
          <w:rPr>
            <w:noProof/>
            <w:webHidden/>
          </w:rPr>
          <w:instrText xml:space="preserve"> PAGEREF _Toc450637079 \h </w:instrText>
        </w:r>
        <w:r>
          <w:rPr>
            <w:noProof/>
            <w:webHidden/>
          </w:rPr>
        </w:r>
        <w:r>
          <w:rPr>
            <w:noProof/>
            <w:webHidden/>
          </w:rPr>
          <w:fldChar w:fldCharType="separate"/>
        </w:r>
        <w:r>
          <w:rPr>
            <w:noProof/>
            <w:webHidden/>
          </w:rPr>
          <w:t>43</w:t>
        </w:r>
        <w:r>
          <w:rPr>
            <w:noProof/>
            <w:webHidden/>
          </w:rPr>
          <w:fldChar w:fldCharType="end"/>
        </w:r>
      </w:hyperlink>
    </w:p>
    <w:p w14:paraId="093E2219" w14:textId="04E60C83" w:rsidR="00494DF5" w:rsidRDefault="00494DF5">
      <w:pPr>
        <w:pStyle w:val="32"/>
        <w:tabs>
          <w:tab w:val="right" w:leader="dot" w:pos="8296"/>
        </w:tabs>
        <w:ind w:left="840"/>
        <w:rPr>
          <w:noProof/>
        </w:rPr>
      </w:pPr>
      <w:hyperlink w:anchor="_Toc450637080" w:history="1">
        <w:r w:rsidRPr="00661BDB">
          <w:rPr>
            <w:rStyle w:val="af"/>
            <w:noProof/>
          </w:rPr>
          <w:t>4.3.2 Spark</w:t>
        </w:r>
        <w:r w:rsidRPr="00661BDB">
          <w:rPr>
            <w:rStyle w:val="af"/>
            <w:noProof/>
          </w:rPr>
          <w:t>上的</w:t>
        </w:r>
        <w:r w:rsidRPr="00661BDB">
          <w:rPr>
            <w:rStyle w:val="af"/>
            <w:noProof/>
          </w:rPr>
          <w:t>Kirchhoff</w:t>
        </w:r>
        <w:r w:rsidRPr="00661BDB">
          <w:rPr>
            <w:rStyle w:val="af"/>
            <w:noProof/>
          </w:rPr>
          <w:t>算法实现</w:t>
        </w:r>
        <w:r>
          <w:rPr>
            <w:noProof/>
            <w:webHidden/>
          </w:rPr>
          <w:tab/>
        </w:r>
        <w:r>
          <w:rPr>
            <w:noProof/>
            <w:webHidden/>
          </w:rPr>
          <w:fldChar w:fldCharType="begin"/>
        </w:r>
        <w:r>
          <w:rPr>
            <w:noProof/>
            <w:webHidden/>
          </w:rPr>
          <w:instrText xml:space="preserve"> PAGEREF _Toc450637080 \h </w:instrText>
        </w:r>
        <w:r>
          <w:rPr>
            <w:noProof/>
            <w:webHidden/>
          </w:rPr>
        </w:r>
        <w:r>
          <w:rPr>
            <w:noProof/>
            <w:webHidden/>
          </w:rPr>
          <w:fldChar w:fldCharType="separate"/>
        </w:r>
        <w:r>
          <w:rPr>
            <w:noProof/>
            <w:webHidden/>
          </w:rPr>
          <w:t>46</w:t>
        </w:r>
        <w:r>
          <w:rPr>
            <w:noProof/>
            <w:webHidden/>
          </w:rPr>
          <w:fldChar w:fldCharType="end"/>
        </w:r>
      </w:hyperlink>
    </w:p>
    <w:p w14:paraId="2FAEC2BE" w14:textId="65C52C66" w:rsidR="00494DF5" w:rsidRDefault="00494DF5">
      <w:pPr>
        <w:pStyle w:val="26"/>
        <w:rPr>
          <w:noProof/>
        </w:rPr>
      </w:pPr>
      <w:hyperlink w:anchor="_Toc450637081" w:history="1">
        <w:r w:rsidRPr="00661BDB">
          <w:rPr>
            <w:rStyle w:val="af"/>
            <w:noProof/>
          </w:rPr>
          <w:t xml:space="preserve">4.4 </w:t>
        </w:r>
        <w:r w:rsidRPr="00661BDB">
          <w:rPr>
            <w:rStyle w:val="af"/>
            <w:noProof/>
          </w:rPr>
          <w:t>实验结果与分析</w:t>
        </w:r>
        <w:r>
          <w:rPr>
            <w:noProof/>
            <w:webHidden/>
          </w:rPr>
          <w:tab/>
        </w:r>
        <w:r>
          <w:rPr>
            <w:noProof/>
            <w:webHidden/>
          </w:rPr>
          <w:fldChar w:fldCharType="begin"/>
        </w:r>
        <w:r>
          <w:rPr>
            <w:noProof/>
            <w:webHidden/>
          </w:rPr>
          <w:instrText xml:space="preserve"> PAGEREF _Toc450637081 \h </w:instrText>
        </w:r>
        <w:r>
          <w:rPr>
            <w:noProof/>
            <w:webHidden/>
          </w:rPr>
        </w:r>
        <w:r>
          <w:rPr>
            <w:noProof/>
            <w:webHidden/>
          </w:rPr>
          <w:fldChar w:fldCharType="separate"/>
        </w:r>
        <w:r>
          <w:rPr>
            <w:noProof/>
            <w:webHidden/>
          </w:rPr>
          <w:t>48</w:t>
        </w:r>
        <w:r>
          <w:rPr>
            <w:noProof/>
            <w:webHidden/>
          </w:rPr>
          <w:fldChar w:fldCharType="end"/>
        </w:r>
      </w:hyperlink>
    </w:p>
    <w:p w14:paraId="5E71CC90" w14:textId="7057367F" w:rsidR="00494DF5" w:rsidRDefault="00494DF5">
      <w:pPr>
        <w:pStyle w:val="32"/>
        <w:tabs>
          <w:tab w:val="right" w:leader="dot" w:pos="8296"/>
        </w:tabs>
        <w:ind w:left="840"/>
        <w:rPr>
          <w:noProof/>
        </w:rPr>
      </w:pPr>
      <w:hyperlink w:anchor="_Toc450637082" w:history="1">
        <w:r w:rsidRPr="00661BDB">
          <w:rPr>
            <w:rStyle w:val="af"/>
            <w:noProof/>
          </w:rPr>
          <w:t xml:space="preserve">4.4.1 </w:t>
        </w:r>
        <w:r w:rsidRPr="00661BDB">
          <w:rPr>
            <w:rStyle w:val="af"/>
            <w:noProof/>
          </w:rPr>
          <w:t>数据准</w:t>
        </w:r>
        <w:r w:rsidRPr="00661BDB">
          <w:rPr>
            <w:rStyle w:val="af"/>
            <w:noProof/>
          </w:rPr>
          <w:t>备</w:t>
        </w:r>
        <w:r>
          <w:rPr>
            <w:noProof/>
            <w:webHidden/>
          </w:rPr>
          <w:tab/>
        </w:r>
        <w:r>
          <w:rPr>
            <w:noProof/>
            <w:webHidden/>
          </w:rPr>
          <w:fldChar w:fldCharType="begin"/>
        </w:r>
        <w:r>
          <w:rPr>
            <w:noProof/>
            <w:webHidden/>
          </w:rPr>
          <w:instrText xml:space="preserve"> PAGEREF _Toc450637082 \h </w:instrText>
        </w:r>
        <w:r>
          <w:rPr>
            <w:noProof/>
            <w:webHidden/>
          </w:rPr>
        </w:r>
        <w:r>
          <w:rPr>
            <w:noProof/>
            <w:webHidden/>
          </w:rPr>
          <w:fldChar w:fldCharType="separate"/>
        </w:r>
        <w:r>
          <w:rPr>
            <w:noProof/>
            <w:webHidden/>
          </w:rPr>
          <w:t>49</w:t>
        </w:r>
        <w:r>
          <w:rPr>
            <w:noProof/>
            <w:webHidden/>
          </w:rPr>
          <w:fldChar w:fldCharType="end"/>
        </w:r>
      </w:hyperlink>
    </w:p>
    <w:p w14:paraId="4EC18C79" w14:textId="16BD3AF2" w:rsidR="00494DF5" w:rsidRDefault="00494DF5">
      <w:pPr>
        <w:pStyle w:val="32"/>
        <w:tabs>
          <w:tab w:val="right" w:leader="dot" w:pos="8296"/>
        </w:tabs>
        <w:ind w:left="840"/>
        <w:rPr>
          <w:noProof/>
        </w:rPr>
      </w:pPr>
      <w:hyperlink w:anchor="_Toc450637083" w:history="1">
        <w:r w:rsidRPr="00661BDB">
          <w:rPr>
            <w:rStyle w:val="af"/>
            <w:noProof/>
          </w:rPr>
          <w:t xml:space="preserve">4.4.2 </w:t>
        </w:r>
        <w:r w:rsidRPr="00661BDB">
          <w:rPr>
            <w:rStyle w:val="af"/>
            <w:noProof/>
          </w:rPr>
          <w:t>实验结果</w:t>
        </w:r>
        <w:r>
          <w:rPr>
            <w:noProof/>
            <w:webHidden/>
          </w:rPr>
          <w:tab/>
        </w:r>
        <w:r>
          <w:rPr>
            <w:noProof/>
            <w:webHidden/>
          </w:rPr>
          <w:fldChar w:fldCharType="begin"/>
        </w:r>
        <w:r>
          <w:rPr>
            <w:noProof/>
            <w:webHidden/>
          </w:rPr>
          <w:instrText xml:space="preserve"> PAGEREF _Toc450637083 \h </w:instrText>
        </w:r>
        <w:r>
          <w:rPr>
            <w:noProof/>
            <w:webHidden/>
          </w:rPr>
        </w:r>
        <w:r>
          <w:rPr>
            <w:noProof/>
            <w:webHidden/>
          </w:rPr>
          <w:fldChar w:fldCharType="separate"/>
        </w:r>
        <w:r>
          <w:rPr>
            <w:noProof/>
            <w:webHidden/>
          </w:rPr>
          <w:t>49</w:t>
        </w:r>
        <w:r>
          <w:rPr>
            <w:noProof/>
            <w:webHidden/>
          </w:rPr>
          <w:fldChar w:fldCharType="end"/>
        </w:r>
      </w:hyperlink>
    </w:p>
    <w:p w14:paraId="7236E7D4" w14:textId="13AF419E" w:rsidR="00494DF5" w:rsidRDefault="00494DF5">
      <w:pPr>
        <w:pStyle w:val="26"/>
        <w:rPr>
          <w:noProof/>
        </w:rPr>
      </w:pPr>
      <w:hyperlink w:anchor="_Toc450637084" w:history="1">
        <w:r w:rsidRPr="00661BDB">
          <w:rPr>
            <w:rStyle w:val="af"/>
            <w:noProof/>
          </w:rPr>
          <w:t>4.5</w:t>
        </w:r>
        <w:r w:rsidRPr="00661BDB">
          <w:rPr>
            <w:rStyle w:val="af"/>
            <w:noProof/>
          </w:rPr>
          <w:t>本章小结</w:t>
        </w:r>
        <w:r>
          <w:rPr>
            <w:noProof/>
            <w:webHidden/>
          </w:rPr>
          <w:tab/>
        </w:r>
        <w:r>
          <w:rPr>
            <w:noProof/>
            <w:webHidden/>
          </w:rPr>
          <w:fldChar w:fldCharType="begin"/>
        </w:r>
        <w:r>
          <w:rPr>
            <w:noProof/>
            <w:webHidden/>
          </w:rPr>
          <w:instrText xml:space="preserve"> PAGEREF _Toc450637084 \h </w:instrText>
        </w:r>
        <w:r>
          <w:rPr>
            <w:noProof/>
            <w:webHidden/>
          </w:rPr>
        </w:r>
        <w:r>
          <w:rPr>
            <w:noProof/>
            <w:webHidden/>
          </w:rPr>
          <w:fldChar w:fldCharType="separate"/>
        </w:r>
        <w:r>
          <w:rPr>
            <w:noProof/>
            <w:webHidden/>
          </w:rPr>
          <w:t>53</w:t>
        </w:r>
        <w:r>
          <w:rPr>
            <w:noProof/>
            <w:webHidden/>
          </w:rPr>
          <w:fldChar w:fldCharType="end"/>
        </w:r>
      </w:hyperlink>
    </w:p>
    <w:p w14:paraId="3F68A31B" w14:textId="34FA0383" w:rsidR="00494DF5" w:rsidRDefault="00494DF5">
      <w:pPr>
        <w:pStyle w:val="1c"/>
        <w:tabs>
          <w:tab w:val="left" w:pos="1260"/>
          <w:tab w:val="right" w:leader="dot" w:pos="8296"/>
        </w:tabs>
        <w:rPr>
          <w:noProof/>
        </w:rPr>
      </w:pPr>
      <w:hyperlink w:anchor="_Toc450637085" w:history="1">
        <w:r w:rsidRPr="00661BDB">
          <w:rPr>
            <w:rStyle w:val="af"/>
            <w:rFonts w:ascii="Times New Roman" w:eastAsia="宋体" w:hAnsi="Times New Roman" w:cs="Times New Roman"/>
            <w:noProof/>
          </w:rPr>
          <w:t>第五章</w:t>
        </w:r>
        <w:r>
          <w:rPr>
            <w:noProof/>
          </w:rPr>
          <w:tab/>
        </w:r>
        <w:r w:rsidRPr="00661BDB">
          <w:rPr>
            <w:rStyle w:val="af"/>
            <w:rFonts w:ascii="Times New Roman" w:eastAsia="宋体" w:hAnsi="Times New Roman" w:cs="Times New Roman"/>
            <w:noProof/>
          </w:rPr>
          <w:t>总结与展望</w:t>
        </w:r>
        <w:r>
          <w:rPr>
            <w:noProof/>
            <w:webHidden/>
          </w:rPr>
          <w:tab/>
        </w:r>
        <w:r>
          <w:rPr>
            <w:noProof/>
            <w:webHidden/>
          </w:rPr>
          <w:fldChar w:fldCharType="begin"/>
        </w:r>
        <w:r>
          <w:rPr>
            <w:noProof/>
            <w:webHidden/>
          </w:rPr>
          <w:instrText xml:space="preserve"> PAGEREF _Toc450637085 \h </w:instrText>
        </w:r>
        <w:r>
          <w:rPr>
            <w:noProof/>
            <w:webHidden/>
          </w:rPr>
        </w:r>
        <w:r>
          <w:rPr>
            <w:noProof/>
            <w:webHidden/>
          </w:rPr>
          <w:fldChar w:fldCharType="separate"/>
        </w:r>
        <w:r>
          <w:rPr>
            <w:noProof/>
            <w:webHidden/>
          </w:rPr>
          <w:t>54</w:t>
        </w:r>
        <w:r>
          <w:rPr>
            <w:noProof/>
            <w:webHidden/>
          </w:rPr>
          <w:fldChar w:fldCharType="end"/>
        </w:r>
      </w:hyperlink>
    </w:p>
    <w:p w14:paraId="2C461CA6" w14:textId="3119DE5C" w:rsidR="00494DF5" w:rsidRDefault="00494DF5">
      <w:pPr>
        <w:pStyle w:val="26"/>
        <w:rPr>
          <w:noProof/>
        </w:rPr>
      </w:pPr>
      <w:hyperlink w:anchor="_Toc450637086" w:history="1">
        <w:r w:rsidRPr="00661BDB">
          <w:rPr>
            <w:rStyle w:val="af"/>
            <w:rFonts w:ascii="Times New Roman" w:eastAsia="宋体" w:hAnsi="Times New Roman" w:cs="Times New Roman"/>
            <w:noProof/>
          </w:rPr>
          <w:t>5.1</w:t>
        </w:r>
        <w:r>
          <w:rPr>
            <w:noProof/>
          </w:rPr>
          <w:tab/>
        </w:r>
        <w:r w:rsidRPr="00661BDB">
          <w:rPr>
            <w:rStyle w:val="af"/>
            <w:rFonts w:ascii="Times New Roman" w:eastAsia="宋体" w:hAnsi="Times New Roman" w:cs="Times New Roman"/>
            <w:noProof/>
          </w:rPr>
          <w:t>总结</w:t>
        </w:r>
        <w:r>
          <w:rPr>
            <w:noProof/>
            <w:webHidden/>
          </w:rPr>
          <w:tab/>
        </w:r>
        <w:r>
          <w:rPr>
            <w:noProof/>
            <w:webHidden/>
          </w:rPr>
          <w:fldChar w:fldCharType="begin"/>
        </w:r>
        <w:r>
          <w:rPr>
            <w:noProof/>
            <w:webHidden/>
          </w:rPr>
          <w:instrText xml:space="preserve"> PAGEREF _Toc450637086 \h </w:instrText>
        </w:r>
        <w:r>
          <w:rPr>
            <w:noProof/>
            <w:webHidden/>
          </w:rPr>
        </w:r>
        <w:r>
          <w:rPr>
            <w:noProof/>
            <w:webHidden/>
          </w:rPr>
          <w:fldChar w:fldCharType="separate"/>
        </w:r>
        <w:r>
          <w:rPr>
            <w:noProof/>
            <w:webHidden/>
          </w:rPr>
          <w:t>54</w:t>
        </w:r>
        <w:r>
          <w:rPr>
            <w:noProof/>
            <w:webHidden/>
          </w:rPr>
          <w:fldChar w:fldCharType="end"/>
        </w:r>
      </w:hyperlink>
    </w:p>
    <w:p w14:paraId="18C5DDFB" w14:textId="2DBE7CF3" w:rsidR="00494DF5" w:rsidRDefault="00494DF5">
      <w:pPr>
        <w:pStyle w:val="26"/>
        <w:rPr>
          <w:noProof/>
        </w:rPr>
      </w:pPr>
      <w:hyperlink w:anchor="_Toc450637087" w:history="1">
        <w:r w:rsidRPr="00661BDB">
          <w:rPr>
            <w:rStyle w:val="af"/>
            <w:rFonts w:ascii="Times New Roman" w:eastAsia="宋体" w:hAnsi="Times New Roman" w:cs="Times New Roman"/>
            <w:noProof/>
          </w:rPr>
          <w:t>5.2</w:t>
        </w:r>
        <w:r>
          <w:rPr>
            <w:noProof/>
          </w:rPr>
          <w:tab/>
        </w:r>
        <w:r w:rsidRPr="00661BDB">
          <w:rPr>
            <w:rStyle w:val="af"/>
            <w:rFonts w:ascii="Times New Roman" w:eastAsia="宋体" w:hAnsi="Times New Roman" w:cs="Times New Roman"/>
            <w:noProof/>
          </w:rPr>
          <w:t>展望</w:t>
        </w:r>
        <w:r>
          <w:rPr>
            <w:noProof/>
            <w:webHidden/>
          </w:rPr>
          <w:tab/>
        </w:r>
        <w:r>
          <w:rPr>
            <w:noProof/>
            <w:webHidden/>
          </w:rPr>
          <w:fldChar w:fldCharType="begin"/>
        </w:r>
        <w:r>
          <w:rPr>
            <w:noProof/>
            <w:webHidden/>
          </w:rPr>
          <w:instrText xml:space="preserve"> PAGEREF _Toc450637087 \h </w:instrText>
        </w:r>
        <w:r>
          <w:rPr>
            <w:noProof/>
            <w:webHidden/>
          </w:rPr>
        </w:r>
        <w:r>
          <w:rPr>
            <w:noProof/>
            <w:webHidden/>
          </w:rPr>
          <w:fldChar w:fldCharType="separate"/>
        </w:r>
        <w:r>
          <w:rPr>
            <w:noProof/>
            <w:webHidden/>
          </w:rPr>
          <w:t>54</w:t>
        </w:r>
        <w:r>
          <w:rPr>
            <w:noProof/>
            <w:webHidden/>
          </w:rPr>
          <w:fldChar w:fldCharType="end"/>
        </w:r>
      </w:hyperlink>
    </w:p>
    <w:p w14:paraId="79E19935" w14:textId="5784561C" w:rsidR="00494DF5" w:rsidRDefault="00494DF5">
      <w:pPr>
        <w:pStyle w:val="1c"/>
        <w:tabs>
          <w:tab w:val="right" w:leader="dot" w:pos="8296"/>
        </w:tabs>
        <w:rPr>
          <w:noProof/>
        </w:rPr>
      </w:pPr>
      <w:hyperlink w:anchor="_Toc450637088" w:history="1">
        <w:r w:rsidRPr="00661BDB">
          <w:rPr>
            <w:rStyle w:val="af"/>
            <w:rFonts w:ascii="Times New Roman" w:eastAsia="宋体" w:hAnsi="Times New Roman" w:cs="Times New Roman"/>
            <w:noProof/>
          </w:rPr>
          <w:t>参考文献</w:t>
        </w:r>
        <w:r>
          <w:rPr>
            <w:noProof/>
            <w:webHidden/>
          </w:rPr>
          <w:tab/>
        </w:r>
        <w:r>
          <w:rPr>
            <w:noProof/>
            <w:webHidden/>
          </w:rPr>
          <w:fldChar w:fldCharType="begin"/>
        </w:r>
        <w:r>
          <w:rPr>
            <w:noProof/>
            <w:webHidden/>
          </w:rPr>
          <w:instrText xml:space="preserve"> PAGEREF _Toc450637088 \h </w:instrText>
        </w:r>
        <w:r>
          <w:rPr>
            <w:noProof/>
            <w:webHidden/>
          </w:rPr>
        </w:r>
        <w:r>
          <w:rPr>
            <w:noProof/>
            <w:webHidden/>
          </w:rPr>
          <w:fldChar w:fldCharType="separate"/>
        </w:r>
        <w:r>
          <w:rPr>
            <w:noProof/>
            <w:webHidden/>
          </w:rPr>
          <w:t>55</w:t>
        </w:r>
        <w:r>
          <w:rPr>
            <w:noProof/>
            <w:webHidden/>
          </w:rPr>
          <w:fldChar w:fldCharType="end"/>
        </w:r>
      </w:hyperlink>
    </w:p>
    <w:p w14:paraId="5EBF7AD7" w14:textId="0F12883E" w:rsidR="00494DF5" w:rsidRDefault="00494DF5">
      <w:pPr>
        <w:pStyle w:val="1c"/>
        <w:tabs>
          <w:tab w:val="right" w:leader="dot" w:pos="8296"/>
        </w:tabs>
        <w:rPr>
          <w:noProof/>
        </w:rPr>
      </w:pPr>
      <w:hyperlink w:anchor="_Toc450637089" w:history="1">
        <w:r w:rsidRPr="00661BDB">
          <w:rPr>
            <w:rStyle w:val="af"/>
            <w:rFonts w:ascii="Times New Roman" w:eastAsia="宋体" w:hAnsi="Times New Roman" w:cs="Times New Roman"/>
            <w:noProof/>
          </w:rPr>
          <w:t>科研成果</w:t>
        </w:r>
        <w:r>
          <w:rPr>
            <w:noProof/>
            <w:webHidden/>
          </w:rPr>
          <w:tab/>
        </w:r>
        <w:r>
          <w:rPr>
            <w:noProof/>
            <w:webHidden/>
          </w:rPr>
          <w:fldChar w:fldCharType="begin"/>
        </w:r>
        <w:r>
          <w:rPr>
            <w:noProof/>
            <w:webHidden/>
          </w:rPr>
          <w:instrText xml:space="preserve"> PAGEREF _Toc450637089 \h </w:instrText>
        </w:r>
        <w:r>
          <w:rPr>
            <w:noProof/>
            <w:webHidden/>
          </w:rPr>
        </w:r>
        <w:r>
          <w:rPr>
            <w:noProof/>
            <w:webHidden/>
          </w:rPr>
          <w:fldChar w:fldCharType="separate"/>
        </w:r>
        <w:r>
          <w:rPr>
            <w:noProof/>
            <w:webHidden/>
          </w:rPr>
          <w:t>61</w:t>
        </w:r>
        <w:r>
          <w:rPr>
            <w:noProof/>
            <w:webHidden/>
          </w:rPr>
          <w:fldChar w:fldCharType="end"/>
        </w:r>
      </w:hyperlink>
    </w:p>
    <w:p w14:paraId="72D87C38" w14:textId="355BF583" w:rsidR="00494DF5" w:rsidRDefault="00494DF5">
      <w:pPr>
        <w:pStyle w:val="26"/>
        <w:rPr>
          <w:noProof/>
        </w:rPr>
      </w:pPr>
      <w:hyperlink w:anchor="_Toc450637090" w:history="1">
        <w:r w:rsidRPr="00661BDB">
          <w:rPr>
            <w:rStyle w:val="af"/>
            <w:rFonts w:ascii="Times New Roman" w:hAnsi="Times New Roman" w:cs="Times New Roman"/>
            <w:noProof/>
          </w:rPr>
          <w:t>在校参加的研究工作</w:t>
        </w:r>
        <w:r>
          <w:rPr>
            <w:noProof/>
            <w:webHidden/>
          </w:rPr>
          <w:tab/>
        </w:r>
        <w:r>
          <w:rPr>
            <w:noProof/>
            <w:webHidden/>
          </w:rPr>
          <w:fldChar w:fldCharType="begin"/>
        </w:r>
        <w:r>
          <w:rPr>
            <w:noProof/>
            <w:webHidden/>
          </w:rPr>
          <w:instrText xml:space="preserve"> PAGEREF _Toc450637090 \h </w:instrText>
        </w:r>
        <w:r>
          <w:rPr>
            <w:noProof/>
            <w:webHidden/>
          </w:rPr>
        </w:r>
        <w:r>
          <w:rPr>
            <w:noProof/>
            <w:webHidden/>
          </w:rPr>
          <w:fldChar w:fldCharType="separate"/>
        </w:r>
        <w:r>
          <w:rPr>
            <w:noProof/>
            <w:webHidden/>
          </w:rPr>
          <w:t>61</w:t>
        </w:r>
        <w:r>
          <w:rPr>
            <w:noProof/>
            <w:webHidden/>
          </w:rPr>
          <w:fldChar w:fldCharType="end"/>
        </w:r>
      </w:hyperlink>
    </w:p>
    <w:p w14:paraId="762262AE" w14:textId="5C125BB3" w:rsidR="00494DF5" w:rsidRDefault="00494DF5">
      <w:pPr>
        <w:pStyle w:val="26"/>
        <w:rPr>
          <w:noProof/>
        </w:rPr>
      </w:pPr>
      <w:hyperlink w:anchor="_Toc450637091" w:history="1">
        <w:r w:rsidRPr="00661BDB">
          <w:rPr>
            <w:rStyle w:val="af"/>
            <w:rFonts w:ascii="Times New Roman" w:hAnsi="Times New Roman" w:cs="Times New Roman"/>
            <w:noProof/>
          </w:rPr>
          <w:t>在校发表论文</w:t>
        </w:r>
        <w:r>
          <w:rPr>
            <w:noProof/>
            <w:webHidden/>
          </w:rPr>
          <w:tab/>
        </w:r>
        <w:r>
          <w:rPr>
            <w:noProof/>
            <w:webHidden/>
          </w:rPr>
          <w:fldChar w:fldCharType="begin"/>
        </w:r>
        <w:r>
          <w:rPr>
            <w:noProof/>
            <w:webHidden/>
          </w:rPr>
          <w:instrText xml:space="preserve"> PAGEREF _Toc450637091 \h </w:instrText>
        </w:r>
        <w:r>
          <w:rPr>
            <w:noProof/>
            <w:webHidden/>
          </w:rPr>
        </w:r>
        <w:r>
          <w:rPr>
            <w:noProof/>
            <w:webHidden/>
          </w:rPr>
          <w:fldChar w:fldCharType="separate"/>
        </w:r>
        <w:r>
          <w:rPr>
            <w:noProof/>
            <w:webHidden/>
          </w:rPr>
          <w:t>61</w:t>
        </w:r>
        <w:r>
          <w:rPr>
            <w:noProof/>
            <w:webHidden/>
          </w:rPr>
          <w:fldChar w:fldCharType="end"/>
        </w:r>
      </w:hyperlink>
    </w:p>
    <w:p w14:paraId="2030B49C" w14:textId="1CC89682" w:rsidR="00494DF5" w:rsidRDefault="00494DF5">
      <w:pPr>
        <w:pStyle w:val="1c"/>
        <w:tabs>
          <w:tab w:val="right" w:leader="dot" w:pos="8296"/>
        </w:tabs>
        <w:rPr>
          <w:noProof/>
        </w:rPr>
      </w:pPr>
      <w:hyperlink w:anchor="_Toc450637092" w:history="1">
        <w:r w:rsidRPr="00661BDB">
          <w:rPr>
            <w:rStyle w:val="af"/>
            <w:rFonts w:ascii="Times New Roman" w:eastAsia="宋体" w:hAnsi="Times New Roman" w:cs="Times New Roman"/>
            <w:noProof/>
          </w:rPr>
          <w:t>致谢</w:t>
        </w:r>
        <w:r>
          <w:rPr>
            <w:noProof/>
            <w:webHidden/>
          </w:rPr>
          <w:tab/>
        </w:r>
        <w:r>
          <w:rPr>
            <w:noProof/>
            <w:webHidden/>
          </w:rPr>
          <w:fldChar w:fldCharType="begin"/>
        </w:r>
        <w:r>
          <w:rPr>
            <w:noProof/>
            <w:webHidden/>
          </w:rPr>
          <w:instrText xml:space="preserve"> PAGEREF _Toc450637092 \h </w:instrText>
        </w:r>
        <w:r>
          <w:rPr>
            <w:noProof/>
            <w:webHidden/>
          </w:rPr>
        </w:r>
        <w:r>
          <w:rPr>
            <w:noProof/>
            <w:webHidden/>
          </w:rPr>
          <w:fldChar w:fldCharType="separate"/>
        </w:r>
        <w:r>
          <w:rPr>
            <w:noProof/>
            <w:webHidden/>
          </w:rPr>
          <w:t>62</w:t>
        </w:r>
        <w:r>
          <w:rPr>
            <w:noProof/>
            <w:webHidden/>
          </w:rPr>
          <w:fldChar w:fldCharType="end"/>
        </w:r>
      </w:hyperlink>
    </w:p>
    <w:p w14:paraId="558B48A2" w14:textId="59C91C39" w:rsidR="00801967" w:rsidRPr="00B96E99" w:rsidRDefault="006A67BE" w:rsidP="00801967">
      <w:pPr>
        <w:rPr>
          <w:rFonts w:ascii="Times New Roman" w:eastAsia="宋体" w:hAnsi="Times New Roman" w:cs="Times New Roman"/>
        </w:rPr>
      </w:pPr>
      <w:r w:rsidRPr="00B96E99">
        <w:rPr>
          <w:rFonts w:ascii="Times New Roman" w:eastAsia="宋体" w:hAnsi="Times New Roman" w:cs="Times New Roman"/>
        </w:rPr>
        <w:fldChar w:fldCharType="end"/>
      </w:r>
    </w:p>
    <w:p w14:paraId="5B6E4086" w14:textId="77777777" w:rsidR="0028669B" w:rsidRPr="00B96E99" w:rsidRDefault="0028669B">
      <w:pPr>
        <w:widowControl/>
        <w:jc w:val="left"/>
        <w:rPr>
          <w:rFonts w:ascii="Times New Roman" w:eastAsia="宋体" w:hAnsi="Times New Roman" w:cs="Times New Roman"/>
          <w:b/>
          <w:sz w:val="36"/>
          <w:szCs w:val="36"/>
        </w:rPr>
      </w:pPr>
      <w:r w:rsidRPr="00B96E99">
        <w:rPr>
          <w:rFonts w:ascii="Times New Roman" w:eastAsia="宋体" w:hAnsi="Times New Roman" w:cs="Times New Roman"/>
          <w:b/>
          <w:sz w:val="36"/>
          <w:szCs w:val="36"/>
        </w:rPr>
        <w:br w:type="page"/>
      </w:r>
    </w:p>
    <w:p w14:paraId="2FAE2E12" w14:textId="77777777" w:rsidR="004074E2" w:rsidRPr="00B96E99" w:rsidRDefault="004074E2" w:rsidP="00FF15A8">
      <w:pPr>
        <w:pStyle w:val="a3"/>
        <w:numPr>
          <w:ilvl w:val="0"/>
          <w:numId w:val="1"/>
        </w:numPr>
        <w:ind w:firstLine="723"/>
        <w:jc w:val="center"/>
        <w:rPr>
          <w:rFonts w:ascii="Times New Roman" w:eastAsia="宋体" w:hAnsi="Times New Roman" w:cs="Times New Roman"/>
          <w:b/>
          <w:sz w:val="36"/>
          <w:szCs w:val="36"/>
        </w:rPr>
        <w:sectPr w:rsidR="004074E2" w:rsidRPr="00B96E99" w:rsidSect="004074E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p>
    <w:p w14:paraId="482A36C4" w14:textId="77777777" w:rsidR="00175BE3" w:rsidRPr="00B96E99" w:rsidRDefault="00BF6FDE" w:rsidP="00450FB8">
      <w:pPr>
        <w:pStyle w:val="1a"/>
        <w:numPr>
          <w:ilvl w:val="0"/>
          <w:numId w:val="28"/>
        </w:numPr>
        <w:rPr>
          <w:rFonts w:ascii="Times New Roman" w:eastAsia="宋体" w:hAnsi="Times New Roman" w:cs="Times New Roman"/>
        </w:rPr>
      </w:pPr>
      <w:bookmarkStart w:id="14" w:name="_Toc450637038"/>
      <w:r w:rsidRPr="00B96E99">
        <w:rPr>
          <w:rFonts w:ascii="Times New Roman" w:eastAsia="宋体" w:hAnsi="Times New Roman" w:cs="Times New Roman"/>
        </w:rPr>
        <w:lastRenderedPageBreak/>
        <w:t>绪论</w:t>
      </w:r>
      <w:bookmarkEnd w:id="14"/>
    </w:p>
    <w:p w14:paraId="1683C8F5" w14:textId="77777777" w:rsidR="00BF6FDE" w:rsidRPr="00B96E99" w:rsidRDefault="00BF6FDE" w:rsidP="00450FB8">
      <w:pPr>
        <w:pStyle w:val="24"/>
        <w:numPr>
          <w:ilvl w:val="1"/>
          <w:numId w:val="26"/>
        </w:numPr>
        <w:rPr>
          <w:rFonts w:ascii="Times New Roman" w:eastAsia="宋体" w:hAnsi="Times New Roman" w:cs="Times New Roman"/>
        </w:rPr>
      </w:pPr>
      <w:bookmarkStart w:id="15" w:name="_Toc450637039"/>
      <w:r w:rsidRPr="00B96E99">
        <w:rPr>
          <w:rFonts w:ascii="Times New Roman" w:eastAsia="宋体" w:hAnsi="Times New Roman" w:cs="Times New Roman"/>
        </w:rPr>
        <w:t>研究背景与意义</w:t>
      </w:r>
      <w:bookmarkEnd w:id="15"/>
    </w:p>
    <w:p w14:paraId="58C12AFB" w14:textId="77777777" w:rsidR="00526714" w:rsidRPr="00526714" w:rsidRDefault="00526714" w:rsidP="00526714">
      <w:pPr>
        <w:spacing w:line="400" w:lineRule="exact"/>
        <w:ind w:firstLine="420"/>
        <w:rPr>
          <w:ins w:id="16" w:author="ericson yang" w:date="2016-05-04T16:35:00Z"/>
          <w:rFonts w:ascii="Times New Roman" w:eastAsia="宋体" w:hAnsi="Times New Roman" w:cs="Times New Roman"/>
          <w:sz w:val="24"/>
          <w:szCs w:val="24"/>
        </w:rPr>
      </w:pPr>
      <w:r w:rsidRPr="00526714">
        <w:rPr>
          <w:rFonts w:ascii="Times New Roman" w:eastAsia="宋体" w:hAnsi="Times New Roman" w:cs="Times New Roman"/>
          <w:sz w:val="24"/>
          <w:szCs w:val="24"/>
        </w:rPr>
        <w:t>随着互联网的飞速发展，特别是近年来随着社交网络、物联网、云计算以及多种传感器的广泛应用，以数量庞大，种类众多，时效性强为特征的非结构化数据不断涌现，数据的重要性愈发凸显，传统的数据存储、分析技术难以实时处理大量的非结构化信息，大数据概念应运而生</w:t>
      </w:r>
      <w:r w:rsidRPr="00526714">
        <w:rPr>
          <w:rFonts w:ascii="Times New Roman" w:eastAsia="宋体" w:hAnsi="Times New Roman" w:cs="Times New Roman"/>
          <w:sz w:val="24"/>
          <w:szCs w:val="24"/>
        </w:rPr>
        <w:t>[1-2]</w:t>
      </w:r>
      <w:r w:rsidRPr="00526714">
        <w:rPr>
          <w:rFonts w:ascii="Times New Roman" w:eastAsia="宋体" w:hAnsi="Times New Roman" w:cs="Times New Roman"/>
          <w:sz w:val="24"/>
          <w:szCs w:val="24"/>
        </w:rPr>
        <w:t>。</w:t>
      </w:r>
      <w:del w:id="17" w:author="ericson yang" w:date="2016-05-04T17:06:00Z">
        <w:r w:rsidRPr="00526714" w:rsidDel="001C276F">
          <w:rPr>
            <w:rFonts w:ascii="Times New Roman" w:eastAsia="宋体" w:hAnsi="Times New Roman" w:cs="Times New Roman"/>
            <w:sz w:val="24"/>
            <w:szCs w:val="24"/>
          </w:rPr>
          <w:delText>虽然计算机存储设备的低廉化以及高速的网络到来在一定程度上减缓了大数据带来的挑战，但数据的增长远远的大于硬件设备的增长，因此传统的大数据处理模型受到了很大的挑战。</w:delText>
        </w:r>
      </w:del>
      <w:r w:rsidRPr="00526714">
        <w:rPr>
          <w:rFonts w:ascii="Times New Roman" w:eastAsia="宋体" w:hAnsi="Times New Roman" w:cs="Times New Roman"/>
          <w:sz w:val="24"/>
          <w:szCs w:val="24"/>
        </w:rPr>
        <w:t>为了对新时代大数据进行有效的处理，应运而生了一系列</w:t>
      </w:r>
      <w:ins w:id="18" w:author="ericson yang" w:date="2016-05-07T12:49:00Z">
        <w:r w:rsidRPr="00526714">
          <w:rPr>
            <w:rFonts w:ascii="Times New Roman" w:eastAsia="宋体" w:hAnsi="Times New Roman" w:cs="Times New Roman" w:hint="eastAsia"/>
            <w:sz w:val="24"/>
            <w:szCs w:val="24"/>
          </w:rPr>
          <w:t>大数据</w:t>
        </w:r>
      </w:ins>
      <w:ins w:id="19" w:author="ericson yang" w:date="2016-05-04T17:02:00Z">
        <w:r w:rsidRPr="00526714">
          <w:rPr>
            <w:rFonts w:ascii="Times New Roman" w:eastAsia="宋体" w:hAnsi="Times New Roman" w:cs="Times New Roman" w:hint="eastAsia"/>
            <w:sz w:val="24"/>
            <w:szCs w:val="24"/>
          </w:rPr>
          <w:t>计算</w:t>
        </w:r>
      </w:ins>
      <w:del w:id="20" w:author="ericson yang" w:date="2016-05-04T17:06:00Z">
        <w:r w:rsidRPr="00526714" w:rsidDel="00FA55A5">
          <w:rPr>
            <w:rFonts w:ascii="Times New Roman" w:eastAsia="宋体" w:hAnsi="Times New Roman" w:cs="Times New Roman"/>
            <w:sz w:val="24"/>
            <w:szCs w:val="24"/>
          </w:rPr>
          <w:delText>大数据</w:delText>
        </w:r>
      </w:del>
      <w:del w:id="21" w:author="ericson yang" w:date="2016-05-04T17:02:00Z">
        <w:r w:rsidRPr="00526714" w:rsidDel="004F0A1D">
          <w:rPr>
            <w:rFonts w:ascii="Times New Roman" w:eastAsia="宋体" w:hAnsi="Times New Roman" w:cs="Times New Roman"/>
            <w:sz w:val="24"/>
            <w:szCs w:val="24"/>
          </w:rPr>
          <w:delText>分布式</w:delText>
        </w:r>
      </w:del>
      <w:r w:rsidRPr="00526714">
        <w:rPr>
          <w:rFonts w:ascii="Times New Roman" w:eastAsia="宋体" w:hAnsi="Times New Roman" w:cs="Times New Roman"/>
          <w:sz w:val="24"/>
          <w:szCs w:val="24"/>
        </w:rPr>
        <w:t>处理框架</w:t>
      </w:r>
      <w:del w:id="22" w:author="ericson yang" w:date="2016-05-04T17:06:00Z">
        <w:r w:rsidRPr="00526714" w:rsidDel="00C14DC7">
          <w:rPr>
            <w:rFonts w:ascii="Times New Roman" w:eastAsia="宋体" w:hAnsi="Times New Roman" w:cs="Times New Roman"/>
            <w:sz w:val="24"/>
            <w:szCs w:val="24"/>
          </w:rPr>
          <w:delText>，</w:delText>
        </w:r>
      </w:del>
      <w:ins w:id="23" w:author="ericson yang" w:date="2016-05-04T17:06:00Z">
        <w:r w:rsidRPr="00526714">
          <w:rPr>
            <w:rFonts w:ascii="Times New Roman" w:eastAsia="宋体" w:hAnsi="Times New Roman" w:cs="Times New Roman" w:hint="eastAsia"/>
            <w:sz w:val="24"/>
            <w:szCs w:val="24"/>
          </w:rPr>
          <w:t>，</w:t>
        </w:r>
      </w:ins>
      <w:r w:rsidRPr="00526714">
        <w:rPr>
          <w:rFonts w:ascii="Times New Roman" w:eastAsia="宋体" w:hAnsi="Times New Roman" w:cs="Times New Roman"/>
          <w:sz w:val="24"/>
          <w:szCs w:val="24"/>
        </w:rPr>
        <w:t>主要有</w:t>
      </w:r>
      <w:r w:rsidRPr="00526714">
        <w:rPr>
          <w:rFonts w:ascii="Times New Roman" w:eastAsia="宋体" w:hAnsi="Times New Roman" w:cs="Times New Roman"/>
          <w:sz w:val="24"/>
          <w:szCs w:val="24"/>
        </w:rPr>
        <w:t>Hadoop</w:t>
      </w:r>
      <w:r w:rsidRPr="00526714">
        <w:rPr>
          <w:rFonts w:ascii="Times New Roman" w:eastAsia="宋体" w:hAnsi="Times New Roman" w:cs="Times New Roman"/>
          <w:sz w:val="24"/>
          <w:szCs w:val="24"/>
        </w:rPr>
        <w:t>，</w:t>
      </w:r>
      <w:r w:rsidRPr="00526714">
        <w:rPr>
          <w:rFonts w:ascii="Times New Roman" w:eastAsia="宋体" w:hAnsi="Times New Roman" w:cs="Times New Roman"/>
          <w:sz w:val="24"/>
          <w:szCs w:val="24"/>
        </w:rPr>
        <w:t>Spark</w:t>
      </w:r>
      <w:ins w:id="24" w:author="ericson yang" w:date="2016-05-07T12:5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Storm</w:t>
        </w:r>
      </w:ins>
      <w:commentRangeStart w:id="25"/>
      <w:r w:rsidRPr="00526714">
        <w:rPr>
          <w:rFonts w:ascii="Times New Roman" w:eastAsia="宋体" w:hAnsi="Times New Roman" w:cs="Times New Roman"/>
          <w:sz w:val="24"/>
          <w:szCs w:val="24"/>
        </w:rPr>
        <w:t>等</w:t>
      </w:r>
      <w:commentRangeEnd w:id="25"/>
      <w:r>
        <w:rPr>
          <w:rStyle w:val="af3"/>
        </w:rPr>
        <w:commentReference w:id="25"/>
      </w:r>
      <w:r w:rsidRPr="00526714">
        <w:rPr>
          <w:rFonts w:ascii="Times New Roman" w:eastAsia="宋体" w:hAnsi="Times New Roman" w:cs="Times New Roman"/>
          <w:sz w:val="24"/>
          <w:szCs w:val="24"/>
        </w:rPr>
        <w:t>。</w:t>
      </w:r>
      <w:ins w:id="26" w:author="ericson yang" w:date="2016-05-07T12:54:00Z">
        <w:r w:rsidRPr="00526714">
          <w:rPr>
            <w:rFonts w:ascii="Times New Roman" w:eastAsia="宋体" w:hAnsi="Times New Roman" w:cs="Times New Roman" w:hint="eastAsia"/>
            <w:sz w:val="24"/>
            <w:szCs w:val="24"/>
          </w:rPr>
          <w:t>大数据的处理主要有：复杂的批量数据处理；基于历史数据的交互式</w:t>
        </w:r>
      </w:ins>
      <w:ins w:id="27" w:author="ericson yang" w:date="2016-05-07T12:55:00Z">
        <w:r w:rsidRPr="00526714">
          <w:rPr>
            <w:rFonts w:ascii="Times New Roman" w:eastAsia="宋体" w:hAnsi="Times New Roman" w:cs="Times New Roman" w:hint="eastAsia"/>
            <w:sz w:val="24"/>
            <w:szCs w:val="24"/>
          </w:rPr>
          <w:t>查询；基于实时数据流的数据处理。</w:t>
        </w:r>
      </w:ins>
      <w:ins w:id="28" w:author="ericson yang" w:date="2016-05-07T12:56:00Z">
        <w:r w:rsidRPr="00526714">
          <w:rPr>
            <w:rFonts w:ascii="Times New Roman" w:eastAsia="宋体" w:hAnsi="Times New Roman" w:cs="Times New Roman" w:hint="eastAsia"/>
            <w:sz w:val="24"/>
            <w:szCs w:val="24"/>
          </w:rPr>
          <w:t>不同的框架通过不同的实现方式来</w:t>
        </w:r>
      </w:ins>
      <w:ins w:id="29" w:author="ericson yang" w:date="2016-05-07T12:57:00Z">
        <w:r w:rsidRPr="00526714">
          <w:rPr>
            <w:rFonts w:ascii="Times New Roman" w:eastAsia="宋体" w:hAnsi="Times New Roman" w:cs="Times New Roman" w:hint="eastAsia"/>
            <w:sz w:val="24"/>
            <w:szCs w:val="24"/>
          </w:rPr>
          <w:t>处理不同类型的数据。</w:t>
        </w:r>
      </w:ins>
      <w:ins w:id="30" w:author="ericson yang" w:date="2016-05-07T12:58:00Z">
        <w:r w:rsidRPr="00526714">
          <w:rPr>
            <w:rFonts w:ascii="Times New Roman" w:eastAsia="宋体" w:hAnsi="Times New Roman" w:cs="Times New Roman" w:hint="eastAsia"/>
            <w:sz w:val="24"/>
            <w:szCs w:val="24"/>
          </w:rPr>
          <w:t>这些大数据处理框架中最为流行的当属</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两种框架</w:t>
        </w:r>
      </w:ins>
      <w:ins w:id="31" w:author="ericson yang" w:date="2016-05-07T13:0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ins>
      <w:ins w:id="32" w:author="ericson yang" w:date="2016-05-07T13:00:00Z">
        <w:r w:rsidRPr="00526714">
          <w:rPr>
            <w:rFonts w:ascii="Times New Roman" w:eastAsia="宋体" w:hAnsi="Times New Roman" w:cs="Times New Roman" w:hint="eastAsia"/>
            <w:sz w:val="24"/>
            <w:szCs w:val="24"/>
          </w:rPr>
          <w:t>经过不断的发展，</w:t>
        </w:r>
      </w:ins>
      <w:ins w:id="33" w:author="ericson yang" w:date="2016-05-07T13:01:00Z">
        <w:r w:rsidRPr="00526714">
          <w:rPr>
            <w:rFonts w:ascii="Times New Roman" w:eastAsia="宋体" w:hAnsi="Times New Roman" w:cs="Times New Roman" w:hint="eastAsia"/>
            <w:sz w:val="24"/>
            <w:szCs w:val="24"/>
          </w:rPr>
          <w:t>衍生出一个通用的资源管理框架</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w:t>
        </w:r>
      </w:ins>
      <w:ins w:id="34" w:author="ericson yang" w:date="2016-05-07T13:02:00Z">
        <w:r w:rsidRPr="00526714">
          <w:rPr>
            <w:rFonts w:ascii="Times New Roman" w:eastAsia="宋体" w:hAnsi="Times New Roman" w:cs="Times New Roman" w:hint="eastAsia"/>
            <w:sz w:val="24"/>
            <w:szCs w:val="24"/>
          </w:rPr>
          <w:t>本文主要工作是基于</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框架的更改。</w:t>
        </w:r>
      </w:ins>
    </w:p>
    <w:p w14:paraId="059AC012" w14:textId="4A53629C" w:rsidR="00526714" w:rsidRPr="00526714" w:rsidRDefault="00526714" w:rsidP="00526714">
      <w:pPr>
        <w:spacing w:line="400" w:lineRule="exact"/>
        <w:ind w:firstLine="420"/>
        <w:rPr>
          <w:rFonts w:ascii="Times New Roman" w:eastAsia="宋体" w:hAnsi="Times New Roman" w:cs="Times New Roman"/>
          <w:sz w:val="24"/>
          <w:szCs w:val="24"/>
        </w:rPr>
      </w:pPr>
      <w:ins w:id="35" w:author="ericson yang" w:date="2016-05-04T16:35:00Z">
        <w:r w:rsidRPr="00526714">
          <w:rPr>
            <w:rFonts w:ascii="Times New Roman" w:eastAsia="宋体" w:hAnsi="Times New Roman" w:cs="Times New Roman" w:hint="eastAsia"/>
            <w:sz w:val="24"/>
            <w:szCs w:val="24"/>
          </w:rPr>
          <w:t>高性能计算</w:t>
        </w:r>
        <w:r w:rsidRPr="00526714">
          <w:rPr>
            <w:rFonts w:ascii="Times New Roman" w:eastAsia="宋体" w:hAnsi="Times New Roman" w:cs="Times New Roman" w:hint="eastAsia"/>
            <w:sz w:val="24"/>
            <w:szCs w:val="24"/>
          </w:rPr>
          <w:t>HPC</w:t>
        </w:r>
        <w:r w:rsidRPr="00526714">
          <w:rPr>
            <w:rFonts w:ascii="Times New Roman" w:eastAsia="宋体" w:hAnsi="Times New Roman" w:cs="Times New Roman" w:hint="eastAsia"/>
            <w:sz w:val="24"/>
            <w:szCs w:val="24"/>
          </w:rPr>
          <w:t>（</w:t>
        </w:r>
      </w:ins>
      <w:ins w:id="36" w:author="ericson yang" w:date="2016-05-04T16:36:00Z">
        <w:r w:rsidRPr="00526714">
          <w:rPr>
            <w:rFonts w:ascii="Times New Roman" w:eastAsia="宋体" w:hAnsi="Times New Roman" w:cs="Times New Roman" w:hint="eastAsia"/>
            <w:sz w:val="24"/>
            <w:szCs w:val="24"/>
          </w:rPr>
          <w:t>High</w:t>
        </w:r>
        <w:r w:rsidRPr="00526714">
          <w:rPr>
            <w:rFonts w:ascii="Times New Roman" w:eastAsia="宋体" w:hAnsi="Times New Roman" w:cs="Times New Roman"/>
            <w:sz w:val="24"/>
            <w:szCs w:val="24"/>
          </w:rPr>
          <w:t xml:space="preserve"> P</w:t>
        </w:r>
        <w:r w:rsidRPr="00526714">
          <w:rPr>
            <w:rFonts w:ascii="Times New Roman" w:eastAsia="宋体" w:hAnsi="Times New Roman" w:cs="Times New Roman" w:hint="eastAsia"/>
            <w:sz w:val="24"/>
            <w:szCs w:val="24"/>
          </w:rPr>
          <w:t>erformance</w:t>
        </w:r>
        <w:r w:rsidRPr="00526714">
          <w:rPr>
            <w:rFonts w:ascii="Times New Roman" w:eastAsia="宋体" w:hAnsi="Times New Roman" w:cs="Times New Roman"/>
            <w:sz w:val="24"/>
            <w:szCs w:val="24"/>
          </w:rPr>
          <w:t xml:space="preserve"> C</w:t>
        </w:r>
        <w:r w:rsidRPr="00526714">
          <w:rPr>
            <w:rFonts w:ascii="Times New Roman" w:eastAsia="宋体" w:hAnsi="Times New Roman" w:cs="Times New Roman" w:hint="eastAsia"/>
            <w:sz w:val="24"/>
            <w:szCs w:val="24"/>
          </w:rPr>
          <w:t>omputing</w:t>
        </w:r>
      </w:ins>
      <w:ins w:id="37" w:author="ericson yang" w:date="2016-05-04T16:35:00Z">
        <w:r w:rsidRPr="00526714">
          <w:rPr>
            <w:rFonts w:ascii="Times New Roman" w:eastAsia="宋体" w:hAnsi="Times New Roman" w:cs="Times New Roman" w:hint="eastAsia"/>
            <w:sz w:val="24"/>
            <w:szCs w:val="24"/>
          </w:rPr>
          <w:t>）</w:t>
        </w:r>
      </w:ins>
      <w:ins w:id="38" w:author="ericson yang" w:date="2016-05-04T16:39:00Z">
        <w:r w:rsidRPr="00526714">
          <w:rPr>
            <w:rFonts w:ascii="Times New Roman" w:eastAsia="宋体" w:hAnsi="Times New Roman" w:cs="Times New Roman" w:hint="eastAsia"/>
            <w:sz w:val="24"/>
            <w:szCs w:val="24"/>
          </w:rPr>
          <w:t>是计算机科学中的一个分支，主要是研究</w:t>
        </w:r>
      </w:ins>
      <w:r w:rsidRPr="00526714">
        <w:rPr>
          <w:rFonts w:ascii="Times New Roman" w:eastAsia="宋体" w:hAnsi="Times New Roman" w:cs="Times New Roman" w:hint="eastAsia"/>
          <w:sz w:val="24"/>
          <w:szCs w:val="24"/>
        </w:rPr>
        <w:t>并行算法和开发相关的软件，致力于研究高性能的超级计算机。高性能计算方法的基本原理就是将问题分为多个部分，然后由计算机的各个处理器（或者多个计算机连接）同时解决各个问题，最终大大的缩短了解决问题的时间。高性能计算能有效、可靠、快速的并行运行大型的程序。高性能计算主要关注的重点是性能，这里的性能通常定义为一种计算率（比如每小时工作负载、每秒浮点运算速度等）。高性能计算是超级计算的同义词，尽管在技术上超级计算机系统接近当前电脑最高的操作速率。高性能计算的大部分用户是科研工作者，工程师和学术工作者，</w:t>
      </w:r>
      <w:del w:id="39" w:author="ericson yang" w:date="2016-05-07T13:06:00Z">
        <w:r w:rsidRPr="00526714" w:rsidDel="007A2142">
          <w:rPr>
            <w:rFonts w:ascii="Times New Roman" w:eastAsia="宋体" w:hAnsi="Times New Roman" w:cs="Times New Roman" w:hint="eastAsia"/>
            <w:sz w:val="24"/>
            <w:szCs w:val="24"/>
          </w:rPr>
          <w:delText>一些</w:delText>
        </w:r>
      </w:del>
      <w:ins w:id="40" w:author="ericson yang" w:date="2016-05-07T13:06:00Z">
        <w:r w:rsidRPr="00526714">
          <w:rPr>
            <w:rFonts w:ascii="Times New Roman" w:eastAsia="宋体" w:hAnsi="Times New Roman" w:cs="Times New Roman" w:hint="eastAsia"/>
            <w:sz w:val="24"/>
            <w:szCs w:val="24"/>
          </w:rPr>
          <w:t>应用</w:t>
        </w:r>
      </w:ins>
      <w:ins w:id="41" w:author="ericson yang" w:date="2016-05-07T13:07:00Z">
        <w:r w:rsidRPr="00526714">
          <w:rPr>
            <w:rFonts w:ascii="Times New Roman" w:eastAsia="宋体" w:hAnsi="Times New Roman" w:cs="Times New Roman" w:hint="eastAsia"/>
            <w:sz w:val="24"/>
            <w:szCs w:val="24"/>
          </w:rPr>
          <w:t>于很多领域</w:t>
        </w:r>
      </w:ins>
      <w:ins w:id="42" w:author="ericson yang" w:date="2016-05-07T13:06:00Z">
        <w:r w:rsidRPr="00526714">
          <w:rPr>
            <w:rFonts w:ascii="Times New Roman" w:eastAsia="宋体" w:hAnsi="Times New Roman" w:cs="Times New Roman" w:hint="eastAsia"/>
            <w:sz w:val="24"/>
            <w:szCs w:val="24"/>
          </w:rPr>
          <w:t>，如地震勘探。</w:t>
        </w:r>
      </w:ins>
      <w:ins w:id="43" w:author="ericson yang" w:date="2016-05-07T13:10:00Z">
        <w:r w:rsidRPr="00526714">
          <w:rPr>
            <w:rFonts w:ascii="Times New Roman" w:eastAsia="宋体" w:hAnsi="Times New Roman" w:cs="Times New Roman" w:hint="eastAsia"/>
            <w:sz w:val="24"/>
            <w:szCs w:val="24"/>
          </w:rPr>
          <w:t>地震勘探是高性能</w:t>
        </w:r>
      </w:ins>
      <w:ins w:id="44" w:author="ericson yang" w:date="2016-05-07T13:11:00Z">
        <w:r w:rsidRPr="00526714">
          <w:rPr>
            <w:rFonts w:ascii="Times New Roman" w:eastAsia="宋体" w:hAnsi="Times New Roman" w:cs="Times New Roman" w:hint="eastAsia"/>
            <w:sz w:val="24"/>
            <w:szCs w:val="24"/>
          </w:rPr>
          <w:t>计算最重要的应用领域之一</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sz w:val="24"/>
            <w:szCs w:val="24"/>
          </w:rPr>
          <w:t>4</w:t>
        </w:r>
      </w:ins>
      <w:r w:rsidR="003E19FF">
        <w:rPr>
          <w:rFonts w:ascii="Times New Roman" w:eastAsia="宋体" w:hAnsi="Times New Roman" w:cs="Times New Roman"/>
          <w:sz w:val="24"/>
          <w:szCs w:val="24"/>
        </w:rPr>
        <w:t>2</w:t>
      </w:r>
      <w:ins w:id="45" w:author="ericson yang" w:date="2016-05-07T13:1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w:t>
        </w:r>
      </w:ins>
      <w:del w:id="46" w:author="ericson yang" w:date="2016-05-07T13:03:00Z">
        <w:r w:rsidRPr="00526714" w:rsidDel="00B17CBC">
          <w:rPr>
            <w:rFonts w:ascii="Times New Roman" w:eastAsia="宋体" w:hAnsi="Times New Roman" w:cs="Times New Roman" w:hint="eastAsia"/>
            <w:sz w:val="24"/>
            <w:szCs w:val="24"/>
          </w:rPr>
          <w:delText>政府</w:delText>
        </w:r>
        <w:r w:rsidRPr="00526714" w:rsidDel="00FC630C">
          <w:rPr>
            <w:rFonts w:ascii="Times New Roman" w:eastAsia="宋体" w:hAnsi="Times New Roman" w:cs="Times New Roman" w:hint="eastAsia"/>
            <w:sz w:val="24"/>
            <w:szCs w:val="24"/>
          </w:rPr>
          <w:delText>机构</w:delText>
        </w:r>
        <w:r w:rsidRPr="00526714" w:rsidDel="00B17CBC">
          <w:rPr>
            <w:rFonts w:ascii="Times New Roman" w:eastAsia="宋体" w:hAnsi="Times New Roman" w:cs="Times New Roman" w:hint="eastAsia"/>
            <w:sz w:val="24"/>
            <w:szCs w:val="24"/>
          </w:rPr>
          <w:delText>尤其是军队</w:delText>
        </w:r>
      </w:del>
      <w:del w:id="47" w:author="ericson yang" w:date="2016-05-07T13:06:00Z">
        <w:r w:rsidRPr="00526714" w:rsidDel="007A2142">
          <w:rPr>
            <w:rFonts w:ascii="Times New Roman" w:eastAsia="宋体" w:hAnsi="Times New Roman" w:cs="Times New Roman" w:hint="eastAsia"/>
            <w:sz w:val="24"/>
            <w:szCs w:val="24"/>
          </w:rPr>
          <w:delText>也会运用高性能计算系统。</w:delText>
        </w:r>
      </w:del>
    </w:p>
    <w:p w14:paraId="1CC720B3" w14:textId="77777777" w:rsidR="00526714" w:rsidRPr="00526714" w:rsidRDefault="00526714">
      <w:pPr>
        <w:spacing w:line="400" w:lineRule="exact"/>
        <w:ind w:firstLine="420"/>
        <w:rPr>
          <w:ins w:id="48" w:author="ericson yang" w:date="2016-05-07T12:41:00Z"/>
          <w:rFonts w:ascii="Times New Roman" w:eastAsia="宋体" w:hAnsi="Times New Roman" w:cs="Times New Roman"/>
          <w:sz w:val="24"/>
          <w:szCs w:val="24"/>
        </w:rPr>
        <w:pPrChange w:id="49" w:author="ericson yang" w:date="2016-05-07T13:24:00Z">
          <w:pPr>
            <w:spacing w:line="400" w:lineRule="exact"/>
            <w:ind w:firstLineChars="200" w:firstLine="480"/>
          </w:pPr>
        </w:pPrChange>
      </w:pPr>
      <w:ins w:id="50" w:author="ericson yang" w:date="2016-05-07T12:50:00Z">
        <w:r w:rsidRPr="00526714">
          <w:rPr>
            <w:rFonts w:ascii="Times New Roman" w:eastAsia="宋体" w:hAnsi="Times New Roman" w:cs="Times New Roman" w:hint="eastAsia"/>
            <w:sz w:val="24"/>
            <w:szCs w:val="24"/>
          </w:rPr>
          <w:t>大数据处理</w:t>
        </w:r>
      </w:ins>
      <w:del w:id="51" w:author="ericson yang" w:date="2016-05-07T12:50:00Z">
        <w:r w:rsidRPr="00526714" w:rsidDel="004E0B02">
          <w:rPr>
            <w:rFonts w:ascii="Times New Roman" w:eastAsia="宋体" w:hAnsi="Times New Roman" w:cs="Times New Roman" w:hint="eastAsia"/>
            <w:sz w:val="24"/>
            <w:szCs w:val="24"/>
          </w:rPr>
          <w:delText>云计算</w:delText>
        </w:r>
      </w:del>
      <w:r w:rsidRPr="00526714">
        <w:rPr>
          <w:rFonts w:ascii="Times New Roman" w:eastAsia="宋体" w:hAnsi="Times New Roman" w:cs="Times New Roman" w:hint="eastAsia"/>
          <w:sz w:val="24"/>
          <w:szCs w:val="24"/>
        </w:rPr>
        <w:t>和高性能计算在实际中都有很广泛的应用，很多工作者在致力</w:t>
      </w:r>
      <w:ins w:id="52" w:author="ericson yang" w:date="2016-05-07T11:19:00Z">
        <w:r w:rsidRPr="00526714">
          <w:rPr>
            <w:rFonts w:ascii="Times New Roman" w:eastAsia="宋体" w:hAnsi="Times New Roman" w:cs="Times New Roman" w:hint="eastAsia"/>
            <w:sz w:val="24"/>
            <w:szCs w:val="24"/>
          </w:rPr>
          <w:t>于这两个方向的研究</w:t>
        </w:r>
      </w:ins>
      <w:ins w:id="53" w:author="ericson yang" w:date="2016-05-07T11:23:00Z">
        <w:r w:rsidRPr="00526714">
          <w:rPr>
            <w:rFonts w:ascii="Times New Roman" w:eastAsia="宋体" w:hAnsi="Times New Roman" w:cs="Times New Roman" w:hint="eastAsia"/>
            <w:sz w:val="24"/>
            <w:szCs w:val="24"/>
          </w:rPr>
          <w:t>开发</w:t>
        </w:r>
      </w:ins>
      <w:ins w:id="54" w:author="ericson yang" w:date="2016-05-07T11:19:00Z">
        <w:r w:rsidRPr="00526714">
          <w:rPr>
            <w:rFonts w:ascii="Times New Roman" w:eastAsia="宋体" w:hAnsi="Times New Roman" w:cs="Times New Roman" w:hint="eastAsia"/>
            <w:sz w:val="24"/>
            <w:szCs w:val="24"/>
          </w:rPr>
          <w:t>。</w:t>
        </w:r>
      </w:ins>
      <w:ins w:id="55" w:author="ericson yang" w:date="2016-05-07T12:35:00Z">
        <w:r w:rsidRPr="00526714">
          <w:rPr>
            <w:rFonts w:ascii="Times New Roman" w:eastAsia="宋体" w:hAnsi="Times New Roman" w:cs="Times New Roman" w:hint="eastAsia"/>
            <w:sz w:val="24"/>
            <w:szCs w:val="24"/>
          </w:rPr>
          <w:t>在高性能计算中，</w:t>
        </w:r>
      </w:ins>
      <w:ins w:id="56" w:author="ericson yang" w:date="2016-05-07T12:37:00Z">
        <w:r w:rsidRPr="00526714">
          <w:rPr>
            <w:rFonts w:ascii="Times New Roman" w:eastAsia="宋体" w:hAnsi="Times New Roman" w:cs="Times New Roman" w:hint="eastAsia"/>
            <w:sz w:val="24"/>
            <w:szCs w:val="24"/>
          </w:rPr>
          <w:t>主要有单机多处理器的大型机和普通计算机集群。</w:t>
        </w:r>
      </w:ins>
      <w:ins w:id="57" w:author="ericson yang" w:date="2016-05-07T12:30:00Z">
        <w:r w:rsidRPr="00526714">
          <w:rPr>
            <w:rFonts w:ascii="Times New Roman" w:eastAsia="宋体" w:hAnsi="Times New Roman" w:cs="Times New Roman" w:hint="eastAsia"/>
            <w:sz w:val="24"/>
            <w:szCs w:val="24"/>
          </w:rPr>
          <w:t>目前</w:t>
        </w:r>
      </w:ins>
      <w:ins w:id="58" w:author="ericson yang" w:date="2016-05-07T12:55:00Z">
        <w:r w:rsidRPr="00526714">
          <w:rPr>
            <w:rFonts w:ascii="Times New Roman" w:eastAsia="宋体" w:hAnsi="Times New Roman" w:cs="Times New Roman" w:hint="eastAsia"/>
            <w:sz w:val="24"/>
            <w:szCs w:val="24"/>
          </w:rPr>
          <w:t>大数据处理</w:t>
        </w:r>
      </w:ins>
      <w:ins w:id="59" w:author="ericson yang" w:date="2016-05-07T12:30:00Z">
        <w:r w:rsidRPr="00526714">
          <w:rPr>
            <w:rFonts w:ascii="Times New Roman" w:eastAsia="宋体" w:hAnsi="Times New Roman" w:cs="Times New Roman" w:hint="eastAsia"/>
            <w:sz w:val="24"/>
            <w:szCs w:val="24"/>
          </w:rPr>
          <w:t>和高性能计算都</w:t>
        </w:r>
      </w:ins>
      <w:ins w:id="60" w:author="ericson yang" w:date="2016-05-07T12:31:00Z">
        <w:r w:rsidRPr="00526714">
          <w:rPr>
            <w:rFonts w:ascii="Times New Roman" w:eastAsia="宋体" w:hAnsi="Times New Roman" w:cs="Times New Roman" w:hint="eastAsia"/>
            <w:sz w:val="24"/>
            <w:szCs w:val="24"/>
          </w:rPr>
          <w:t>部署在集群上，通过大量性价比较高的普通计算机</w:t>
        </w:r>
      </w:ins>
      <w:ins w:id="61" w:author="ericson yang" w:date="2016-05-07T12:32:00Z">
        <w:r w:rsidRPr="00526714">
          <w:rPr>
            <w:rFonts w:ascii="Times New Roman" w:eastAsia="宋体" w:hAnsi="Times New Roman" w:cs="Times New Roman" w:hint="eastAsia"/>
            <w:sz w:val="24"/>
            <w:szCs w:val="24"/>
          </w:rPr>
          <w:t>相互连接，把大型程序分成不同的部分运行在各个计算机上，</w:t>
        </w:r>
      </w:ins>
      <w:ins w:id="62" w:author="ericson yang" w:date="2016-05-07T12:34:00Z">
        <w:r w:rsidRPr="00526714">
          <w:rPr>
            <w:rFonts w:ascii="Times New Roman" w:eastAsia="宋体" w:hAnsi="Times New Roman" w:cs="Times New Roman" w:hint="eastAsia"/>
            <w:sz w:val="24"/>
            <w:szCs w:val="24"/>
          </w:rPr>
          <w:t>从而达到较高的效率。</w:t>
        </w:r>
      </w:ins>
      <w:ins w:id="63" w:author="ericson yang" w:date="2016-05-07T12:40:00Z">
        <w:r w:rsidRPr="00526714">
          <w:rPr>
            <w:rFonts w:ascii="Times New Roman" w:eastAsia="宋体" w:hAnsi="Times New Roman" w:cs="Times New Roman" w:hint="eastAsia"/>
            <w:sz w:val="24"/>
            <w:szCs w:val="24"/>
          </w:rPr>
          <w:t>集群的</w:t>
        </w:r>
      </w:ins>
      <w:ins w:id="64" w:author="ericson yang" w:date="2016-05-07T12:41:00Z">
        <w:r w:rsidRPr="00526714">
          <w:rPr>
            <w:rFonts w:ascii="Times New Roman" w:eastAsia="宋体" w:hAnsi="Times New Roman" w:cs="Times New Roman" w:hint="eastAsia"/>
            <w:sz w:val="24"/>
            <w:szCs w:val="24"/>
          </w:rPr>
          <w:t>方式具有单机不具备的成本，可靠性，容错性等优点</w:t>
        </w:r>
      </w:ins>
      <w:ins w:id="65" w:author="ericson yang" w:date="2016-05-07T12:48:00Z">
        <w:r w:rsidRPr="00526714">
          <w:rPr>
            <w:rFonts w:ascii="Times New Roman" w:eastAsia="宋体" w:hAnsi="Times New Roman" w:cs="Times New Roman" w:hint="eastAsia"/>
            <w:sz w:val="24"/>
            <w:szCs w:val="24"/>
          </w:rPr>
          <w:t>。</w:t>
        </w:r>
      </w:ins>
      <w:ins w:id="66" w:author="ericson yang" w:date="2016-05-07T13:14:00Z">
        <w:r w:rsidRPr="00526714">
          <w:rPr>
            <w:rFonts w:ascii="Times New Roman" w:eastAsia="宋体" w:hAnsi="Times New Roman" w:cs="Times New Roman" w:hint="eastAsia"/>
            <w:sz w:val="24"/>
            <w:szCs w:val="24"/>
          </w:rPr>
          <w:t>在</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框架上，</w:t>
        </w:r>
      </w:ins>
      <w:ins w:id="67" w:author="ericson yang" w:date="2016-05-07T13:16:00Z">
        <w:r w:rsidRPr="00526714">
          <w:rPr>
            <w:rFonts w:ascii="Times New Roman" w:eastAsia="宋体" w:hAnsi="Times New Roman" w:cs="Times New Roman" w:hint="eastAsia"/>
            <w:sz w:val="24"/>
            <w:szCs w:val="24"/>
          </w:rPr>
          <w:t>地震勘探等高性能计算有诸多不足，比如</w:t>
        </w:r>
      </w:ins>
      <w:ins w:id="68" w:author="ericson yang" w:date="2016-05-07T13:17:00Z">
        <w:r w:rsidRPr="00526714">
          <w:rPr>
            <w:rFonts w:ascii="Times New Roman" w:eastAsia="宋体" w:hAnsi="Times New Roman" w:cs="Times New Roman" w:hint="eastAsia"/>
            <w:sz w:val="24"/>
            <w:szCs w:val="24"/>
          </w:rPr>
          <w:t>并行部分的资源调度不合理，中间数据传输速度慢</w:t>
        </w:r>
      </w:ins>
      <w:ins w:id="69" w:author="ericson yang" w:date="2016-05-07T13:18:00Z">
        <w:r w:rsidRPr="00526714">
          <w:rPr>
            <w:rFonts w:ascii="Times New Roman" w:eastAsia="宋体" w:hAnsi="Times New Roman" w:cs="Times New Roman" w:hint="eastAsia"/>
            <w:sz w:val="24"/>
            <w:szCs w:val="24"/>
          </w:rPr>
          <w:t>等。因此，本文主要针对这些不足做出</w:t>
        </w:r>
      </w:ins>
      <w:ins w:id="70" w:author="ericson yang" w:date="2016-05-07T13:19:00Z">
        <w:r w:rsidRPr="00526714">
          <w:rPr>
            <w:rFonts w:ascii="Times New Roman" w:eastAsia="宋体" w:hAnsi="Times New Roman" w:cs="Times New Roman" w:hint="eastAsia"/>
            <w:sz w:val="24"/>
            <w:szCs w:val="24"/>
          </w:rPr>
          <w:t>改进，下面首先</w:t>
        </w:r>
      </w:ins>
      <w:ins w:id="71" w:author="ericson yang" w:date="2016-05-07T13:24:00Z">
        <w:r w:rsidRPr="00526714">
          <w:rPr>
            <w:rFonts w:ascii="Times New Roman" w:eastAsia="宋体" w:hAnsi="Times New Roman" w:cs="Times New Roman" w:hint="eastAsia"/>
            <w:sz w:val="24"/>
            <w:szCs w:val="24"/>
          </w:rPr>
          <w:t>简要</w:t>
        </w:r>
      </w:ins>
      <w:ins w:id="72" w:author="ericson yang" w:date="2016-05-07T13:19:00Z">
        <w:r w:rsidRPr="00526714">
          <w:rPr>
            <w:rFonts w:ascii="Times New Roman" w:eastAsia="宋体" w:hAnsi="Times New Roman" w:cs="Times New Roman" w:hint="eastAsia"/>
            <w:sz w:val="24"/>
            <w:szCs w:val="24"/>
          </w:rPr>
          <w:t>介绍</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YARN</w:t>
        </w:r>
      </w:ins>
      <w:ins w:id="73" w:author="ericson yang" w:date="2016-05-07T13:20:00Z">
        <w:r w:rsidRPr="00526714">
          <w:rPr>
            <w:rFonts w:ascii="Times New Roman" w:eastAsia="宋体" w:hAnsi="Times New Roman" w:cs="Times New Roman" w:hint="eastAsia"/>
            <w:sz w:val="24"/>
            <w:szCs w:val="24"/>
          </w:rPr>
          <w:t>等背景知识。</w:t>
        </w:r>
      </w:ins>
    </w:p>
    <w:p w14:paraId="1E3E224F" w14:textId="47BBA6E2" w:rsidR="008C4450" w:rsidRPr="00B96E99" w:rsidRDefault="008C4450" w:rsidP="00FC5E44">
      <w:pPr>
        <w:pStyle w:val="30"/>
      </w:pPr>
      <w:bookmarkStart w:id="74" w:name="_Toc450637040"/>
      <w:r w:rsidRPr="00B96E99">
        <w:lastRenderedPageBreak/>
        <w:t xml:space="preserve">1.1.1 </w:t>
      </w:r>
      <w:r w:rsidR="00AA6CBF" w:rsidRPr="00B96E99">
        <w:t>Hadoop</w:t>
      </w:r>
      <w:r w:rsidR="000F52FE">
        <w:rPr>
          <w:rFonts w:hint="eastAsia"/>
        </w:rPr>
        <w:t>背景</w:t>
      </w:r>
      <w:bookmarkEnd w:id="74"/>
    </w:p>
    <w:p w14:paraId="71D3933D" w14:textId="5AF04C70" w:rsidR="002F792D" w:rsidRPr="00B96E99" w:rsidRDefault="002F792D" w:rsidP="002F792D">
      <w:pPr>
        <w:spacing w:line="400" w:lineRule="exact"/>
        <w:ind w:firstLineChars="200" w:firstLine="480"/>
        <w:rPr>
          <w:ins w:id="75" w:author="ericson yang" w:date="2016-05-07T13:42:00Z"/>
          <w:rFonts w:ascii="Times New Roman" w:hAnsi="Times New Roman" w:cs="Times New Roman"/>
          <w:sz w:val="24"/>
          <w:szCs w:val="24"/>
        </w:rPr>
      </w:pPr>
      <w:ins w:id="76" w:author="ericson yang" w:date="2016-05-07T13:42:00Z">
        <w:r w:rsidRPr="00B96E99">
          <w:rPr>
            <w:rFonts w:ascii="Times New Roman" w:hAnsi="Times New Roman" w:cs="Times New Roman"/>
            <w:sz w:val="24"/>
            <w:szCs w:val="24"/>
          </w:rPr>
          <w:t>Apache Hadoop</w:t>
        </w:r>
        <w:r w:rsidRPr="00B96E99">
          <w:rPr>
            <w:rFonts w:ascii="Times New Roman" w:hAnsi="Times New Roman" w:cs="Times New Roman"/>
            <w:sz w:val="24"/>
            <w:szCs w:val="24"/>
          </w:rPr>
          <w:t>是</w:t>
        </w:r>
        <w:r w:rsidRPr="00B96E99">
          <w:rPr>
            <w:rFonts w:ascii="Times New Roman" w:hAnsi="Times New Roman" w:cs="Times New Roman"/>
            <w:sz w:val="24"/>
            <w:szCs w:val="24"/>
          </w:rPr>
          <w:t>MapReduce</w:t>
        </w:r>
        <w:r w:rsidRPr="00B96E99">
          <w:rPr>
            <w:rFonts w:ascii="Times New Roman" w:hAnsi="Times New Roman" w:cs="Times New Roman"/>
            <w:sz w:val="24"/>
            <w:szCs w:val="24"/>
          </w:rPr>
          <w:t>计算框架的一个开源实现，专注于应对大规模互联网数据计算</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作为一个基于</w:t>
        </w:r>
        <w:r w:rsidRPr="00B96E99">
          <w:rPr>
            <w:rFonts w:ascii="Times New Roman" w:hAnsi="Times New Roman" w:cs="Times New Roman"/>
            <w:sz w:val="24"/>
            <w:szCs w:val="24"/>
          </w:rPr>
          <w:t xml:space="preserve">Java </w:t>
        </w:r>
        <w:r w:rsidRPr="00B96E99">
          <w:rPr>
            <w:rFonts w:ascii="Times New Roman" w:hAnsi="Times New Roman" w:cs="Times New Roman"/>
            <w:sz w:val="24"/>
            <w:szCs w:val="24"/>
          </w:rPr>
          <w:t>语言的分布式计算框架，它可以部署在廉价的机器上</w:t>
        </w:r>
        <w:r w:rsidRPr="00B96E99">
          <w:rPr>
            <w:rFonts w:ascii="Times New Roman" w:hAnsi="Times New Roman" w:cs="Times New Roman"/>
            <w:sz w:val="24"/>
            <w:szCs w:val="24"/>
          </w:rPr>
          <w:t>[4-5]</w:t>
        </w:r>
        <w:r>
          <w:rPr>
            <w:rFonts w:ascii="Times New Roman" w:hAnsi="Times New Roman" w:cs="Times New Roman" w:hint="eastAsia"/>
            <w:sz w:val="24"/>
            <w:szCs w:val="24"/>
          </w:rPr>
          <w:t>，</w:t>
        </w:r>
        <w:r w:rsidRPr="00B96E99">
          <w:rPr>
            <w:rFonts w:ascii="Times New Roman" w:hAnsi="Times New Roman" w:cs="Times New Roman"/>
            <w:sz w:val="24"/>
            <w:szCs w:val="24"/>
          </w:rPr>
          <w:t>适用于不同种类的数据密集型</w:t>
        </w:r>
        <w:r>
          <w:rPr>
            <w:rFonts w:ascii="Times New Roman" w:hAnsi="Times New Roman" w:cs="Times New Roman" w:hint="eastAsia"/>
            <w:sz w:val="24"/>
            <w:szCs w:val="24"/>
          </w:rPr>
          <w:t>处理</w:t>
        </w:r>
        <w:r w:rsidRPr="00B96E99">
          <w:rPr>
            <w:rFonts w:ascii="Times New Roman" w:hAnsi="Times New Roman" w:cs="Times New Roman"/>
            <w:sz w:val="24"/>
            <w:szCs w:val="24"/>
          </w:rPr>
          <w:t>[6]</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主要有两个组件</w:t>
        </w:r>
        <w:r w:rsidRPr="00B96E99">
          <w:rPr>
            <w:rFonts w:ascii="Times New Roman" w:hAnsi="Times New Roman" w:cs="Times New Roman"/>
            <w:sz w:val="24"/>
            <w:szCs w:val="24"/>
          </w:rPr>
          <w:t>[4]</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和</w:t>
        </w:r>
        <w:r w:rsidRPr="00B96E99">
          <w:rPr>
            <w:rFonts w:ascii="Times New Roman" w:hAnsi="Times New Roman" w:cs="Times New Roman"/>
            <w:sz w:val="24"/>
            <w:szCs w:val="24"/>
          </w:rPr>
          <w:t>HDFS</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是一个分布式计算编程范式，而</w:t>
        </w:r>
        <w:r w:rsidRPr="00B96E99">
          <w:rPr>
            <w:rFonts w:ascii="Times New Roman" w:hAnsi="Times New Roman" w:cs="Times New Roman"/>
            <w:sz w:val="24"/>
            <w:szCs w:val="24"/>
          </w:rPr>
          <w:t>HDFS</w:t>
        </w:r>
        <w:r w:rsidRPr="00B96E99">
          <w:rPr>
            <w:rFonts w:ascii="Times New Roman" w:hAnsi="Times New Roman" w:cs="Times New Roman"/>
            <w:sz w:val="24"/>
            <w:szCs w:val="24"/>
          </w:rPr>
          <w:t>则是分布式数据文件系统。</w:t>
        </w:r>
        <w:r w:rsidRPr="00B96E99">
          <w:rPr>
            <w:rFonts w:ascii="Times New Roman" w:hAnsi="Times New Roman" w:cs="Times New Roman"/>
            <w:sz w:val="24"/>
            <w:szCs w:val="24"/>
          </w:rPr>
          <w:t>Hadoop</w:t>
        </w:r>
        <w:r w:rsidRPr="00B96E99">
          <w:rPr>
            <w:rFonts w:ascii="Times New Roman" w:hAnsi="Times New Roman" w:cs="Times New Roman"/>
            <w:sz w:val="24"/>
            <w:szCs w:val="24"/>
          </w:rPr>
          <w:t>框架透明地为应用提供可靠性和数据移动。在</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阶段中，应用程序被分割成许多小部分，而每个部分都能在集群中的任意节点上执行或重新执行；</w:t>
        </w:r>
        <w:r w:rsidRPr="00B96E99">
          <w:rPr>
            <w:rFonts w:ascii="Times New Roman" w:hAnsi="Times New Roman" w:cs="Times New Roman"/>
            <w:sz w:val="24"/>
            <w:szCs w:val="24"/>
          </w:rPr>
          <w:t>HDFS</w:t>
        </w:r>
        <w:r w:rsidRPr="00B96E99">
          <w:rPr>
            <w:rFonts w:ascii="Times New Roman" w:hAnsi="Times New Roman" w:cs="Times New Roman"/>
            <w:sz w:val="24"/>
            <w:szCs w:val="24"/>
          </w:rPr>
          <w:t>用来存储所有计算节点的数据，这为整个集群带来了非常高的带宽。</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的设计，使得整个框架能够自动处理节点故障，它使应用程序运用成千上万的独立计算的电脑来处理</w:t>
        </w:r>
        <w:r w:rsidRPr="00B96E99">
          <w:rPr>
            <w:rFonts w:ascii="Times New Roman" w:hAnsi="Times New Roman" w:cs="Times New Roman"/>
            <w:sz w:val="24"/>
            <w:szCs w:val="24"/>
          </w:rPr>
          <w:t>PB</w:t>
        </w:r>
        <w:r w:rsidRPr="00B96E99">
          <w:rPr>
            <w:rFonts w:ascii="Times New Roman" w:hAnsi="Times New Roman" w:cs="Times New Roman"/>
            <w:sz w:val="24"/>
            <w:szCs w:val="24"/>
          </w:rPr>
          <w:t>级的数据。</w:t>
        </w:r>
        <w:r w:rsidRPr="00B96E99">
          <w:rPr>
            <w:rFonts w:ascii="Times New Roman" w:hAnsi="Times New Roman" w:cs="Times New Roman"/>
            <w:sz w:val="24"/>
            <w:szCs w:val="24"/>
          </w:rPr>
          <w:t>Hadoop</w:t>
        </w:r>
        <w:r w:rsidRPr="00B96E99">
          <w:rPr>
            <w:rFonts w:ascii="Times New Roman" w:hAnsi="Times New Roman" w:cs="Times New Roman"/>
            <w:sz w:val="24"/>
            <w:szCs w:val="24"/>
          </w:rPr>
          <w:t>还包括了很多子项目，包括</w:t>
        </w:r>
        <w:r w:rsidRPr="00B96E99">
          <w:rPr>
            <w:rFonts w:ascii="Times New Roman" w:hAnsi="Times New Roman" w:cs="Times New Roman"/>
            <w:sz w:val="24"/>
            <w:szCs w:val="24"/>
          </w:rPr>
          <w:t>HBase</w:t>
        </w:r>
        <w:r w:rsidRPr="00B96E99">
          <w:rPr>
            <w:rFonts w:ascii="Times New Roman" w:hAnsi="Times New Roman" w:cs="Times New Roman"/>
            <w:sz w:val="24"/>
            <w:szCs w:val="24"/>
          </w:rPr>
          <w:t>，</w:t>
        </w:r>
        <w:r w:rsidRPr="00B96E99">
          <w:rPr>
            <w:rFonts w:ascii="Times New Roman" w:hAnsi="Times New Roman" w:cs="Times New Roman"/>
            <w:sz w:val="24"/>
            <w:szCs w:val="24"/>
          </w:rPr>
          <w:t>Hive</w:t>
        </w:r>
        <w:r w:rsidRPr="00B96E99">
          <w:rPr>
            <w:rFonts w:ascii="Times New Roman" w:hAnsi="Times New Roman" w:cs="Times New Roman"/>
            <w:sz w:val="24"/>
            <w:szCs w:val="24"/>
          </w:rPr>
          <w:t>，</w:t>
        </w:r>
        <w:r w:rsidRPr="00B96E99">
          <w:rPr>
            <w:rFonts w:ascii="Times New Roman" w:hAnsi="Times New Roman" w:cs="Times New Roman"/>
            <w:sz w:val="24"/>
            <w:szCs w:val="24"/>
          </w:rPr>
          <w:t>Mahout</w:t>
        </w:r>
        <w:r w:rsidRPr="00B96E99">
          <w:rPr>
            <w:rFonts w:ascii="Times New Roman" w:hAnsi="Times New Roman" w:cs="Times New Roman"/>
            <w:sz w:val="24"/>
            <w:szCs w:val="24"/>
          </w:rPr>
          <w:t>，</w:t>
        </w:r>
        <w:r w:rsidRPr="00B96E99">
          <w:rPr>
            <w:rFonts w:ascii="Times New Roman" w:hAnsi="Times New Roman" w:cs="Times New Roman"/>
            <w:sz w:val="24"/>
            <w:szCs w:val="24"/>
          </w:rPr>
          <w:t>Sqoop</w:t>
        </w:r>
        <w:r w:rsidRPr="00B96E99">
          <w:rPr>
            <w:rFonts w:ascii="Times New Roman" w:hAnsi="Times New Roman" w:cs="Times New Roman"/>
            <w:sz w:val="24"/>
            <w:szCs w:val="24"/>
          </w:rPr>
          <w:t>，</w:t>
        </w:r>
        <w:r w:rsidRPr="00B96E99">
          <w:rPr>
            <w:rFonts w:ascii="Times New Roman" w:hAnsi="Times New Roman" w:cs="Times New Roman"/>
            <w:sz w:val="24"/>
            <w:szCs w:val="24"/>
          </w:rPr>
          <w:t>Zookeeper</w:t>
        </w:r>
        <w:r w:rsidRPr="00B96E99">
          <w:rPr>
            <w:rFonts w:ascii="Times New Roman" w:hAnsi="Times New Roman" w:cs="Times New Roman"/>
            <w:sz w:val="24"/>
            <w:szCs w:val="24"/>
          </w:rPr>
          <w:t>，</w:t>
        </w:r>
        <w:r w:rsidRPr="00B96E99">
          <w:rPr>
            <w:rFonts w:ascii="Times New Roman" w:hAnsi="Times New Roman" w:cs="Times New Roman"/>
            <w:sz w:val="24"/>
            <w:szCs w:val="24"/>
          </w:rPr>
          <w:t>Avro</w:t>
        </w:r>
        <w:r w:rsidRPr="00B96E99">
          <w:rPr>
            <w:rFonts w:ascii="Times New Roman" w:hAnsi="Times New Roman" w:cs="Times New Roman"/>
            <w:sz w:val="24"/>
            <w:szCs w:val="24"/>
          </w:rPr>
          <w:t>等。</w:t>
        </w:r>
        <w:r w:rsidRPr="00B96E99">
          <w:rPr>
            <w:rFonts w:ascii="Times New Roman" w:hAnsi="Times New Roman" w:cs="Times New Roman"/>
            <w:sz w:val="24"/>
            <w:szCs w:val="24"/>
          </w:rPr>
          <w:t>Hadoop</w:t>
        </w:r>
        <w:r w:rsidRPr="00B96E99">
          <w:rPr>
            <w:rFonts w:ascii="Times New Roman" w:hAnsi="Times New Roman" w:cs="Times New Roman"/>
            <w:sz w:val="24"/>
            <w:szCs w:val="24"/>
          </w:rPr>
          <w:t>的主要架构如图</w:t>
        </w:r>
        <w:r w:rsidRPr="00B96E99">
          <w:rPr>
            <w:rFonts w:ascii="Times New Roman" w:hAnsi="Times New Roman" w:cs="Times New Roman"/>
            <w:sz w:val="24"/>
            <w:szCs w:val="24"/>
          </w:rPr>
          <w:t>1.1</w:t>
        </w:r>
        <w:r w:rsidRPr="00B96E99">
          <w:rPr>
            <w:rFonts w:ascii="Times New Roman" w:hAnsi="Times New Roman" w:cs="Times New Roman"/>
            <w:sz w:val="24"/>
            <w:szCs w:val="24"/>
          </w:rPr>
          <w:t>所示。</w:t>
        </w:r>
      </w:ins>
      <w:r w:rsidR="00C36425">
        <w:rPr>
          <w:rFonts w:ascii="Times New Roman" w:hAnsi="Times New Roman" w:cs="Times New Roman" w:hint="eastAsia"/>
          <w:sz w:val="24"/>
          <w:szCs w:val="24"/>
        </w:rPr>
        <w:t>下面我们主要介绍</w:t>
      </w:r>
      <w:r w:rsidR="00C36425">
        <w:rPr>
          <w:rFonts w:ascii="Times New Roman" w:hAnsi="Times New Roman" w:cs="Times New Roman" w:hint="eastAsia"/>
          <w:sz w:val="24"/>
          <w:szCs w:val="24"/>
        </w:rPr>
        <w:t>MapReduce</w:t>
      </w:r>
      <w:r w:rsidR="00C36425">
        <w:rPr>
          <w:rFonts w:ascii="Times New Roman" w:hAnsi="Times New Roman" w:cs="Times New Roman" w:hint="eastAsia"/>
          <w:sz w:val="24"/>
          <w:szCs w:val="24"/>
        </w:rPr>
        <w:t>的计算模型。</w:t>
      </w:r>
    </w:p>
    <w:p w14:paraId="16E5DB49" w14:textId="77777777" w:rsidR="0013326D" w:rsidRPr="00B96E99" w:rsidRDefault="0013326D" w:rsidP="0013326D">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F428E32" wp14:editId="67561005">
            <wp:extent cx="4238045" cy="2401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0828" cy="2408428"/>
                    </a:xfrm>
                    <a:prstGeom prst="rect">
                      <a:avLst/>
                    </a:prstGeom>
                  </pic:spPr>
                </pic:pic>
              </a:graphicData>
            </a:graphic>
          </wp:inline>
        </w:drawing>
      </w:r>
    </w:p>
    <w:p w14:paraId="0B1A38C5" w14:textId="77777777" w:rsidR="0013326D" w:rsidRPr="00B96E99" w:rsidRDefault="0013326D" w:rsidP="0013326D">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1.1 Hadoop</w:t>
      </w:r>
      <w:r w:rsidRPr="00B96E99">
        <w:rPr>
          <w:rFonts w:ascii="Times New Roman" w:hAnsi="Times New Roman" w:cs="Times New Roman"/>
          <w:sz w:val="24"/>
          <w:szCs w:val="24"/>
        </w:rPr>
        <w:t>家族架构</w:t>
      </w:r>
    </w:p>
    <w:p w14:paraId="0800885B" w14:textId="77777777" w:rsidR="005A3576" w:rsidRPr="00B57E1A" w:rsidRDefault="003314FC">
      <w:pPr>
        <w:pStyle w:val="40"/>
        <w:pPrChange w:id="77" w:author="JieTang" w:date="2016-05-02T19:29:00Z">
          <w:pPr>
            <w:pStyle w:val="30"/>
            <w:numPr>
              <w:ilvl w:val="3"/>
              <w:numId w:val="26"/>
            </w:numPr>
            <w:ind w:left="864" w:hanging="864"/>
          </w:pPr>
        </w:pPrChange>
      </w:pPr>
      <w:bookmarkStart w:id="78" w:name="_Toc450637041"/>
      <w:ins w:id="79" w:author="JieTang" w:date="2016-05-02T19:30:00Z">
        <w:r w:rsidRPr="00B57E1A">
          <w:rPr>
            <w:rFonts w:hint="eastAsia"/>
          </w:rPr>
          <w:t xml:space="preserve">1.1.1.1 </w:t>
        </w:r>
      </w:ins>
      <w:r w:rsidR="005A3576" w:rsidRPr="00B57E1A">
        <w:t>MapReduce</w:t>
      </w:r>
      <w:r w:rsidR="005A3576" w:rsidRPr="00B57E1A">
        <w:t>介绍</w:t>
      </w:r>
      <w:bookmarkEnd w:id="78"/>
    </w:p>
    <w:p w14:paraId="52285F44" w14:textId="7AC918C6" w:rsidR="00582922" w:rsidRDefault="00B57E1A" w:rsidP="00AC0E49">
      <w:pPr>
        <w:spacing w:line="360" w:lineRule="auto"/>
        <w:ind w:firstLineChars="200" w:firstLine="480"/>
        <w:jc w:val="center"/>
        <w:rPr>
          <w:rFonts w:ascii="Times New Roman" w:hAnsi="Times New Roman" w:cs="Times New Roman"/>
          <w:sz w:val="24"/>
          <w:szCs w:val="24"/>
        </w:rPr>
      </w:pPr>
      <w:ins w:id="80" w:author="ericson yang" w:date="2016-05-07T13:42:00Z">
        <w:r w:rsidRPr="00B96E99">
          <w:rPr>
            <w:rFonts w:ascii="Times New Roman" w:hAnsi="Times New Roman" w:cs="Times New Roman"/>
            <w:sz w:val="24"/>
            <w:szCs w:val="24"/>
          </w:rPr>
          <w:t>MapReduce</w:t>
        </w:r>
        <w:r w:rsidRPr="00B96E99">
          <w:rPr>
            <w:rFonts w:ascii="Times New Roman" w:hAnsi="Times New Roman" w:cs="Times New Roman"/>
            <w:sz w:val="24"/>
            <w:szCs w:val="24"/>
          </w:rPr>
          <w:t>是一个最先由</w:t>
        </w:r>
        <w:r w:rsidRPr="00B96E99">
          <w:rPr>
            <w:rFonts w:ascii="Times New Roman" w:hAnsi="Times New Roman" w:cs="Times New Roman"/>
            <w:sz w:val="24"/>
            <w:szCs w:val="24"/>
          </w:rPr>
          <w:t>Google</w:t>
        </w:r>
        <w:r w:rsidRPr="00B96E99">
          <w:rPr>
            <w:rFonts w:ascii="Times New Roman" w:hAnsi="Times New Roman" w:cs="Times New Roman"/>
            <w:sz w:val="24"/>
            <w:szCs w:val="24"/>
          </w:rPr>
          <w:t>提出的分布式计算软件架构，它可支持大数据量的分布式处理</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架构的一个重要特点是自动处理错误，对用户隐藏容错性的复杂性</w:t>
        </w:r>
        <w:r w:rsidRPr="00B96E99">
          <w:rPr>
            <w:rFonts w:ascii="Times New Roman" w:hAnsi="Times New Roman" w:cs="Times New Roman"/>
            <w:sz w:val="24"/>
            <w:szCs w:val="24"/>
          </w:rPr>
          <w:t>[7]</w:t>
        </w:r>
        <w:r w:rsidRPr="00B96E99">
          <w:rPr>
            <w:rFonts w:ascii="Times New Roman" w:hAnsi="Times New Roman" w:cs="Times New Roman"/>
            <w:sz w:val="24"/>
            <w:szCs w:val="24"/>
          </w:rPr>
          <w:t>。这个架构最初起源于函数式程序的</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Reduce</w:t>
        </w:r>
        <w:r w:rsidRPr="00B96E99">
          <w:rPr>
            <w:rFonts w:ascii="Times New Roman" w:hAnsi="Times New Roman" w:cs="Times New Roman"/>
            <w:sz w:val="24"/>
            <w:szCs w:val="24"/>
          </w:rPr>
          <w:t>两个函数组成，但它们在</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框架中的应用和原来的使用上大相径庭。</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框架中，用户的程序总是被分成</w:t>
        </w:r>
        <w:r w:rsidRPr="00B96E99">
          <w:rPr>
            <w:rFonts w:ascii="Times New Roman" w:hAnsi="Times New Roman" w:cs="Times New Roman"/>
            <w:sz w:val="24"/>
            <w:szCs w:val="24"/>
          </w:rPr>
          <w:t>Map</w:t>
        </w:r>
        <w:r w:rsidRPr="00B96E99">
          <w:rPr>
            <w:rFonts w:ascii="Times New Roman" w:hAnsi="Times New Roman" w:cs="Times New Roman"/>
            <w:sz w:val="24"/>
            <w:szCs w:val="24"/>
          </w:rPr>
          <w:t>端和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端，用户只需要</w:t>
        </w:r>
        <w:r w:rsidRPr="00B96E99">
          <w:rPr>
            <w:rFonts w:ascii="Times New Roman" w:hAnsi="Times New Roman" w:cs="Times New Roman"/>
            <w:sz w:val="24"/>
            <w:szCs w:val="24"/>
          </w:rPr>
          <w:lastRenderedPageBreak/>
          <w:t>填写</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函数，提交应用程序到</w:t>
        </w:r>
        <w:r w:rsidRPr="00B96E99">
          <w:rPr>
            <w:rFonts w:ascii="Times New Roman" w:hAnsi="Times New Roman" w:cs="Times New Roman"/>
            <w:sz w:val="24"/>
            <w:szCs w:val="24"/>
          </w:rPr>
          <w:t>Hadoop</w:t>
        </w:r>
        <w:r w:rsidRPr="00B96E99">
          <w:rPr>
            <w:rFonts w:ascii="Times New Roman" w:hAnsi="Times New Roman" w:cs="Times New Roman"/>
            <w:sz w:val="24"/>
            <w:szCs w:val="24"/>
          </w:rPr>
          <w:t>系统端，系统会自动切分数据，分布式运行提交的程序。</w:t>
        </w:r>
        <w:r w:rsidRPr="00B96E99">
          <w:rPr>
            <w:rFonts w:ascii="Times New Roman" w:hAnsi="Times New Roman" w:cs="Times New Roman"/>
            <w:sz w:val="24"/>
            <w:szCs w:val="24"/>
          </w:rPr>
          <w:t xml:space="preserve"> Hadoop</w:t>
        </w:r>
        <w:r w:rsidRPr="00B96E99">
          <w:rPr>
            <w:rFonts w:ascii="Times New Roman" w:hAnsi="Times New Roman" w:cs="Times New Roman"/>
            <w:sz w:val="24"/>
            <w:szCs w:val="24"/>
          </w:rPr>
          <w:t>上的</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程序运行程序如图</w:t>
        </w:r>
        <w:r w:rsidRPr="00B96E99">
          <w:rPr>
            <w:rFonts w:ascii="Times New Roman" w:hAnsi="Times New Roman" w:cs="Times New Roman"/>
            <w:sz w:val="24"/>
            <w:szCs w:val="24"/>
          </w:rPr>
          <w:t xml:space="preserve">1.2 </w:t>
        </w:r>
      </w:ins>
      <w:r w:rsidR="00582922">
        <w:rPr>
          <w:rFonts w:ascii="Times New Roman" w:hAnsi="Times New Roman" w:cs="Times New Roman" w:hint="eastAsia"/>
          <w:sz w:val="24"/>
          <w:szCs w:val="24"/>
        </w:rPr>
        <w:t>所</w:t>
      </w:r>
      <w:ins w:id="81" w:author="ericson yang" w:date="2016-05-07T13:42:00Z">
        <w:r w:rsidRPr="00B96E99">
          <w:rPr>
            <w:rFonts w:ascii="Times New Roman" w:hAnsi="Times New Roman" w:cs="Times New Roman"/>
            <w:sz w:val="24"/>
            <w:szCs w:val="24"/>
          </w:rPr>
          <w:t>示。</w:t>
        </w:r>
      </w:ins>
    </w:p>
    <w:p w14:paraId="7FA89231" w14:textId="6E4E6FEA" w:rsidR="00AC0E49" w:rsidRPr="00B96E99" w:rsidRDefault="00AC0E49" w:rsidP="00AC0E49">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BB17365" wp14:editId="11A4D2E5">
            <wp:extent cx="3815532" cy="38325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018" cy="3846075"/>
                    </a:xfrm>
                    <a:prstGeom prst="rect">
                      <a:avLst/>
                    </a:prstGeom>
                  </pic:spPr>
                </pic:pic>
              </a:graphicData>
            </a:graphic>
          </wp:inline>
        </w:drawing>
      </w:r>
    </w:p>
    <w:p w14:paraId="00FD514C" w14:textId="77777777" w:rsidR="00AC0E49" w:rsidRPr="00B96E99" w:rsidRDefault="00AC0E49" w:rsidP="00AC0E49">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1.2 MapReduce</w:t>
      </w:r>
      <w:r w:rsidRPr="00B96E99">
        <w:rPr>
          <w:rFonts w:ascii="Times New Roman" w:hAnsi="Times New Roman" w:cs="Times New Roman"/>
          <w:sz w:val="24"/>
          <w:szCs w:val="24"/>
        </w:rPr>
        <w:t>程序流程</w:t>
      </w:r>
    </w:p>
    <w:p w14:paraId="39803985" w14:textId="18643F26" w:rsidR="008751B9" w:rsidRDefault="008751B9" w:rsidP="00B83972">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是一个高性能的批处理分布式计算框架，用于对海量数据进行并行分析和处理。</w:t>
      </w:r>
      <w:r w:rsidR="00436AC9">
        <w:rPr>
          <w:rFonts w:ascii="Times New Roman" w:hAnsi="Times New Roman" w:cs="Times New Roman" w:hint="eastAsia"/>
          <w:sz w:val="24"/>
          <w:szCs w:val="24"/>
        </w:rPr>
        <w:t>M</w:t>
      </w:r>
      <w:r w:rsidR="00A6628B">
        <w:rPr>
          <w:rFonts w:ascii="Times New Roman" w:hAnsi="Times New Roman" w:cs="Times New Roman" w:hint="eastAsia"/>
          <w:sz w:val="24"/>
          <w:szCs w:val="24"/>
        </w:rPr>
        <w:t>apReduce</w:t>
      </w:r>
      <w:r w:rsidR="00A6628B">
        <w:rPr>
          <w:rFonts w:ascii="Times New Roman" w:hAnsi="Times New Roman" w:cs="Times New Roman" w:hint="eastAsia"/>
          <w:sz w:val="24"/>
          <w:szCs w:val="24"/>
        </w:rPr>
        <w:t>适合于解决对整个数据集的，易于分批处理的问题，数据一次写多次读，本质上是一种线性编程，适用于</w:t>
      </w:r>
      <w:r w:rsidR="0066653D">
        <w:rPr>
          <w:rFonts w:ascii="Times New Roman" w:hAnsi="Times New Roman" w:cs="Times New Roman" w:hint="eastAsia"/>
          <w:sz w:val="24"/>
          <w:szCs w:val="24"/>
        </w:rPr>
        <w:t>顺序处理数据，而高性能计算的</w:t>
      </w:r>
      <w:r w:rsidR="00B61A91">
        <w:rPr>
          <w:rFonts w:ascii="Times New Roman" w:hAnsi="Times New Roman" w:cs="Times New Roman" w:hint="eastAsia"/>
          <w:sz w:val="24"/>
          <w:szCs w:val="24"/>
        </w:rPr>
        <w:t>并行算法</w:t>
      </w:r>
      <w:r w:rsidR="0066653D">
        <w:rPr>
          <w:rFonts w:ascii="Times New Roman" w:hAnsi="Times New Roman" w:cs="Times New Roman" w:hint="eastAsia"/>
          <w:sz w:val="24"/>
          <w:szCs w:val="24"/>
        </w:rPr>
        <w:t>大多不适合用</w:t>
      </w:r>
      <w:r w:rsidR="0066653D">
        <w:rPr>
          <w:rFonts w:ascii="Times New Roman" w:hAnsi="Times New Roman" w:cs="Times New Roman" w:hint="eastAsia"/>
          <w:sz w:val="24"/>
          <w:szCs w:val="24"/>
        </w:rPr>
        <w:t>MapReduce</w:t>
      </w:r>
      <w:r w:rsidR="0066653D">
        <w:rPr>
          <w:rFonts w:ascii="Times New Roman" w:hAnsi="Times New Roman" w:cs="Times New Roman" w:hint="eastAsia"/>
          <w:sz w:val="24"/>
          <w:szCs w:val="24"/>
        </w:rPr>
        <w:t>模型解决。</w:t>
      </w:r>
    </w:p>
    <w:p w14:paraId="68D9AEB5" w14:textId="2102803D" w:rsidR="003A2DD3" w:rsidRDefault="003A2DD3" w:rsidP="003A2DD3">
      <w:pPr>
        <w:pStyle w:val="30"/>
      </w:pPr>
      <w:bookmarkStart w:id="82" w:name="_Toc450637042"/>
      <w:r>
        <w:rPr>
          <w:rFonts w:hint="eastAsia"/>
        </w:rPr>
        <w:t>1</w:t>
      </w:r>
      <w:r>
        <w:t>.1.2 YARN</w:t>
      </w:r>
      <w:r>
        <w:rPr>
          <w:rFonts w:hint="eastAsia"/>
        </w:rPr>
        <w:t>平台背景</w:t>
      </w:r>
      <w:bookmarkEnd w:id="82"/>
    </w:p>
    <w:p w14:paraId="7A100A8E" w14:textId="09891F93" w:rsidR="00A82750" w:rsidRDefault="00A82750" w:rsidP="00122878">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YARN</w:t>
      </w:r>
      <w:r w:rsidRPr="00B96E99">
        <w:rPr>
          <w:rFonts w:ascii="Times New Roman" w:hAnsi="Times New Roman" w:cs="Times New Roman"/>
          <w:sz w:val="24"/>
          <w:szCs w:val="24"/>
        </w:rPr>
        <w:t>是下一代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框架，该框架主要从</w:t>
      </w:r>
      <w:r w:rsidRPr="00B96E99">
        <w:rPr>
          <w:rFonts w:ascii="Times New Roman" w:hAnsi="Times New Roman" w:cs="Times New Roman"/>
          <w:sz w:val="24"/>
          <w:szCs w:val="24"/>
        </w:rPr>
        <w:t>MRv1</w:t>
      </w:r>
      <w:r w:rsidRPr="00B96E99">
        <w:rPr>
          <w:rFonts w:ascii="Times New Roman" w:hAnsi="Times New Roman" w:cs="Times New Roman"/>
          <w:sz w:val="24"/>
          <w:szCs w:val="24"/>
        </w:rPr>
        <w:t>资源管理框架中解耦出来，并为每个应用组件提供调度功能</w:t>
      </w:r>
      <w:r w:rsidRPr="00B96E99">
        <w:rPr>
          <w:rFonts w:ascii="Times New Roman" w:hAnsi="Times New Roman" w:cs="Times New Roman"/>
          <w:sz w:val="24"/>
          <w:szCs w:val="24"/>
        </w:rPr>
        <w:t>[8]</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YARN </w:t>
      </w:r>
      <w:r w:rsidRPr="00B96E99">
        <w:rPr>
          <w:rFonts w:ascii="Times New Roman" w:hAnsi="Times New Roman" w:cs="Times New Roman"/>
          <w:sz w:val="24"/>
          <w:szCs w:val="24"/>
        </w:rPr>
        <w:t>主要由三部分组成：</w:t>
      </w:r>
      <w:r w:rsidRPr="00B96E99">
        <w:rPr>
          <w:rFonts w:ascii="Times New Roman" w:hAnsi="Times New Roman" w:cs="Times New Roman"/>
          <w:sz w:val="24"/>
          <w:szCs w:val="24"/>
        </w:rPr>
        <w:t>ResourceManager(RM)</w:t>
      </w:r>
      <w:r w:rsidRPr="00B96E99">
        <w:rPr>
          <w:rFonts w:ascii="Times New Roman" w:hAnsi="Times New Roman" w:cs="Times New Roman"/>
          <w:sz w:val="24"/>
          <w:szCs w:val="24"/>
        </w:rPr>
        <w:t>、</w:t>
      </w:r>
      <w:r w:rsidRPr="00B96E99">
        <w:rPr>
          <w:rFonts w:ascii="Times New Roman" w:hAnsi="Times New Roman" w:cs="Times New Roman"/>
          <w:sz w:val="24"/>
          <w:szCs w:val="24"/>
        </w:rPr>
        <w:t>NodeManager(NM)</w:t>
      </w:r>
      <w:r w:rsidRPr="00B96E99">
        <w:rPr>
          <w:rFonts w:ascii="Times New Roman" w:hAnsi="Times New Roman" w:cs="Times New Roman"/>
          <w:sz w:val="24"/>
          <w:szCs w:val="24"/>
        </w:rPr>
        <w:t>、</w:t>
      </w:r>
      <w:r w:rsidRPr="00B96E99">
        <w:rPr>
          <w:rFonts w:ascii="Times New Roman" w:hAnsi="Times New Roman" w:cs="Times New Roman"/>
          <w:sz w:val="24"/>
          <w:szCs w:val="24"/>
        </w:rPr>
        <w:t>ApplicationMaster(AM)</w:t>
      </w:r>
      <w:r w:rsidRPr="00B96E99">
        <w:rPr>
          <w:rFonts w:ascii="Times New Roman" w:hAnsi="Times New Roman" w:cs="Times New Roman"/>
          <w:sz w:val="24"/>
          <w:szCs w:val="24"/>
        </w:rPr>
        <w:t>。</w:t>
      </w:r>
      <w:r w:rsidR="00B46B05">
        <w:rPr>
          <w:rFonts w:ascii="Times New Roman" w:hAnsi="Times New Roman" w:cs="Times New Roman"/>
          <w:sz w:val="24"/>
          <w:szCs w:val="24"/>
        </w:rPr>
        <w:t>RM</w:t>
      </w:r>
      <w:r w:rsidRPr="00B96E99">
        <w:rPr>
          <w:rFonts w:ascii="Times New Roman" w:hAnsi="Times New Roman" w:cs="Times New Roman"/>
          <w:sz w:val="24"/>
          <w:szCs w:val="24"/>
        </w:rPr>
        <w:t>是一个全局的资源管理器，负责整个系统的资源管理和分配</w:t>
      </w:r>
      <w:r w:rsidR="00B83972">
        <w:rPr>
          <w:rFonts w:ascii="Times New Roman" w:hAnsi="Times New Roman" w:cs="Times New Roman" w:hint="eastAsia"/>
          <w:sz w:val="24"/>
          <w:szCs w:val="24"/>
        </w:rPr>
        <w:t>，它是</w:t>
      </w:r>
      <w:r w:rsidR="00B83972">
        <w:rPr>
          <w:rFonts w:ascii="Times New Roman" w:hAnsi="Times New Roman" w:cs="Times New Roman" w:hint="eastAsia"/>
          <w:sz w:val="24"/>
          <w:szCs w:val="24"/>
        </w:rPr>
        <w:t>YARN</w:t>
      </w:r>
      <w:r w:rsidR="00B83972">
        <w:rPr>
          <w:rFonts w:ascii="Times New Roman" w:hAnsi="Times New Roman" w:cs="Times New Roman" w:hint="eastAsia"/>
          <w:sz w:val="24"/>
          <w:szCs w:val="24"/>
        </w:rPr>
        <w:t>框架最核心的模块</w:t>
      </w:r>
      <w:r w:rsidRPr="00B96E99">
        <w:rPr>
          <w:rFonts w:ascii="Times New Roman" w:hAnsi="Times New Roman" w:cs="Times New Roman"/>
          <w:sz w:val="24"/>
          <w:szCs w:val="24"/>
        </w:rPr>
        <w:t>。它主要由调度器和应用管理器组成。</w:t>
      </w:r>
      <w:r w:rsidRPr="00B96E99">
        <w:rPr>
          <w:rFonts w:ascii="Times New Roman" w:hAnsi="Times New Roman" w:cs="Times New Roman"/>
          <w:sz w:val="24"/>
          <w:szCs w:val="24"/>
        </w:rPr>
        <w:t>NM</w:t>
      </w:r>
      <w:r w:rsidRPr="00B96E99">
        <w:rPr>
          <w:rFonts w:ascii="Times New Roman" w:hAnsi="Times New Roman" w:cs="Times New Roman"/>
          <w:sz w:val="24"/>
          <w:szCs w:val="24"/>
        </w:rPr>
        <w:t>是每个节点上的资源和任务管理器。一方面，它会定时向</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汇报本节点的资源使用情况和各个</w:t>
      </w:r>
      <w:r w:rsidRPr="00B96E99">
        <w:rPr>
          <w:rFonts w:ascii="Times New Roman" w:hAnsi="Times New Roman" w:cs="Times New Roman"/>
          <w:sz w:val="24"/>
          <w:szCs w:val="24"/>
        </w:rPr>
        <w:t>Container</w:t>
      </w:r>
      <w:r w:rsidRPr="00B96E99">
        <w:rPr>
          <w:rFonts w:ascii="Times New Roman" w:hAnsi="Times New Roman" w:cs="Times New Roman"/>
          <w:sz w:val="24"/>
          <w:szCs w:val="24"/>
        </w:rPr>
        <w:t>（资源分配单位的抽象概念）的运行状态；另一方面，它会接收并处理来自</w:t>
      </w:r>
      <w:r w:rsidRPr="00B96E99">
        <w:rPr>
          <w:rFonts w:ascii="Times New Roman" w:hAnsi="Times New Roman" w:cs="Times New Roman"/>
          <w:sz w:val="24"/>
          <w:szCs w:val="24"/>
        </w:rPr>
        <w:t xml:space="preserve">AM </w:t>
      </w:r>
      <w:r w:rsidRPr="00B96E99">
        <w:rPr>
          <w:rFonts w:ascii="Times New Roman" w:hAnsi="Times New Roman" w:cs="Times New Roman"/>
          <w:sz w:val="24"/>
          <w:szCs w:val="24"/>
        </w:rPr>
        <w:t>的</w:t>
      </w:r>
      <w:r w:rsidRPr="00B96E99">
        <w:rPr>
          <w:rFonts w:ascii="Times New Roman" w:hAnsi="Times New Roman" w:cs="Times New Roman"/>
          <w:sz w:val="24"/>
          <w:szCs w:val="24"/>
        </w:rPr>
        <w:lastRenderedPageBreak/>
        <w:t>任务启动</w:t>
      </w:r>
      <w:r w:rsidRPr="00B96E99">
        <w:rPr>
          <w:rFonts w:ascii="Times New Roman" w:hAnsi="Times New Roman" w:cs="Times New Roman"/>
          <w:sz w:val="24"/>
          <w:szCs w:val="24"/>
        </w:rPr>
        <w:t>/</w:t>
      </w:r>
      <w:r w:rsidRPr="00B96E99">
        <w:rPr>
          <w:rFonts w:ascii="Times New Roman" w:hAnsi="Times New Roman" w:cs="Times New Roman"/>
          <w:sz w:val="24"/>
          <w:szCs w:val="24"/>
        </w:rPr>
        <w:t>停止等各种请求。用户提交的每个应用程序均包含一个</w:t>
      </w:r>
      <w:r w:rsidRPr="00B96E99">
        <w:rPr>
          <w:rFonts w:ascii="Times New Roman" w:hAnsi="Times New Roman" w:cs="Times New Roman"/>
          <w:sz w:val="24"/>
          <w:szCs w:val="24"/>
        </w:rPr>
        <w:t>AM</w:t>
      </w:r>
      <w:r w:rsidRPr="00B96E99">
        <w:rPr>
          <w:rFonts w:ascii="Times New Roman" w:hAnsi="Times New Roman" w:cs="Times New Roman"/>
          <w:sz w:val="24"/>
          <w:szCs w:val="24"/>
        </w:rPr>
        <w:t>，它实际上是一个简化版的</w:t>
      </w:r>
      <w:r w:rsidRPr="00B96E99">
        <w:rPr>
          <w:rFonts w:ascii="Times New Roman" w:hAnsi="Times New Roman" w:cs="Times New Roman"/>
          <w:sz w:val="24"/>
          <w:szCs w:val="24"/>
        </w:rPr>
        <w:t>JobTracker</w:t>
      </w:r>
      <w:r w:rsidRPr="00B96E99">
        <w:rPr>
          <w:rFonts w:ascii="Times New Roman" w:hAnsi="Times New Roman" w:cs="Times New Roman"/>
          <w:sz w:val="24"/>
          <w:szCs w:val="24"/>
        </w:rPr>
        <w:t>，主要功能包括：与</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调度器协商以获取资源、与</w:t>
      </w:r>
      <w:r w:rsidRPr="00B96E99">
        <w:rPr>
          <w:rFonts w:ascii="Times New Roman" w:hAnsi="Times New Roman" w:cs="Times New Roman"/>
          <w:sz w:val="24"/>
          <w:szCs w:val="24"/>
        </w:rPr>
        <w:t xml:space="preserve">NM </w:t>
      </w:r>
      <w:r w:rsidRPr="00B96E99">
        <w:rPr>
          <w:rFonts w:ascii="Times New Roman" w:hAnsi="Times New Roman" w:cs="Times New Roman"/>
          <w:sz w:val="24"/>
          <w:szCs w:val="24"/>
        </w:rPr>
        <w:t>通信以启动</w:t>
      </w:r>
      <w:r w:rsidRPr="00B96E99">
        <w:rPr>
          <w:rFonts w:ascii="Times New Roman" w:hAnsi="Times New Roman" w:cs="Times New Roman"/>
          <w:sz w:val="24"/>
          <w:szCs w:val="24"/>
        </w:rPr>
        <w:t>/</w:t>
      </w:r>
      <w:r w:rsidRPr="00B96E99">
        <w:rPr>
          <w:rFonts w:ascii="Times New Roman" w:hAnsi="Times New Roman" w:cs="Times New Roman"/>
          <w:sz w:val="24"/>
          <w:szCs w:val="24"/>
        </w:rPr>
        <w:t>停止任务、监控所有任务的运行状态，并在任务运行失败时重新为任务申请资源以重启任务。</w:t>
      </w:r>
      <w:r w:rsidRPr="00B96E99">
        <w:rPr>
          <w:rFonts w:ascii="Times New Roman" w:hAnsi="Times New Roman" w:cs="Times New Roman"/>
          <w:sz w:val="24"/>
          <w:szCs w:val="24"/>
        </w:rPr>
        <w:t>YARN</w:t>
      </w:r>
      <w:r w:rsidRPr="00B96E99">
        <w:rPr>
          <w:rFonts w:ascii="Times New Roman" w:hAnsi="Times New Roman" w:cs="Times New Roman"/>
          <w:sz w:val="24"/>
          <w:szCs w:val="24"/>
        </w:rPr>
        <w:t>框架如图</w:t>
      </w:r>
      <w:r w:rsidR="009064B7">
        <w:rPr>
          <w:rFonts w:ascii="Times New Roman" w:hAnsi="Times New Roman" w:cs="Times New Roman"/>
          <w:sz w:val="24"/>
          <w:szCs w:val="24"/>
        </w:rPr>
        <w:t>1.3</w:t>
      </w:r>
      <w:r w:rsidRPr="00B96E99">
        <w:rPr>
          <w:rFonts w:ascii="Times New Roman" w:hAnsi="Times New Roman" w:cs="Times New Roman"/>
          <w:sz w:val="24"/>
          <w:szCs w:val="24"/>
        </w:rPr>
        <w:t>所示。</w:t>
      </w:r>
    </w:p>
    <w:p w14:paraId="290DEEBC" w14:textId="77777777" w:rsidR="00C64B43" w:rsidRPr="00B96E99" w:rsidRDefault="00C64B43" w:rsidP="00C64B43">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775D4182" wp14:editId="3F725E05">
            <wp:extent cx="4635610" cy="325122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0605" cy="3296804"/>
                    </a:xfrm>
                    <a:prstGeom prst="rect">
                      <a:avLst/>
                    </a:prstGeom>
                  </pic:spPr>
                </pic:pic>
              </a:graphicData>
            </a:graphic>
          </wp:inline>
        </w:drawing>
      </w:r>
    </w:p>
    <w:p w14:paraId="477EDFAA" w14:textId="0607F943" w:rsidR="004A523A" w:rsidRDefault="00C64B43" w:rsidP="007C5E98">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00FE1F03">
        <w:rPr>
          <w:rFonts w:ascii="Times New Roman" w:hAnsi="Times New Roman" w:cs="Times New Roman"/>
          <w:sz w:val="24"/>
          <w:szCs w:val="24"/>
        </w:rPr>
        <w:t>1.3</w:t>
      </w:r>
      <w:r w:rsidRPr="00B96E99">
        <w:rPr>
          <w:rFonts w:ascii="Times New Roman" w:hAnsi="Times New Roman" w:cs="Times New Roman"/>
          <w:sz w:val="24"/>
          <w:szCs w:val="24"/>
        </w:rPr>
        <w:t xml:space="preserve"> YARN</w:t>
      </w:r>
      <w:r w:rsidRPr="00B96E99">
        <w:rPr>
          <w:rFonts w:ascii="Times New Roman" w:hAnsi="Times New Roman" w:cs="Times New Roman"/>
          <w:sz w:val="24"/>
          <w:szCs w:val="24"/>
        </w:rPr>
        <w:t>框架</w:t>
      </w:r>
    </w:p>
    <w:p w14:paraId="498DD44B" w14:textId="2ECDC119" w:rsidR="007F4C2A" w:rsidRPr="00B853A6" w:rsidRDefault="00B853A6" w:rsidP="00B853A6">
      <w:pPr>
        <w:pStyle w:val="30"/>
      </w:pPr>
      <w:bookmarkStart w:id="83" w:name="_Toc450637043"/>
      <w:r>
        <w:rPr>
          <w:rFonts w:hint="eastAsia"/>
        </w:rPr>
        <w:t xml:space="preserve">1.1.3 </w:t>
      </w:r>
      <w:r w:rsidR="009E53E4" w:rsidRPr="00B96E99">
        <w:rPr>
          <w:rFonts w:eastAsia="宋体"/>
          <w:sz w:val="28"/>
          <w:szCs w:val="28"/>
        </w:rPr>
        <w:t>Spark</w:t>
      </w:r>
      <w:r w:rsidR="006B14C0">
        <w:rPr>
          <w:rFonts w:eastAsia="宋体" w:hint="eastAsia"/>
          <w:sz w:val="28"/>
          <w:szCs w:val="28"/>
        </w:rPr>
        <w:t>背景</w:t>
      </w:r>
      <w:bookmarkEnd w:id="83"/>
    </w:p>
    <w:p w14:paraId="61162CB1" w14:textId="6DFC294B" w:rsidR="00045F1F" w:rsidRPr="00B96E99" w:rsidRDefault="00045F1F" w:rsidP="00436AC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UC Berkeley AMP lab</w:t>
      </w:r>
      <w:r w:rsidRPr="00B96E99">
        <w:rPr>
          <w:rFonts w:ascii="Times New Roman" w:eastAsia="宋体" w:hAnsi="Times New Roman" w:cs="Times New Roman"/>
          <w:sz w:val="24"/>
          <w:szCs w:val="24"/>
        </w:rPr>
        <w:t>所开源的类</w:t>
      </w:r>
      <w:r w:rsidRPr="00B96E99">
        <w:rPr>
          <w:rFonts w:ascii="Times New Roman" w:eastAsia="宋体" w:hAnsi="Times New Roman" w:cs="Times New Roman"/>
          <w:sz w:val="24"/>
          <w:szCs w:val="24"/>
        </w:rPr>
        <w:t>Hadoop MapReduce</w:t>
      </w:r>
      <w:r w:rsidRPr="00B96E99">
        <w:rPr>
          <w:rFonts w:ascii="Times New Roman" w:eastAsia="宋体" w:hAnsi="Times New Roman" w:cs="Times New Roman"/>
          <w:sz w:val="24"/>
          <w:szCs w:val="24"/>
        </w:rPr>
        <w:t>的通用的并行计算框架，它支持</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Scala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Python</w:t>
      </w:r>
      <w:r w:rsidRPr="00B96E99">
        <w:rPr>
          <w:rFonts w:ascii="Times New Roman" w:eastAsia="宋体" w:hAnsi="Times New Roman" w:cs="Times New Roman"/>
          <w:sz w:val="24"/>
          <w:szCs w:val="24"/>
        </w:rPr>
        <w:t>等语言</w:t>
      </w:r>
      <w:r w:rsidR="00FF29B6" w:rsidRPr="00B96E99">
        <w:rPr>
          <w:rFonts w:ascii="Times New Roman" w:eastAsia="宋体" w:hAnsi="Times New Roman" w:cs="Times New Roman"/>
          <w:sz w:val="24"/>
          <w:szCs w:val="24"/>
        </w:rPr>
        <w:t>[11]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是基于</w:t>
      </w:r>
      <w:r w:rsidR="00FF02F7">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算法实现的分布式计算</w:t>
      </w:r>
      <w:r w:rsidR="00D24520"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，拥有</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所具有的优点；但不同于</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的是</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的中间输出结果可以保存在内存中，从而不再需要读写</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，因此</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能更好的适用于数据挖掘、机器学习等迭代算法。</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的核心组件是</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Resilient Distributed Datasets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架构如图</w:t>
      </w:r>
      <w:r w:rsidR="005700F7">
        <w:rPr>
          <w:rFonts w:ascii="Times New Roman" w:eastAsia="宋体" w:hAnsi="Times New Roman" w:cs="Times New Roman"/>
          <w:sz w:val="24"/>
          <w:szCs w:val="24"/>
        </w:rPr>
        <w:t>1.4</w:t>
      </w:r>
      <w:r w:rsidRPr="00B96E99">
        <w:rPr>
          <w:rFonts w:ascii="Times New Roman" w:eastAsia="宋体" w:hAnsi="Times New Roman" w:cs="Times New Roman"/>
          <w:sz w:val="24"/>
          <w:szCs w:val="24"/>
        </w:rPr>
        <w:t>所示。</w:t>
      </w:r>
    </w:p>
    <w:p w14:paraId="2ABD6E46" w14:textId="77777777" w:rsidR="007575F6" w:rsidRPr="00B96E99" w:rsidRDefault="007575F6" w:rsidP="007575F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1AECBDA" wp14:editId="49CF35B9">
            <wp:extent cx="3323645" cy="2490133"/>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593" cy="2503580"/>
                    </a:xfrm>
                    <a:prstGeom prst="rect">
                      <a:avLst/>
                    </a:prstGeom>
                  </pic:spPr>
                </pic:pic>
              </a:graphicData>
            </a:graphic>
          </wp:inline>
        </w:drawing>
      </w:r>
    </w:p>
    <w:p w14:paraId="403C4374" w14:textId="30786D97" w:rsidR="007575F6" w:rsidRPr="00B96E99" w:rsidRDefault="007575F6" w:rsidP="007575F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C02DC5">
        <w:rPr>
          <w:rFonts w:ascii="Times New Roman" w:eastAsia="宋体" w:hAnsi="Times New Roman" w:cs="Times New Roman"/>
          <w:sz w:val="24"/>
          <w:szCs w:val="24"/>
        </w:rPr>
        <w:t>1.4</w:t>
      </w:r>
      <w:r w:rsidRPr="00B96E99">
        <w:rPr>
          <w:rFonts w:ascii="Times New Roman" w:eastAsia="宋体" w:hAnsi="Times New Roman" w:cs="Times New Roman"/>
          <w:sz w:val="24"/>
          <w:szCs w:val="24"/>
        </w:rPr>
        <w:t xml:space="preserve"> Spark</w:t>
      </w:r>
      <w:r w:rsidRPr="00B96E99">
        <w:rPr>
          <w:rFonts w:ascii="Times New Roman" w:eastAsia="宋体" w:hAnsi="Times New Roman" w:cs="Times New Roman"/>
          <w:sz w:val="24"/>
          <w:szCs w:val="24"/>
        </w:rPr>
        <w:t>架构</w:t>
      </w:r>
    </w:p>
    <w:p w14:paraId="62F492AE" w14:textId="50CEE124" w:rsidR="00F7188A" w:rsidRPr="006B14C0" w:rsidRDefault="003314FC">
      <w:pPr>
        <w:pStyle w:val="40"/>
        <w:pPrChange w:id="84" w:author="JieTang" w:date="2016-05-02T19:35:00Z">
          <w:pPr>
            <w:pStyle w:val="30"/>
            <w:numPr>
              <w:ilvl w:val="3"/>
              <w:numId w:val="26"/>
            </w:numPr>
            <w:ind w:left="864" w:hanging="864"/>
          </w:pPr>
        </w:pPrChange>
      </w:pPr>
      <w:bookmarkStart w:id="85" w:name="_Toc450637044"/>
      <w:ins w:id="86" w:author="JieTang" w:date="2016-05-02T19:35:00Z">
        <w:r w:rsidRPr="006B14C0">
          <w:rPr>
            <w:rFonts w:hint="eastAsia"/>
          </w:rPr>
          <w:t>1.1.</w:t>
        </w:r>
      </w:ins>
      <w:r w:rsidR="006B14C0" w:rsidRPr="006B14C0">
        <w:t>3</w:t>
      </w:r>
      <w:ins w:id="87" w:author="JieTang" w:date="2016-05-02T19:35:00Z">
        <w:r w:rsidRPr="006B14C0">
          <w:rPr>
            <w:rFonts w:hint="eastAsia"/>
          </w:rPr>
          <w:t xml:space="preserve">.1 </w:t>
        </w:r>
      </w:ins>
      <w:r w:rsidR="00F7188A" w:rsidRPr="006B14C0">
        <w:t>RDD</w:t>
      </w:r>
      <w:r w:rsidR="00F7188A" w:rsidRPr="006B14C0">
        <w:t>介绍</w:t>
      </w:r>
      <w:bookmarkEnd w:id="85"/>
    </w:p>
    <w:p w14:paraId="5BABF95F" w14:textId="1C5BF2F6" w:rsidR="00F7188A" w:rsidRPr="00B96E99" w:rsidRDefault="00F7188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是一个容错的、并行的数据结构，可以让用户显式地将数据存储到磁盘和内存中，并能控制数据的分区</w:t>
      </w:r>
      <w:r w:rsidR="0001017F"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。同时，</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还提供了一组一组丰富的操作来操作这些数据，它提供了粗粒度的转换操作，而不是细粒度的更新操作</w:t>
      </w:r>
      <w:r w:rsidR="00204AE1" w:rsidRPr="00B96E99">
        <w:rPr>
          <w:rFonts w:ascii="Times New Roman" w:eastAsia="宋体" w:hAnsi="Times New Roman" w:cs="Times New Roman"/>
          <w:sz w:val="24"/>
          <w:szCs w:val="24"/>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作为数据结构，本质上是一个只读的分区记录集合。一个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可以包含多个分区，每个分区就是一个数据集片段。</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可以相互依赖。如果</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的每个分区最多只能被一个子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的一个分区使用，则称之为</w:t>
      </w:r>
      <w:r w:rsidRPr="00B96E99">
        <w:rPr>
          <w:rFonts w:ascii="Times New Roman" w:eastAsia="宋体" w:hAnsi="Times New Roman" w:cs="Times New Roman"/>
          <w:sz w:val="24"/>
          <w:szCs w:val="24"/>
        </w:rPr>
        <w:t>narrow dependency</w:t>
      </w:r>
      <w:r w:rsidRPr="00B96E99">
        <w:rPr>
          <w:rFonts w:ascii="Times New Roman" w:eastAsia="宋体" w:hAnsi="Times New Roman" w:cs="Times New Roman"/>
          <w:sz w:val="24"/>
          <w:szCs w:val="24"/>
        </w:rPr>
        <w:t>；若依赖多个子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分区，则称之为</w:t>
      </w:r>
      <w:r w:rsidR="00CA7630" w:rsidRPr="00B96E99">
        <w:rPr>
          <w:rFonts w:ascii="Times New Roman" w:eastAsia="宋体" w:hAnsi="Times New Roman" w:cs="Times New Roman"/>
          <w:sz w:val="24"/>
          <w:szCs w:val="24"/>
        </w:rPr>
        <w:t>wide dependency[13]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的依赖模型如图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所示。</w:t>
      </w:r>
    </w:p>
    <w:p w14:paraId="6F8A9B62" w14:textId="77777777" w:rsidR="00F7188A" w:rsidRPr="00B96E99" w:rsidRDefault="00C53E1F" w:rsidP="00C53E1F">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D4CD7A5" wp14:editId="48FA49F2">
            <wp:extent cx="4369678" cy="249303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0006" cy="2516042"/>
                    </a:xfrm>
                    <a:prstGeom prst="rect">
                      <a:avLst/>
                    </a:prstGeom>
                  </pic:spPr>
                </pic:pic>
              </a:graphicData>
            </a:graphic>
          </wp:inline>
        </w:drawing>
      </w:r>
    </w:p>
    <w:p w14:paraId="3377F1B1" w14:textId="24D0558F" w:rsidR="00C53E1F" w:rsidRPr="00B96E99" w:rsidRDefault="00C53E1F" w:rsidP="00C53E1F">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 xml:space="preserve"> RDD</w:t>
      </w:r>
      <w:r w:rsidRPr="00B96E99">
        <w:rPr>
          <w:rFonts w:ascii="Times New Roman" w:eastAsia="宋体" w:hAnsi="Times New Roman" w:cs="Times New Roman"/>
          <w:sz w:val="24"/>
          <w:szCs w:val="24"/>
        </w:rPr>
        <w:t>依赖关系</w:t>
      </w:r>
    </w:p>
    <w:p w14:paraId="41CB7EF1" w14:textId="77777777" w:rsidR="00C43C17" w:rsidRDefault="0043365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w:t>
      </w:r>
      <w:r w:rsidR="0026224A"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最核心的</w:t>
      </w:r>
      <w:ins w:id="88" w:author="JieTang" w:date="2016-05-02T19:36:00Z">
        <w:r w:rsidR="003314FC">
          <w:rPr>
            <w:rFonts w:ascii="Times New Roman" w:eastAsia="宋体" w:hAnsi="Times New Roman" w:cs="Times New Roman" w:hint="eastAsia"/>
            <w:sz w:val="24"/>
            <w:szCs w:val="24"/>
          </w:rPr>
          <w:t>部分</w:t>
        </w:r>
      </w:ins>
      <w:del w:id="89" w:author="JieTang" w:date="2016-05-02T19:36:00Z">
        <w:r w:rsidRPr="00B96E99" w:rsidDel="003314FC">
          <w:rPr>
            <w:rFonts w:ascii="Times New Roman" w:eastAsia="宋体" w:hAnsi="Times New Roman" w:cs="Times New Roman"/>
            <w:sz w:val="24"/>
            <w:szCs w:val="24"/>
          </w:rPr>
          <w:delText>东西</w:delText>
        </w:r>
      </w:del>
      <w:r w:rsidRPr="00B96E99">
        <w:rPr>
          <w:rFonts w:ascii="Times New Roman" w:eastAsia="宋体" w:hAnsi="Times New Roman" w:cs="Times New Roman"/>
          <w:sz w:val="24"/>
          <w:szCs w:val="24"/>
        </w:rPr>
        <w:t>，它表示已被分区、不可变的并能够被并行操</w:t>
      </w:r>
      <w:r w:rsidRPr="00B96E99">
        <w:rPr>
          <w:rFonts w:ascii="Times New Roman" w:eastAsia="宋体" w:hAnsi="Times New Roman" w:cs="Times New Roman"/>
          <w:sz w:val="24"/>
          <w:szCs w:val="24"/>
        </w:rPr>
        <w:lastRenderedPageBreak/>
        <w:t>作的数据集合，不同的数据集格式对应不同的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实现。</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必须是可序列化的，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w:t>
      </w:r>
      <w:ins w:id="90" w:author="JieTang" w:date="2016-05-02T19:37:00Z">
        <w:r w:rsidR="003314FC">
          <w:rPr>
            <w:rFonts w:ascii="Times New Roman" w:eastAsia="宋体" w:hAnsi="Times New Roman" w:cs="Times New Roman" w:hint="eastAsia"/>
            <w:sz w:val="24"/>
            <w:szCs w:val="24"/>
          </w:rPr>
          <w:t>读入</w:t>
        </w:r>
      </w:ins>
      <w:del w:id="91" w:author="JieTang" w:date="2016-05-02T19:37:00Z">
        <w:r w:rsidRPr="00B96E99" w:rsidDel="003314FC">
          <w:rPr>
            <w:rFonts w:ascii="Times New Roman" w:eastAsia="宋体" w:hAnsi="Times New Roman" w:cs="Times New Roman"/>
            <w:sz w:val="24"/>
            <w:szCs w:val="24"/>
          </w:rPr>
          <w:delText xml:space="preserve">cache </w:delText>
        </w:r>
      </w:del>
      <w:r w:rsidRPr="00B96E99">
        <w:rPr>
          <w:rFonts w:ascii="Times New Roman" w:eastAsia="宋体" w:hAnsi="Times New Roman" w:cs="Times New Roman"/>
          <w:sz w:val="24"/>
          <w:szCs w:val="24"/>
        </w:rPr>
        <w:t>到内存</w:t>
      </w:r>
      <w:ins w:id="92" w:author="JieTang" w:date="2016-05-02T19:37:00Z">
        <w:r w:rsidR="003314FC">
          <w:rPr>
            <w:rFonts w:ascii="Times New Roman" w:eastAsia="宋体" w:hAnsi="Times New Roman" w:cs="Times New Roman" w:hint="eastAsia"/>
            <w:sz w:val="24"/>
            <w:szCs w:val="24"/>
          </w:rPr>
          <w:t>的缓存</w:t>
        </w:r>
      </w:ins>
      <w:r w:rsidRPr="00B96E99">
        <w:rPr>
          <w:rFonts w:ascii="Times New Roman" w:eastAsia="宋体" w:hAnsi="Times New Roman" w:cs="Times New Roman"/>
          <w:sz w:val="24"/>
          <w:szCs w:val="24"/>
        </w:rPr>
        <w:t>中，每次对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数据集的操作之后的结构都可以存放到内存中，下一个操作可以直接从内存中输入，省去了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大量的磁盘</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操作。这对迭代运算比较常见的机器学习算法</w:t>
      </w:r>
      <w:ins w:id="93" w:author="JieTang" w:date="2016-05-02T19:37:00Z">
        <w:r w:rsidR="003314FC">
          <w:rPr>
            <w:rFonts w:ascii="Times New Roman" w:eastAsia="宋体" w:hAnsi="Times New Roman" w:cs="Times New Roman" w:hint="eastAsia"/>
            <w:sz w:val="24"/>
            <w:szCs w:val="24"/>
          </w:rPr>
          <w:t>来说</w:t>
        </w:r>
      </w:ins>
      <w:r w:rsidRPr="00B96E99">
        <w:rPr>
          <w:rFonts w:ascii="Times New Roman" w:eastAsia="宋体" w:hAnsi="Times New Roman" w:cs="Times New Roman"/>
          <w:sz w:val="24"/>
          <w:szCs w:val="24"/>
        </w:rPr>
        <w:t>，</w:t>
      </w:r>
      <w:ins w:id="94" w:author="JieTang" w:date="2016-05-02T19:37:00Z">
        <w:r w:rsidR="003314FC">
          <w:rPr>
            <w:rFonts w:ascii="Times New Roman" w:eastAsia="宋体" w:hAnsi="Times New Roman" w:cs="Times New Roman" w:hint="eastAsia"/>
            <w:sz w:val="24"/>
            <w:szCs w:val="24"/>
          </w:rPr>
          <w:t>运行</w:t>
        </w:r>
      </w:ins>
      <w:r w:rsidRPr="00B96E99">
        <w:rPr>
          <w:rFonts w:ascii="Times New Roman" w:eastAsia="宋体" w:hAnsi="Times New Roman" w:cs="Times New Roman"/>
          <w:sz w:val="24"/>
          <w:szCs w:val="24"/>
        </w:rPr>
        <w:t>效率大大提高。</w:t>
      </w:r>
    </w:p>
    <w:p w14:paraId="764DD77E" w14:textId="6EB2B15E" w:rsidR="000110F6" w:rsidRPr="00B96E99" w:rsidRDefault="00DD513F" w:rsidP="00DD513F">
      <w:pPr>
        <w:pStyle w:val="24"/>
      </w:pPr>
      <w:bookmarkStart w:id="95" w:name="_Toc450637045"/>
      <w:r>
        <w:rPr>
          <w:rFonts w:hint="eastAsia"/>
        </w:rPr>
        <w:t xml:space="preserve">1.2 </w:t>
      </w:r>
      <w:r w:rsidR="000110F6" w:rsidRPr="00B96E99">
        <w:t>研究现状</w:t>
      </w:r>
      <w:bookmarkEnd w:id="95"/>
    </w:p>
    <w:p w14:paraId="2350E573" w14:textId="77777777" w:rsidR="004F7A40" w:rsidRPr="00DD513F" w:rsidRDefault="003314FC">
      <w:pPr>
        <w:pStyle w:val="30"/>
        <w:pPrChange w:id="96" w:author="JieTang" w:date="2016-05-02T19:38:00Z">
          <w:pPr>
            <w:pStyle w:val="30"/>
            <w:numPr>
              <w:ilvl w:val="2"/>
              <w:numId w:val="26"/>
            </w:numPr>
            <w:ind w:left="720" w:hanging="720"/>
          </w:pPr>
        </w:pPrChange>
      </w:pPr>
      <w:bookmarkStart w:id="97" w:name="_Toc450637046"/>
      <w:ins w:id="98" w:author="JieTang" w:date="2016-05-02T19:38:00Z">
        <w:r w:rsidRPr="00DD513F">
          <w:rPr>
            <w:rFonts w:hint="eastAsia"/>
            <w:highlight w:val="lightGray"/>
          </w:rPr>
          <w:t>1.2.1</w:t>
        </w:r>
      </w:ins>
      <w:r w:rsidR="00770402" w:rsidRPr="00DD513F">
        <w:t xml:space="preserve"> </w:t>
      </w:r>
      <w:r w:rsidR="00B17A0D" w:rsidRPr="00DD513F">
        <w:t>YARN</w:t>
      </w:r>
      <w:r w:rsidR="00B17A0D" w:rsidRPr="00DD513F">
        <w:t>研究现状</w:t>
      </w:r>
      <w:bookmarkEnd w:id="97"/>
    </w:p>
    <w:p w14:paraId="147A9561" w14:textId="076B4B7B" w:rsidR="00B70FC3" w:rsidRDefault="001C30D7" w:rsidP="00B70FC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2002~</w:t>
      </w:r>
      <w:r>
        <w:rPr>
          <w:rFonts w:ascii="Times New Roman" w:eastAsia="宋体" w:hAnsi="Times New Roman" w:cs="Times New Roman"/>
          <w:sz w:val="24"/>
          <w:szCs w:val="24"/>
        </w:rPr>
        <w:t>2004</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Doug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联合了</w:t>
      </w:r>
      <w:r>
        <w:rPr>
          <w:rFonts w:ascii="Times New Roman" w:eastAsia="宋体" w:hAnsi="Times New Roman" w:cs="Times New Roman" w:hint="eastAsia"/>
          <w:sz w:val="24"/>
          <w:szCs w:val="24"/>
        </w:rPr>
        <w:t>Mike</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afarella</w:t>
      </w:r>
      <w:r>
        <w:rPr>
          <w:rFonts w:ascii="Times New Roman" w:eastAsia="宋体" w:hAnsi="Times New Roman" w:cs="Times New Roman" w:hint="eastAsia"/>
          <w:sz w:val="24"/>
          <w:szCs w:val="24"/>
        </w:rPr>
        <w:t>开发了一个开源的搜索引擎</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，经过了一年的努力，该</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能够</w:t>
      </w:r>
      <w:r>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亿网页的抓取索引</w:t>
      </w:r>
      <w:r w:rsidR="00CC64A2">
        <w:rPr>
          <w:rFonts w:ascii="Times New Roman" w:eastAsia="宋体" w:hAnsi="Times New Roman" w:cs="Times New Roman" w:hint="eastAsia"/>
          <w:sz w:val="24"/>
          <w:szCs w:val="24"/>
        </w:rPr>
        <w:t>[44]</w:t>
      </w:r>
      <w:r>
        <w:rPr>
          <w:rFonts w:ascii="Times New Roman" w:eastAsia="宋体" w:hAnsi="Times New Roman" w:cs="Times New Roman" w:hint="eastAsia"/>
          <w:sz w:val="24"/>
          <w:szCs w:val="24"/>
        </w:rPr>
        <w:t>。</w:t>
      </w:r>
    </w:p>
    <w:p w14:paraId="0D49A23F" w14:textId="394E708F" w:rsidR="004F2502" w:rsidRDefault="00B70FC3" w:rsidP="004741B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2004</w:t>
      </w:r>
      <w:r>
        <w:rPr>
          <w:rFonts w:ascii="Times New Roman" w:eastAsia="宋体" w:hAnsi="Times New Roman" w:cs="Times New Roman" w:hint="eastAsia"/>
          <w:sz w:val="24"/>
          <w:szCs w:val="24"/>
        </w:rPr>
        <w:t>~</w:t>
      </w:r>
      <w:r>
        <w:rPr>
          <w:rFonts w:ascii="Times New Roman" w:eastAsia="宋体" w:hAnsi="Times New Roman" w:cs="Times New Roman"/>
          <w:sz w:val="24"/>
          <w:szCs w:val="24"/>
        </w:rPr>
        <w:t>2006</w:t>
      </w:r>
      <w:r>
        <w:rPr>
          <w:rFonts w:ascii="Times New Roman" w:eastAsia="宋体" w:hAnsi="Times New Roman" w:cs="Times New Roman" w:hint="eastAsia"/>
          <w:sz w:val="24"/>
          <w:szCs w:val="24"/>
        </w:rPr>
        <w:t>年</w:t>
      </w:r>
      <w:r w:rsidR="004F2502">
        <w:rPr>
          <w:rFonts w:ascii="Times New Roman" w:eastAsia="宋体" w:hAnsi="Times New Roman" w:cs="Times New Roman" w:hint="eastAsia"/>
          <w:sz w:val="24"/>
          <w:szCs w:val="24"/>
        </w:rPr>
        <w:t>Google</w:t>
      </w:r>
      <w:r w:rsidR="004F2502">
        <w:rPr>
          <w:rFonts w:ascii="Times New Roman" w:eastAsia="宋体" w:hAnsi="Times New Roman" w:cs="Times New Roman" w:hint="eastAsia"/>
          <w:sz w:val="24"/>
          <w:szCs w:val="24"/>
        </w:rPr>
        <w:t>发表论文，向全世界提出</w:t>
      </w:r>
      <w:r w:rsidR="004F2502">
        <w:rPr>
          <w:rFonts w:ascii="Times New Roman" w:eastAsia="宋体" w:hAnsi="Times New Roman" w:cs="Times New Roman" w:hint="eastAsia"/>
          <w:sz w:val="24"/>
          <w:szCs w:val="24"/>
        </w:rPr>
        <w:t>MapReduce</w:t>
      </w:r>
      <w:r w:rsidR="004F2502">
        <w:rPr>
          <w:rFonts w:ascii="Times New Roman" w:eastAsia="宋体" w:hAnsi="Times New Roman" w:cs="Times New Roman" w:hint="eastAsia"/>
          <w:sz w:val="24"/>
          <w:szCs w:val="24"/>
        </w:rPr>
        <w:t>概念</w:t>
      </w:r>
      <w:r w:rsidR="00084D5D">
        <w:rPr>
          <w:rFonts w:ascii="Times New Roman" w:eastAsia="宋体" w:hAnsi="Times New Roman" w:cs="Times New Roman" w:hint="eastAsia"/>
          <w:sz w:val="24"/>
          <w:szCs w:val="24"/>
        </w:rPr>
        <w:t>[</w:t>
      </w:r>
      <w:r w:rsidR="00084D5D">
        <w:rPr>
          <w:rFonts w:ascii="Times New Roman" w:eastAsia="宋体" w:hAnsi="Times New Roman" w:cs="Times New Roman"/>
          <w:sz w:val="24"/>
          <w:szCs w:val="24"/>
        </w:rPr>
        <w:t>43</w:t>
      </w:r>
      <w:r w:rsidR="00084D5D">
        <w:rPr>
          <w:rFonts w:ascii="Times New Roman" w:eastAsia="宋体" w:hAnsi="Times New Roman" w:cs="Times New Roman" w:hint="eastAsia"/>
          <w:sz w:val="24"/>
          <w:szCs w:val="24"/>
        </w:rPr>
        <w:t>]</w:t>
      </w:r>
      <w:r w:rsidR="00582F7F">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详细介绍了</w:t>
      </w:r>
      <w:r w:rsidR="00440563">
        <w:rPr>
          <w:rFonts w:ascii="Times New Roman" w:eastAsia="宋体" w:hAnsi="Times New Roman" w:cs="Times New Roman" w:hint="eastAsia"/>
          <w:sz w:val="24"/>
          <w:szCs w:val="24"/>
        </w:rPr>
        <w:t>MapReduce</w:t>
      </w:r>
      <w:r w:rsidR="00440563">
        <w:rPr>
          <w:rFonts w:ascii="Times New Roman" w:eastAsia="宋体" w:hAnsi="Times New Roman" w:cs="Times New Roman" w:hint="eastAsia"/>
          <w:sz w:val="24"/>
          <w:szCs w:val="24"/>
        </w:rPr>
        <w:t>的计算模型</w:t>
      </w:r>
      <w:r w:rsidR="00A423BC">
        <w:rPr>
          <w:rFonts w:ascii="Times New Roman" w:eastAsia="宋体" w:hAnsi="Times New Roman" w:cs="Times New Roman" w:hint="eastAsia"/>
          <w:sz w:val="24"/>
          <w:szCs w:val="24"/>
        </w:rPr>
        <w:t>以及</w:t>
      </w:r>
      <w:r w:rsidR="00176419">
        <w:rPr>
          <w:rFonts w:ascii="Times New Roman" w:eastAsia="宋体" w:hAnsi="Times New Roman" w:cs="Times New Roman" w:hint="eastAsia"/>
          <w:sz w:val="24"/>
          <w:szCs w:val="24"/>
        </w:rPr>
        <w:t>GFS</w:t>
      </w:r>
      <w:r w:rsidR="00176419">
        <w:rPr>
          <w:rFonts w:ascii="Times New Roman" w:eastAsia="宋体" w:hAnsi="Times New Roman" w:cs="Times New Roman" w:hint="eastAsia"/>
          <w:sz w:val="24"/>
          <w:szCs w:val="24"/>
        </w:rPr>
        <w:t>概念</w:t>
      </w:r>
      <w:r w:rsidR="00176419">
        <w:rPr>
          <w:rFonts w:ascii="Times New Roman" w:eastAsia="宋体" w:hAnsi="Times New Roman" w:cs="Times New Roman" w:hint="eastAsia"/>
          <w:sz w:val="24"/>
          <w:szCs w:val="24"/>
        </w:rPr>
        <w:t>[</w:t>
      </w:r>
      <w:r w:rsidR="00176419">
        <w:rPr>
          <w:rFonts w:ascii="Times New Roman" w:eastAsia="宋体" w:hAnsi="Times New Roman" w:cs="Times New Roman"/>
          <w:sz w:val="24"/>
          <w:szCs w:val="24"/>
        </w:rPr>
        <w:t>45</w:t>
      </w:r>
      <w:r w:rsidR="00176419">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w:t>
      </w:r>
      <w:r w:rsidR="00176419">
        <w:rPr>
          <w:rFonts w:ascii="Times New Roman" w:eastAsia="宋体" w:hAnsi="Times New Roman" w:cs="Times New Roman" w:hint="eastAsia"/>
          <w:sz w:val="24"/>
          <w:szCs w:val="24"/>
        </w:rPr>
        <w:t>介绍了文件系统，</w:t>
      </w:r>
      <w:r w:rsidR="00A423BC">
        <w:rPr>
          <w:rFonts w:ascii="Times New Roman" w:eastAsia="宋体" w:hAnsi="Times New Roman" w:cs="Times New Roman" w:hint="eastAsia"/>
          <w:sz w:val="24"/>
          <w:szCs w:val="24"/>
        </w:rPr>
        <w:t>于是</w:t>
      </w:r>
      <w:r w:rsidR="00A423BC">
        <w:rPr>
          <w:rFonts w:ascii="Times New Roman" w:eastAsia="宋体" w:hAnsi="Times New Roman" w:cs="Times New Roman" w:hint="eastAsia"/>
          <w:sz w:val="24"/>
          <w:szCs w:val="24"/>
        </w:rPr>
        <w:t>Doug</w:t>
      </w:r>
      <w:r w:rsidR="00A423BC">
        <w:rPr>
          <w:rFonts w:ascii="Times New Roman" w:eastAsia="宋体" w:hAnsi="Times New Roman" w:cs="Times New Roman" w:hint="eastAsia"/>
          <w:sz w:val="24"/>
          <w:szCs w:val="24"/>
        </w:rPr>
        <w:t>和</w:t>
      </w:r>
      <w:r w:rsidR="00A423BC">
        <w:rPr>
          <w:rFonts w:ascii="Times New Roman" w:eastAsia="宋体" w:hAnsi="Times New Roman" w:cs="Times New Roman" w:hint="eastAsia"/>
          <w:sz w:val="24"/>
          <w:szCs w:val="24"/>
        </w:rPr>
        <w:t>Mike</w:t>
      </w:r>
      <w:r w:rsidR="007D7012">
        <w:rPr>
          <w:rFonts w:ascii="Times New Roman" w:eastAsia="宋体" w:hAnsi="Times New Roman" w:cs="Times New Roman" w:hint="eastAsia"/>
          <w:sz w:val="24"/>
          <w:szCs w:val="24"/>
        </w:rPr>
        <w:t>根据这两篇文章</w:t>
      </w:r>
      <w:r w:rsidR="00687BC8">
        <w:rPr>
          <w:rFonts w:ascii="Times New Roman" w:eastAsia="宋体" w:hAnsi="Times New Roman" w:cs="Times New Roman" w:hint="eastAsia"/>
          <w:sz w:val="24"/>
          <w:szCs w:val="24"/>
        </w:rPr>
        <w:t>用</w:t>
      </w:r>
      <w:r w:rsidR="00687BC8">
        <w:rPr>
          <w:rFonts w:ascii="Times New Roman" w:eastAsia="宋体" w:hAnsi="Times New Roman" w:cs="Times New Roman" w:hint="eastAsia"/>
          <w:sz w:val="24"/>
          <w:szCs w:val="24"/>
        </w:rPr>
        <w:t>Java</w:t>
      </w:r>
      <w:r w:rsidR="00687BC8">
        <w:rPr>
          <w:rFonts w:ascii="Times New Roman" w:eastAsia="宋体" w:hAnsi="Times New Roman" w:cs="Times New Roman" w:hint="eastAsia"/>
          <w:sz w:val="24"/>
          <w:szCs w:val="24"/>
        </w:rPr>
        <w:t>语言重构了</w:t>
      </w:r>
      <w:r w:rsidR="00B60E8A">
        <w:rPr>
          <w:rFonts w:ascii="Times New Roman" w:eastAsia="宋体" w:hAnsi="Times New Roman" w:cs="Times New Roman" w:hint="eastAsia"/>
          <w:sz w:val="24"/>
          <w:szCs w:val="24"/>
        </w:rPr>
        <w:t>Nutch</w:t>
      </w:r>
      <w:r w:rsidR="00687BC8">
        <w:rPr>
          <w:rFonts w:ascii="Times New Roman" w:eastAsia="宋体" w:hAnsi="Times New Roman" w:cs="Times New Roman" w:hint="eastAsia"/>
          <w:sz w:val="24"/>
          <w:szCs w:val="24"/>
        </w:rPr>
        <w:t>。</w:t>
      </w:r>
    </w:p>
    <w:p w14:paraId="5ADB6F56" w14:textId="43262E09" w:rsidR="00687BC8" w:rsidRDefault="00687BC8" w:rsidP="00687BC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2006</w:t>
      </w:r>
      <w:r>
        <w:rPr>
          <w:rFonts w:ascii="Times New Roman" w:eastAsia="宋体" w:hAnsi="Times New Roman" w:cs="Times New Roman" w:hint="eastAsia"/>
          <w:sz w:val="24"/>
          <w:szCs w:val="24"/>
        </w:rPr>
        <w:t>年以后，</w:t>
      </w:r>
      <w:r>
        <w:rPr>
          <w:rFonts w:ascii="Times New Roman" w:eastAsia="宋体" w:hAnsi="Times New Roman" w:cs="Times New Roman" w:hint="eastAsia"/>
          <w:sz w:val="24"/>
          <w:szCs w:val="24"/>
        </w:rPr>
        <w:t>Dog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把</w:t>
      </w:r>
      <w:r w:rsidR="00CC7EFA">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底层的</w:t>
      </w:r>
      <w:r>
        <w:rPr>
          <w:rFonts w:ascii="Times New Roman" w:eastAsia="宋体" w:hAnsi="Times New Roman" w:cs="Times New Roman" w:hint="eastAsia"/>
          <w:sz w:val="24"/>
          <w:szCs w:val="24"/>
        </w:rPr>
        <w:t>GFS/MapReduce</w:t>
      </w:r>
      <w:r>
        <w:rPr>
          <w:rFonts w:ascii="Times New Roman" w:eastAsia="宋体" w:hAnsi="Times New Roman" w:cs="Times New Roman" w:hint="eastAsia"/>
          <w:sz w:val="24"/>
          <w:szCs w:val="24"/>
        </w:rPr>
        <w:t>剥离出来做成系统，并命名为</w:t>
      </w:r>
      <w:r>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给了</w:t>
      </w:r>
      <w:r w:rsidR="001D375A">
        <w:rPr>
          <w:rFonts w:ascii="Times New Roman" w:eastAsia="宋体" w:hAnsi="Times New Roman" w:cs="Times New Roman" w:hint="eastAsia"/>
          <w:sz w:val="24"/>
          <w:szCs w:val="24"/>
        </w:rPr>
        <w:t>Yahoo</w:t>
      </w:r>
      <w:r w:rsidR="001D375A">
        <w:rPr>
          <w:rFonts w:ascii="Times New Roman" w:eastAsia="宋体" w:hAnsi="Times New Roman" w:cs="Times New Roman" w:hint="eastAsia"/>
          <w:sz w:val="24"/>
          <w:szCs w:val="24"/>
        </w:rPr>
        <w:t>公司，至此</w:t>
      </w:r>
      <w:r w:rsidR="001D375A">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逐渐发展了起来。</w:t>
      </w:r>
    </w:p>
    <w:p w14:paraId="717F3D2C" w14:textId="1F189645" w:rsidR="00E76099" w:rsidRPr="00B96E99" w:rsidRDefault="00E76099"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是一个共享的计算平台，扩展性、多租户技术、隔离性，安全性等都是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考虑的问题。</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计算层在其演变过程中涉及了很多这些问题，它的架构经历了很多进化阶段。下面我们主要介绍四个主要的阶段：</w:t>
      </w:r>
    </w:p>
    <w:p w14:paraId="395ABD5E"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集群时代：集群以</w:t>
      </w: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和基于用户的形式搭建。</w:t>
      </w:r>
    </w:p>
    <w:p w14:paraId="691F86B4"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Hadoop on Demand</w:t>
      </w:r>
      <w:r w:rsidRPr="00B96E99">
        <w:rPr>
          <w:rFonts w:ascii="Times New Roman" w:eastAsia="宋体" w:hAnsi="Times New Roman" w:cs="Times New Roman"/>
          <w:sz w:val="24"/>
          <w:szCs w:val="24"/>
        </w:rPr>
        <w:t>：是一个能在大型物理集群上供应虚拟</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集群的系统。</w:t>
      </w:r>
    </w:p>
    <w:p w14:paraId="797F9322"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共享集群：共享的</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框架和共享的</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文件系统。</w:t>
      </w:r>
    </w:p>
    <w:p w14:paraId="2E3C8733"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框架：通用资源框架，解决了以前阶段的需求和缺点。</w:t>
      </w:r>
    </w:p>
    <w:p w14:paraId="631B6F24" w14:textId="47A8890C" w:rsidR="004E0304" w:rsidRPr="00B96E99" w:rsidRDefault="008353FF" w:rsidP="00F315B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w:t>
      </w:r>
      <w:r w:rsidR="004E0304" w:rsidRPr="00B96E99">
        <w:rPr>
          <w:rFonts w:ascii="Times New Roman" w:eastAsia="宋体" w:hAnsi="Times New Roman" w:cs="Times New Roman"/>
          <w:sz w:val="24"/>
          <w:szCs w:val="24"/>
        </w:rPr>
        <w:t>YARN</w:t>
      </w:r>
      <w:r w:rsidR="00DF55DE">
        <w:rPr>
          <w:rFonts w:ascii="Times New Roman" w:eastAsia="宋体" w:hAnsi="Times New Roman" w:cs="Times New Roman" w:hint="eastAsia"/>
          <w:sz w:val="24"/>
          <w:szCs w:val="24"/>
        </w:rPr>
        <w:t>已经</w:t>
      </w:r>
      <w:r w:rsidR="004E0304" w:rsidRPr="00B96E99">
        <w:rPr>
          <w:rFonts w:ascii="Times New Roman" w:eastAsia="宋体" w:hAnsi="Times New Roman" w:cs="Times New Roman"/>
          <w:sz w:val="24"/>
          <w:szCs w:val="24"/>
        </w:rPr>
        <w:t>是一个弹性计算平台，它的目标已经不再局限于支持</w:t>
      </w:r>
      <w:r w:rsidR="004E0304" w:rsidRPr="00B96E99">
        <w:rPr>
          <w:rFonts w:ascii="Times New Roman" w:eastAsia="宋体" w:hAnsi="Times New Roman" w:cs="Times New Roman"/>
          <w:sz w:val="24"/>
          <w:szCs w:val="24"/>
        </w:rPr>
        <w:t>MapReduce</w:t>
      </w:r>
      <w:r w:rsidR="004E0304" w:rsidRPr="00B96E99">
        <w:rPr>
          <w:rFonts w:ascii="Times New Roman" w:eastAsia="宋体" w:hAnsi="Times New Roman" w:cs="Times New Roman"/>
          <w:sz w:val="24"/>
          <w:szCs w:val="24"/>
        </w:rPr>
        <w:t>一种计算框架，而是朝着对多种框架</w:t>
      </w:r>
      <w:r w:rsidR="004C4690">
        <w:rPr>
          <w:rFonts w:ascii="Times New Roman" w:eastAsia="宋体" w:hAnsi="Times New Roman" w:cs="Times New Roman" w:hint="eastAsia"/>
          <w:sz w:val="24"/>
          <w:szCs w:val="24"/>
        </w:rPr>
        <w:t>（如</w:t>
      </w:r>
      <w:r w:rsidR="004C4690">
        <w:rPr>
          <w:rFonts w:ascii="Times New Roman" w:eastAsia="宋体" w:hAnsi="Times New Roman" w:cs="Times New Roman" w:hint="eastAsia"/>
          <w:sz w:val="24"/>
          <w:szCs w:val="24"/>
        </w:rPr>
        <w:t>Spark</w:t>
      </w:r>
      <w:r w:rsidR="004C4690">
        <w:rPr>
          <w:rFonts w:ascii="Times New Roman" w:eastAsia="宋体" w:hAnsi="Times New Roman" w:cs="Times New Roman" w:hint="eastAsia"/>
          <w:sz w:val="24"/>
          <w:szCs w:val="24"/>
        </w:rPr>
        <w:t>）</w:t>
      </w:r>
      <w:r w:rsidR="004E0304" w:rsidRPr="00B96E99">
        <w:rPr>
          <w:rFonts w:ascii="Times New Roman" w:eastAsia="宋体" w:hAnsi="Times New Roman" w:cs="Times New Roman"/>
          <w:sz w:val="24"/>
          <w:szCs w:val="24"/>
        </w:rPr>
        <w:t>进行统一管理的方向发展。共享集群有很多优点：资源利用率、运维成本低和数据共享。</w:t>
      </w:r>
      <w:r w:rsidR="004E0304" w:rsidRPr="00B96E99">
        <w:rPr>
          <w:rFonts w:ascii="Times New Roman" w:eastAsia="宋体" w:hAnsi="Times New Roman" w:cs="Times New Roman"/>
          <w:sz w:val="24"/>
          <w:szCs w:val="24"/>
        </w:rPr>
        <w:t>YARN</w:t>
      </w:r>
      <w:r w:rsidR="004E0304" w:rsidRPr="00B96E99">
        <w:rPr>
          <w:rFonts w:ascii="Times New Roman" w:eastAsia="宋体" w:hAnsi="Times New Roman" w:cs="Times New Roman"/>
          <w:sz w:val="24"/>
          <w:szCs w:val="24"/>
        </w:rPr>
        <w:t>共享集群示意图如图</w:t>
      </w:r>
      <w:r w:rsidR="004741BB">
        <w:rPr>
          <w:rFonts w:ascii="Times New Roman" w:eastAsia="宋体" w:hAnsi="Times New Roman" w:cs="Times New Roman"/>
          <w:sz w:val="24"/>
          <w:szCs w:val="24"/>
        </w:rPr>
        <w:t>1.6</w:t>
      </w:r>
      <w:r w:rsidR="004E0304" w:rsidRPr="00B96E99">
        <w:rPr>
          <w:rFonts w:ascii="Times New Roman" w:eastAsia="宋体" w:hAnsi="Times New Roman" w:cs="Times New Roman"/>
          <w:sz w:val="24"/>
          <w:szCs w:val="24"/>
        </w:rPr>
        <w:t>所示。</w:t>
      </w:r>
    </w:p>
    <w:p w14:paraId="2E839A16" w14:textId="77777777" w:rsidR="007918D4" w:rsidRPr="00B96E99" w:rsidRDefault="007918D4" w:rsidP="007918D4">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DBC10C" wp14:editId="207BD7CB">
            <wp:extent cx="4006708" cy="2277374"/>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2695" cy="2292145"/>
                    </a:xfrm>
                    <a:prstGeom prst="rect">
                      <a:avLst/>
                    </a:prstGeom>
                  </pic:spPr>
                </pic:pic>
              </a:graphicData>
            </a:graphic>
          </wp:inline>
        </w:drawing>
      </w:r>
    </w:p>
    <w:p w14:paraId="09BB07F3" w14:textId="22C9E8C0" w:rsidR="007918D4" w:rsidRPr="00B96E99" w:rsidRDefault="007918D4" w:rsidP="007918D4">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6B3110">
        <w:rPr>
          <w:rFonts w:ascii="Times New Roman" w:eastAsia="宋体" w:hAnsi="Times New Roman" w:cs="Times New Roman"/>
          <w:sz w:val="24"/>
          <w:szCs w:val="24"/>
        </w:rPr>
        <w:t>1.6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共享集群框架</w:t>
      </w:r>
    </w:p>
    <w:p w14:paraId="672CB377" w14:textId="1EA592D0" w:rsidR="00E0331E" w:rsidRDefault="000931DF" w:rsidP="00DE4C2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YARN</w:t>
      </w:r>
      <w:r>
        <w:rPr>
          <w:rFonts w:ascii="Times New Roman" w:eastAsia="宋体" w:hAnsi="Times New Roman" w:cs="Times New Roman" w:hint="eastAsia"/>
          <w:sz w:val="24"/>
          <w:szCs w:val="24"/>
        </w:rPr>
        <w:t>的核心模块为</w:t>
      </w:r>
      <w:r>
        <w:rPr>
          <w:rFonts w:ascii="Times New Roman" w:eastAsia="宋体" w:hAnsi="Times New Roman" w:cs="Times New Roman" w:hint="eastAsia"/>
          <w:sz w:val="24"/>
          <w:szCs w:val="24"/>
        </w:rPr>
        <w:t>RM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ResourceManager</w:t>
      </w:r>
      <w:r>
        <w:rPr>
          <w:rFonts w:ascii="Times New Roman" w:eastAsia="宋体" w:hAnsi="Times New Roman" w:cs="Times New Roman" w:hint="eastAsia"/>
          <w:sz w:val="24"/>
          <w:szCs w:val="24"/>
        </w:rPr>
        <w:t>），该模块主要负责资源管理和分配</w:t>
      </w:r>
      <w:r w:rsidR="00E0331E" w:rsidRPr="00B96E99">
        <w:rPr>
          <w:rFonts w:ascii="Times New Roman" w:eastAsia="宋体" w:hAnsi="Times New Roman" w:cs="Times New Roman"/>
          <w:sz w:val="24"/>
          <w:szCs w:val="24"/>
        </w:rPr>
        <w:t>。它主要由两个组件构成：调度器和应用程序管理器。</w:t>
      </w:r>
      <w:r w:rsidR="000A0DDA">
        <w:rPr>
          <w:rFonts w:ascii="Times New Roman" w:eastAsia="宋体" w:hAnsi="Times New Roman" w:cs="Times New Roman" w:hint="eastAsia"/>
          <w:sz w:val="24"/>
          <w:szCs w:val="24"/>
        </w:rPr>
        <w:t>调度器为</w:t>
      </w:r>
      <w:r w:rsidR="000A0DDA">
        <w:rPr>
          <w:rFonts w:ascii="Times New Roman" w:eastAsia="宋体" w:hAnsi="Times New Roman" w:cs="Times New Roman" w:hint="eastAsia"/>
          <w:sz w:val="24"/>
          <w:szCs w:val="24"/>
        </w:rPr>
        <w:t>RM</w:t>
      </w:r>
      <w:r w:rsidR="000A0DDA">
        <w:rPr>
          <w:rFonts w:ascii="Times New Roman" w:eastAsia="宋体" w:hAnsi="Times New Roman" w:cs="Times New Roman" w:hint="eastAsia"/>
          <w:sz w:val="24"/>
          <w:szCs w:val="24"/>
        </w:rPr>
        <w:t>的核心功能，它</w:t>
      </w:r>
      <w:r w:rsidR="00E0331E" w:rsidRPr="00B96E99">
        <w:rPr>
          <w:rFonts w:ascii="Times New Roman" w:eastAsia="宋体" w:hAnsi="Times New Roman" w:cs="Times New Roman"/>
          <w:sz w:val="24"/>
          <w:szCs w:val="24"/>
        </w:rPr>
        <w:t>根据容量、队列等限制条件，将系统中的资源分配给各个正在运行的应用程序。</w:t>
      </w:r>
    </w:p>
    <w:p w14:paraId="50FDFBC5" w14:textId="59AFEBB4" w:rsidR="005A733F" w:rsidRPr="005A733F" w:rsidRDefault="00180BC8" w:rsidP="00D1701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中的资源调度模块是插拔式的，用户可以根据自己的需要更改调度器模块。</w:t>
      </w:r>
      <w:r w:rsidR="005A733F">
        <w:rPr>
          <w:rFonts w:ascii="Times New Roman" w:eastAsia="宋体" w:hAnsi="Times New Roman" w:cs="Times New Roman" w:hint="eastAsia"/>
          <w:sz w:val="24"/>
          <w:szCs w:val="24"/>
        </w:rPr>
        <w:t>为了提高</w:t>
      </w:r>
      <w:r w:rsidR="005A733F">
        <w:rPr>
          <w:rFonts w:ascii="Times New Roman" w:eastAsia="宋体" w:hAnsi="Times New Roman" w:cs="Times New Roman" w:hint="eastAsia"/>
          <w:sz w:val="24"/>
          <w:szCs w:val="24"/>
        </w:rPr>
        <w:t>YARN</w:t>
      </w:r>
      <w:r w:rsidR="005A733F">
        <w:rPr>
          <w:rFonts w:ascii="Times New Roman" w:eastAsia="宋体" w:hAnsi="Times New Roman" w:cs="Times New Roman" w:hint="eastAsia"/>
          <w:sz w:val="24"/>
          <w:szCs w:val="24"/>
        </w:rPr>
        <w:t>在</w:t>
      </w:r>
      <w:r w:rsidR="00CC464B">
        <w:rPr>
          <w:rFonts w:ascii="Times New Roman" w:eastAsia="宋体" w:hAnsi="Times New Roman" w:cs="Times New Roman" w:hint="eastAsia"/>
          <w:sz w:val="24"/>
          <w:szCs w:val="24"/>
        </w:rPr>
        <w:t>job</w:t>
      </w:r>
      <w:r w:rsidR="00CC464B">
        <w:rPr>
          <w:rFonts w:ascii="Times New Roman" w:eastAsia="宋体" w:hAnsi="Times New Roman" w:cs="Times New Roman" w:hint="eastAsia"/>
          <w:sz w:val="24"/>
          <w:szCs w:val="24"/>
        </w:rPr>
        <w:t>完成时间，本地性或者其他性能标准上提高性能，许多研究者都实现了自己的调度器。</w:t>
      </w:r>
      <w:r w:rsidR="007A1F87">
        <w:rPr>
          <w:rFonts w:ascii="Times New Roman" w:eastAsia="宋体" w:hAnsi="Times New Roman" w:cs="Times New Roman" w:hint="eastAsia"/>
          <w:sz w:val="24"/>
          <w:szCs w:val="24"/>
        </w:rPr>
        <w:t>Zaharia</w:t>
      </w:r>
      <w:r w:rsidR="00EB44FE">
        <w:rPr>
          <w:rFonts w:ascii="Times New Roman" w:eastAsia="宋体" w:hAnsi="Times New Roman" w:cs="Times New Roman" w:hint="eastAsia"/>
          <w:sz w:val="24"/>
          <w:szCs w:val="24"/>
        </w:rPr>
        <w:t>等</w:t>
      </w:r>
      <w:r w:rsidR="007A1F87">
        <w:rPr>
          <w:rFonts w:ascii="Times New Roman" w:eastAsia="宋体" w:hAnsi="Times New Roman" w:cs="Times New Roman" w:hint="eastAsia"/>
          <w:sz w:val="24"/>
          <w:szCs w:val="24"/>
        </w:rPr>
        <w:t>提出了一种</w:t>
      </w:r>
      <w:r w:rsidR="007A1F87">
        <w:rPr>
          <w:rFonts w:ascii="Times New Roman" w:eastAsia="宋体" w:hAnsi="Times New Roman" w:cs="Times New Roman" w:hint="eastAsia"/>
          <w:sz w:val="24"/>
          <w:szCs w:val="24"/>
        </w:rPr>
        <w:t>delay-scheduling</w:t>
      </w:r>
      <w:r w:rsidR="007A1F87">
        <w:rPr>
          <w:rFonts w:ascii="Times New Roman" w:eastAsia="宋体" w:hAnsi="Times New Roman" w:cs="Times New Roman" w:hint="eastAsia"/>
          <w:sz w:val="24"/>
          <w:szCs w:val="24"/>
        </w:rPr>
        <w:t>算法</w:t>
      </w:r>
      <w:r w:rsidR="007A1F87">
        <w:rPr>
          <w:rFonts w:ascii="Times New Roman" w:eastAsia="宋体" w:hAnsi="Times New Roman" w:cs="Times New Roman" w:hint="eastAsia"/>
          <w:sz w:val="24"/>
          <w:szCs w:val="24"/>
        </w:rPr>
        <w:t>[</w:t>
      </w:r>
      <w:r w:rsidR="007A1F87">
        <w:rPr>
          <w:rFonts w:ascii="Times New Roman" w:eastAsia="宋体" w:hAnsi="Times New Roman" w:cs="Times New Roman"/>
          <w:sz w:val="24"/>
          <w:szCs w:val="24"/>
        </w:rPr>
        <w:t>46</w:t>
      </w:r>
      <w:r w:rsidR="007A1F87">
        <w:rPr>
          <w:rFonts w:ascii="Times New Roman" w:eastAsia="宋体" w:hAnsi="Times New Roman" w:cs="Times New Roman" w:hint="eastAsia"/>
          <w:sz w:val="24"/>
          <w:szCs w:val="24"/>
        </w:rPr>
        <w:t>]</w:t>
      </w:r>
      <w:r w:rsidR="007A1F87">
        <w:rPr>
          <w:rFonts w:ascii="Times New Roman" w:eastAsia="宋体" w:hAnsi="Times New Roman" w:cs="Times New Roman" w:hint="eastAsia"/>
          <w:sz w:val="24"/>
          <w:szCs w:val="24"/>
        </w:rPr>
        <w:t>用来在保证公平性的前提下提高数据本地化性能</w:t>
      </w:r>
      <w:r w:rsidR="00080EAF">
        <w:rPr>
          <w:rFonts w:ascii="Times New Roman" w:eastAsia="宋体" w:hAnsi="Times New Roman" w:cs="Times New Roman" w:hint="eastAsia"/>
          <w:sz w:val="24"/>
          <w:szCs w:val="24"/>
        </w:rPr>
        <w:t>，作者通过比较默认的</w:t>
      </w:r>
      <w:r w:rsidR="00080EAF">
        <w:rPr>
          <w:rFonts w:ascii="Times New Roman" w:eastAsia="宋体" w:hAnsi="Times New Roman" w:cs="Times New Roman" w:hint="eastAsia"/>
          <w:sz w:val="24"/>
          <w:szCs w:val="24"/>
        </w:rPr>
        <w:t>FIFO</w:t>
      </w:r>
      <w:r w:rsidR="00080EAF">
        <w:rPr>
          <w:rFonts w:ascii="Times New Roman" w:eastAsia="宋体" w:hAnsi="Times New Roman" w:cs="Times New Roman" w:hint="eastAsia"/>
          <w:sz w:val="24"/>
          <w:szCs w:val="24"/>
        </w:rPr>
        <w:t>和</w:t>
      </w:r>
      <w:r w:rsidR="00080EAF">
        <w:rPr>
          <w:rFonts w:ascii="Times New Roman" w:eastAsia="宋体" w:hAnsi="Times New Roman" w:cs="Times New Roman" w:hint="eastAsia"/>
          <w:sz w:val="24"/>
          <w:szCs w:val="24"/>
        </w:rPr>
        <w:t>Fair</w:t>
      </w:r>
      <w:r w:rsidR="00080EAF">
        <w:rPr>
          <w:rFonts w:ascii="Times New Roman" w:eastAsia="宋体" w:hAnsi="Times New Roman" w:cs="Times New Roman" w:hint="eastAsia"/>
          <w:sz w:val="24"/>
          <w:szCs w:val="24"/>
        </w:rPr>
        <w:t>调度器证明了</w:t>
      </w:r>
      <w:r w:rsidR="00080EAF">
        <w:rPr>
          <w:rFonts w:ascii="Times New Roman" w:eastAsia="宋体" w:hAnsi="Times New Roman" w:cs="Times New Roman" w:hint="eastAsia"/>
          <w:sz w:val="24"/>
          <w:szCs w:val="24"/>
        </w:rPr>
        <w:t>delay-scheduling</w:t>
      </w:r>
      <w:r w:rsidR="00080EAF">
        <w:rPr>
          <w:rFonts w:ascii="Times New Roman" w:eastAsia="宋体" w:hAnsi="Times New Roman" w:cs="Times New Roman" w:hint="eastAsia"/>
          <w:sz w:val="24"/>
          <w:szCs w:val="24"/>
        </w:rPr>
        <w:t>算法数据本地性的性能</w:t>
      </w:r>
      <w:r w:rsidR="007A1F87">
        <w:rPr>
          <w:rFonts w:ascii="Times New Roman" w:eastAsia="宋体" w:hAnsi="Times New Roman" w:cs="Times New Roman" w:hint="eastAsia"/>
          <w:sz w:val="24"/>
          <w:szCs w:val="24"/>
        </w:rPr>
        <w:t>；</w:t>
      </w:r>
      <w:r w:rsidR="00EB44FE">
        <w:rPr>
          <w:rFonts w:ascii="Times New Roman" w:eastAsia="宋体" w:hAnsi="Times New Roman" w:cs="Times New Roman" w:hint="eastAsia"/>
          <w:sz w:val="24"/>
          <w:szCs w:val="24"/>
        </w:rPr>
        <w:t>Kumar</w:t>
      </w:r>
      <w:r w:rsidR="002315B2">
        <w:rPr>
          <w:rFonts w:ascii="Times New Roman" w:eastAsia="宋体" w:hAnsi="Times New Roman" w:cs="Times New Roman" w:hint="eastAsia"/>
          <w:sz w:val="24"/>
          <w:szCs w:val="24"/>
        </w:rPr>
        <w:t>等提出了基于内容感知的调度器</w:t>
      </w:r>
      <w:r w:rsidR="00060BF7">
        <w:rPr>
          <w:rFonts w:ascii="Times New Roman" w:eastAsia="宋体" w:hAnsi="Times New Roman" w:cs="Times New Roman" w:hint="eastAsia"/>
          <w:sz w:val="24"/>
          <w:szCs w:val="24"/>
        </w:rPr>
        <w:t>[47]</w:t>
      </w:r>
      <w:r w:rsidR="002315B2">
        <w:rPr>
          <w:rFonts w:ascii="Times New Roman" w:eastAsia="宋体" w:hAnsi="Times New Roman" w:cs="Times New Roman" w:hint="eastAsia"/>
          <w:sz w:val="24"/>
          <w:szCs w:val="24"/>
        </w:rPr>
        <w:t>，</w:t>
      </w:r>
      <w:r w:rsidR="00060BF7">
        <w:rPr>
          <w:rFonts w:ascii="Times New Roman" w:eastAsia="宋体" w:hAnsi="Times New Roman" w:cs="Times New Roman" w:hint="eastAsia"/>
          <w:sz w:val="24"/>
          <w:szCs w:val="24"/>
        </w:rPr>
        <w:t>通过收集</w:t>
      </w:r>
      <w:r w:rsidR="00060BF7">
        <w:rPr>
          <w:rFonts w:ascii="Times New Roman" w:eastAsia="宋体" w:hAnsi="Times New Roman" w:cs="Times New Roman" w:hint="eastAsia"/>
          <w:sz w:val="24"/>
          <w:szCs w:val="24"/>
        </w:rPr>
        <w:t>Hadoop</w:t>
      </w:r>
      <w:r w:rsidR="00060BF7">
        <w:rPr>
          <w:rFonts w:ascii="Times New Roman" w:eastAsia="宋体" w:hAnsi="Times New Roman" w:cs="Times New Roman" w:hint="eastAsia"/>
          <w:sz w:val="24"/>
          <w:szCs w:val="24"/>
        </w:rPr>
        <w:t>中的一些运行信息来调度资源</w:t>
      </w:r>
      <w:r w:rsidR="00CC1B60">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Gupta</w:t>
      </w:r>
      <w:r w:rsidR="00CC1B60">
        <w:rPr>
          <w:rFonts w:ascii="Times New Roman" w:eastAsia="宋体" w:hAnsi="Times New Roman" w:cs="Times New Roman" w:hint="eastAsia"/>
          <w:sz w:val="24"/>
          <w:szCs w:val="24"/>
        </w:rPr>
        <w:t>等人则开发了</w:t>
      </w:r>
      <w:r w:rsidR="00CC1B60">
        <w:rPr>
          <w:rFonts w:ascii="Times New Roman" w:eastAsia="宋体" w:hAnsi="Times New Roman" w:cs="Times New Roman" w:hint="eastAsia"/>
          <w:sz w:val="24"/>
          <w:szCs w:val="24"/>
        </w:rPr>
        <w:t>Throughput</w:t>
      </w:r>
      <w:r w:rsidR="00CC1B60">
        <w:rPr>
          <w:rFonts w:ascii="Times New Roman" w:eastAsia="宋体" w:hAnsi="Times New Roman" w:cs="Times New Roman"/>
          <w:sz w:val="24"/>
          <w:szCs w:val="24"/>
        </w:rPr>
        <w:t>S</w:t>
      </w:r>
      <w:r w:rsidR="00CC1B60">
        <w:rPr>
          <w:rFonts w:ascii="Times New Roman" w:eastAsia="宋体" w:hAnsi="Times New Roman" w:cs="Times New Roman" w:hint="eastAsia"/>
          <w:sz w:val="24"/>
          <w:szCs w:val="24"/>
        </w:rPr>
        <w:t>cheduler</w:t>
      </w:r>
      <w:r w:rsidR="00CC1B60">
        <w:rPr>
          <w:rFonts w:ascii="Times New Roman" w:eastAsia="宋体" w:hAnsi="Times New Roman" w:cs="Times New Roman" w:hint="eastAsia"/>
          <w:sz w:val="24"/>
          <w:szCs w:val="24"/>
        </w:rPr>
        <w:t>调度器</w:t>
      </w:r>
      <w:r w:rsidR="007C724C">
        <w:rPr>
          <w:rFonts w:ascii="Times New Roman" w:eastAsia="宋体" w:hAnsi="Times New Roman" w:cs="Times New Roman" w:hint="eastAsia"/>
          <w:sz w:val="24"/>
          <w:szCs w:val="24"/>
        </w:rPr>
        <w:t>[</w:t>
      </w:r>
      <w:r w:rsidR="007C724C">
        <w:rPr>
          <w:rFonts w:ascii="Times New Roman" w:eastAsia="宋体" w:hAnsi="Times New Roman" w:cs="Times New Roman"/>
          <w:sz w:val="24"/>
          <w:szCs w:val="24"/>
        </w:rPr>
        <w:t>48</w:t>
      </w:r>
      <w:r w:rsidR="007C724C">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w:t>
      </w:r>
      <w:r w:rsidR="00F85012">
        <w:rPr>
          <w:rFonts w:ascii="Times New Roman" w:eastAsia="宋体" w:hAnsi="Times New Roman" w:cs="Times New Roman" w:hint="eastAsia"/>
          <w:sz w:val="24"/>
          <w:szCs w:val="24"/>
        </w:rPr>
        <w:t>该调度器</w:t>
      </w:r>
      <w:r w:rsidR="00A276D5">
        <w:rPr>
          <w:rFonts w:ascii="Times New Roman" w:eastAsia="宋体" w:hAnsi="Times New Roman" w:cs="Times New Roman" w:hint="eastAsia"/>
          <w:sz w:val="24"/>
          <w:szCs w:val="24"/>
        </w:rPr>
        <w:t>通过使用贝叶斯学习算法找到和节点容量</w:t>
      </w:r>
      <w:r w:rsidR="00F85012">
        <w:rPr>
          <w:rFonts w:ascii="Times New Roman" w:eastAsia="宋体" w:hAnsi="Times New Roman" w:cs="Times New Roman" w:hint="eastAsia"/>
          <w:sz w:val="24"/>
          <w:szCs w:val="24"/>
        </w:rPr>
        <w:t>最佳匹配</w:t>
      </w:r>
      <w:r w:rsidR="00A276D5">
        <w:rPr>
          <w:rFonts w:ascii="Times New Roman" w:eastAsia="宋体" w:hAnsi="Times New Roman" w:cs="Times New Roman" w:hint="eastAsia"/>
          <w:sz w:val="24"/>
          <w:szCs w:val="24"/>
        </w:rPr>
        <w:t>的</w:t>
      </w:r>
      <w:r w:rsidR="00F85012">
        <w:rPr>
          <w:rFonts w:ascii="Times New Roman" w:eastAsia="宋体" w:hAnsi="Times New Roman" w:cs="Times New Roman" w:hint="eastAsia"/>
          <w:sz w:val="24"/>
          <w:szCs w:val="24"/>
        </w:rPr>
        <w:t>Job</w:t>
      </w:r>
      <w:r w:rsidR="00F85012">
        <w:rPr>
          <w:rFonts w:ascii="Times New Roman" w:eastAsia="宋体" w:hAnsi="Times New Roman" w:cs="Times New Roman" w:hint="eastAsia"/>
          <w:sz w:val="24"/>
          <w:szCs w:val="24"/>
        </w:rPr>
        <w:t>需求来调度</w:t>
      </w:r>
      <w:r w:rsidR="00A276D5">
        <w:rPr>
          <w:rFonts w:ascii="Times New Roman" w:eastAsia="宋体" w:hAnsi="Times New Roman" w:cs="Times New Roman" w:hint="eastAsia"/>
          <w:sz w:val="24"/>
          <w:szCs w:val="24"/>
        </w:rPr>
        <w:t>资源</w:t>
      </w:r>
      <w:r w:rsidR="00CC50B7">
        <w:rPr>
          <w:rFonts w:ascii="Times New Roman" w:eastAsia="宋体" w:hAnsi="Times New Roman" w:cs="Times New Roman" w:hint="eastAsia"/>
          <w:sz w:val="24"/>
          <w:szCs w:val="24"/>
        </w:rPr>
        <w:t>；</w:t>
      </w:r>
      <w:r w:rsidR="00D17013">
        <w:rPr>
          <w:rFonts w:ascii="Times New Roman" w:eastAsia="宋体" w:hAnsi="Times New Roman" w:cs="Times New Roman" w:hint="eastAsia"/>
          <w:sz w:val="24"/>
          <w:szCs w:val="24"/>
        </w:rPr>
        <w:t>Lee</w:t>
      </w:r>
      <w:r w:rsidR="00D17013">
        <w:rPr>
          <w:rFonts w:ascii="Times New Roman" w:eastAsia="宋体" w:hAnsi="Times New Roman" w:cs="Times New Roman" w:hint="eastAsia"/>
          <w:sz w:val="24"/>
          <w:szCs w:val="24"/>
        </w:rPr>
        <w:t>引入了</w:t>
      </w:r>
      <w:r w:rsidR="00D17013">
        <w:rPr>
          <w:rFonts w:ascii="Times New Roman" w:eastAsia="宋体" w:hAnsi="Times New Roman" w:cs="Times New Roman" w:hint="eastAsia"/>
          <w:sz w:val="24"/>
          <w:szCs w:val="24"/>
        </w:rPr>
        <w:t>JoSS</w:t>
      </w:r>
      <w:r w:rsidR="00D17013">
        <w:rPr>
          <w:rFonts w:ascii="Times New Roman" w:eastAsia="宋体" w:hAnsi="Times New Roman" w:cs="Times New Roman" w:hint="eastAsia"/>
          <w:sz w:val="24"/>
          <w:szCs w:val="24"/>
        </w:rPr>
        <w:t>调度器</w:t>
      </w:r>
      <w:r w:rsidR="00136F02">
        <w:rPr>
          <w:rFonts w:ascii="Times New Roman" w:eastAsia="宋体" w:hAnsi="Times New Roman" w:cs="Times New Roman" w:hint="eastAsia"/>
          <w:sz w:val="24"/>
          <w:szCs w:val="24"/>
        </w:rPr>
        <w:t>[49]</w:t>
      </w:r>
      <w:r w:rsidR="00D17013">
        <w:rPr>
          <w:rFonts w:ascii="Times New Roman" w:eastAsia="宋体" w:hAnsi="Times New Roman" w:cs="Times New Roman" w:hint="eastAsia"/>
          <w:sz w:val="24"/>
          <w:szCs w:val="24"/>
        </w:rPr>
        <w:t>，在</w:t>
      </w:r>
      <w:r w:rsidR="00D17013">
        <w:rPr>
          <w:rFonts w:ascii="Times New Roman" w:eastAsia="宋体" w:hAnsi="Times New Roman" w:cs="Times New Roman" w:hint="eastAsia"/>
          <w:sz w:val="24"/>
          <w:szCs w:val="24"/>
        </w:rPr>
        <w:t>map</w:t>
      </w:r>
      <w:r w:rsidR="00D17013">
        <w:rPr>
          <w:rFonts w:ascii="Times New Roman" w:eastAsia="宋体" w:hAnsi="Times New Roman" w:cs="Times New Roman" w:hint="eastAsia"/>
          <w:sz w:val="24"/>
          <w:szCs w:val="24"/>
        </w:rPr>
        <w:t>和</w:t>
      </w:r>
      <w:r w:rsidR="00D17013">
        <w:rPr>
          <w:rFonts w:ascii="Times New Roman" w:eastAsia="宋体" w:hAnsi="Times New Roman" w:cs="Times New Roman" w:hint="eastAsia"/>
          <w:sz w:val="24"/>
          <w:szCs w:val="24"/>
        </w:rPr>
        <w:t>reduce</w:t>
      </w:r>
      <w:r w:rsidR="00D17013">
        <w:rPr>
          <w:rFonts w:ascii="Times New Roman" w:eastAsia="宋体" w:hAnsi="Times New Roman" w:cs="Times New Roman" w:hint="eastAsia"/>
          <w:sz w:val="24"/>
          <w:szCs w:val="24"/>
        </w:rPr>
        <w:t>任务同时提高了数据本地性，避免</w:t>
      </w:r>
      <w:r w:rsidR="00D17013">
        <w:rPr>
          <w:rFonts w:ascii="Times New Roman" w:eastAsia="宋体" w:hAnsi="Times New Roman" w:cs="Times New Roman" w:hint="eastAsia"/>
          <w:sz w:val="24"/>
          <w:szCs w:val="24"/>
        </w:rPr>
        <w:t>Job</w:t>
      </w:r>
      <w:r w:rsidR="00D17013">
        <w:rPr>
          <w:rFonts w:ascii="Times New Roman" w:eastAsia="宋体" w:hAnsi="Times New Roman" w:cs="Times New Roman" w:hint="eastAsia"/>
          <w:sz w:val="24"/>
          <w:szCs w:val="24"/>
        </w:rPr>
        <w:t>饥饿，提高</w:t>
      </w:r>
      <w:r w:rsidR="00D17013">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运行时间；</w:t>
      </w:r>
      <w:r w:rsidR="00C52E0B" w:rsidRPr="00C52E0B">
        <w:rPr>
          <w:rFonts w:ascii="Times New Roman" w:eastAsia="宋体" w:hAnsi="Times New Roman" w:cs="Times New Roman"/>
          <w:sz w:val="24"/>
          <w:szCs w:val="24"/>
        </w:rPr>
        <w:t>Yingjie Guo</w:t>
      </w:r>
      <w:r w:rsidR="00C52E0B">
        <w:rPr>
          <w:rFonts w:ascii="Times New Roman" w:eastAsia="宋体" w:hAnsi="Times New Roman" w:cs="Times New Roman" w:hint="eastAsia"/>
          <w:sz w:val="24"/>
          <w:szCs w:val="24"/>
        </w:rPr>
        <w:t>等</w:t>
      </w:r>
      <w:r w:rsidR="00FD6788">
        <w:rPr>
          <w:rFonts w:ascii="Times New Roman" w:eastAsia="宋体" w:hAnsi="Times New Roman" w:cs="Times New Roman" w:hint="eastAsia"/>
          <w:sz w:val="24"/>
          <w:szCs w:val="24"/>
        </w:rPr>
        <w:t>[</w:t>
      </w:r>
      <w:r w:rsidR="00FD6788">
        <w:rPr>
          <w:rFonts w:ascii="Times New Roman" w:eastAsia="宋体" w:hAnsi="Times New Roman" w:cs="Times New Roman"/>
          <w:sz w:val="24"/>
          <w:szCs w:val="24"/>
        </w:rPr>
        <w:t>50</w:t>
      </w:r>
      <w:r w:rsidR="00FD6788">
        <w:rPr>
          <w:rFonts w:ascii="Times New Roman" w:eastAsia="宋体" w:hAnsi="Times New Roman" w:cs="Times New Roman" w:hint="eastAsia"/>
          <w:sz w:val="24"/>
          <w:szCs w:val="24"/>
        </w:rPr>
        <w:t>]</w:t>
      </w:r>
      <w:r w:rsidR="00C52E0B">
        <w:rPr>
          <w:rFonts w:ascii="Times New Roman" w:eastAsia="宋体" w:hAnsi="Times New Roman" w:cs="Times New Roman" w:hint="eastAsia"/>
          <w:sz w:val="24"/>
          <w:szCs w:val="24"/>
        </w:rPr>
        <w:t>提出了用贝叶斯分类算法来判断</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的类型，然后从中选择</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来执行；</w:t>
      </w:r>
      <w:r w:rsidR="00FD6788">
        <w:rPr>
          <w:rFonts w:ascii="Times New Roman" w:eastAsia="宋体" w:hAnsi="Times New Roman" w:cs="Times New Roman"/>
          <w:sz w:val="24"/>
          <w:szCs w:val="24"/>
        </w:rPr>
        <w:t>Xiaotong Zhang</w:t>
      </w:r>
      <w:r w:rsidR="00FD6788">
        <w:rPr>
          <w:rFonts w:ascii="Times New Roman" w:eastAsia="宋体" w:hAnsi="Times New Roman" w:cs="Times New Roman" w:hint="eastAsia"/>
          <w:sz w:val="24"/>
          <w:szCs w:val="24"/>
        </w:rPr>
        <w:t>针对</w:t>
      </w:r>
      <w:r w:rsidR="00FD6788">
        <w:rPr>
          <w:rFonts w:ascii="Times New Roman" w:eastAsia="宋体" w:hAnsi="Times New Roman" w:cs="Times New Roman" w:hint="eastAsia"/>
          <w:sz w:val="24"/>
          <w:szCs w:val="24"/>
        </w:rPr>
        <w:t>reduce</w:t>
      </w:r>
      <w:r w:rsidR="00FD6788">
        <w:rPr>
          <w:rFonts w:ascii="Times New Roman" w:eastAsia="宋体" w:hAnsi="Times New Roman" w:cs="Times New Roman" w:hint="eastAsia"/>
          <w:sz w:val="24"/>
          <w:szCs w:val="24"/>
        </w:rPr>
        <w:t>端提出了改进一个贪婪的算法</w:t>
      </w:r>
      <w:r w:rsidR="006C53E7">
        <w:rPr>
          <w:rFonts w:ascii="Times New Roman" w:eastAsia="宋体" w:hAnsi="Times New Roman" w:cs="Times New Roman" w:hint="eastAsia"/>
          <w:sz w:val="24"/>
          <w:szCs w:val="24"/>
        </w:rPr>
        <w:t>[</w:t>
      </w:r>
      <w:r w:rsidR="006C53E7">
        <w:rPr>
          <w:rFonts w:ascii="Times New Roman" w:eastAsia="宋体" w:hAnsi="Times New Roman" w:cs="Times New Roman"/>
          <w:sz w:val="24"/>
          <w:szCs w:val="24"/>
        </w:rPr>
        <w:t>51</w:t>
      </w:r>
      <w:r w:rsidR="006C53E7">
        <w:rPr>
          <w:rFonts w:ascii="Times New Roman" w:eastAsia="宋体" w:hAnsi="Times New Roman" w:cs="Times New Roman" w:hint="eastAsia"/>
          <w:sz w:val="24"/>
          <w:szCs w:val="24"/>
        </w:rPr>
        <w:t>]</w:t>
      </w:r>
      <w:r w:rsidR="00FD6788">
        <w:rPr>
          <w:rFonts w:ascii="Times New Roman" w:eastAsia="宋体" w:hAnsi="Times New Roman" w:cs="Times New Roman" w:hint="eastAsia"/>
          <w:sz w:val="24"/>
          <w:szCs w:val="24"/>
        </w:rPr>
        <w:t>来解决小</w:t>
      </w:r>
      <w:r w:rsidR="00FD6788">
        <w:rPr>
          <w:rFonts w:ascii="Times New Roman" w:eastAsia="宋体" w:hAnsi="Times New Roman" w:cs="Times New Roman" w:hint="eastAsia"/>
          <w:sz w:val="24"/>
          <w:szCs w:val="24"/>
        </w:rPr>
        <w:t>Job</w:t>
      </w:r>
      <w:r w:rsidR="00FD6788">
        <w:rPr>
          <w:rFonts w:ascii="Times New Roman" w:eastAsia="宋体" w:hAnsi="Times New Roman" w:cs="Times New Roman" w:hint="eastAsia"/>
          <w:sz w:val="24"/>
          <w:szCs w:val="24"/>
        </w:rPr>
        <w:t>饥饿的问题</w:t>
      </w:r>
      <w:r w:rsidR="00EC4E60">
        <w:rPr>
          <w:rFonts w:ascii="Times New Roman" w:eastAsia="宋体" w:hAnsi="Times New Roman" w:cs="Times New Roman" w:hint="eastAsia"/>
          <w:sz w:val="24"/>
          <w:szCs w:val="24"/>
        </w:rPr>
        <w:t>，从而提高集群的性能。</w:t>
      </w:r>
      <w:r w:rsidR="00AE04BF">
        <w:rPr>
          <w:rFonts w:ascii="Times New Roman" w:eastAsia="宋体" w:hAnsi="Times New Roman" w:cs="Times New Roman" w:hint="eastAsia"/>
          <w:sz w:val="24"/>
          <w:szCs w:val="24"/>
        </w:rPr>
        <w:t>目前</w:t>
      </w:r>
      <w:r w:rsidR="000B5089">
        <w:rPr>
          <w:rFonts w:ascii="Times New Roman" w:eastAsia="宋体" w:hAnsi="Times New Roman" w:cs="Times New Roman" w:hint="eastAsia"/>
          <w:sz w:val="24"/>
          <w:szCs w:val="24"/>
        </w:rPr>
        <w:t>YARN</w:t>
      </w:r>
      <w:r w:rsidR="000B5089">
        <w:rPr>
          <w:rFonts w:ascii="Times New Roman" w:eastAsia="宋体" w:hAnsi="Times New Roman" w:cs="Times New Roman" w:hint="eastAsia"/>
          <w:sz w:val="24"/>
          <w:szCs w:val="24"/>
        </w:rPr>
        <w:t>资源调度器对高性能计算</w:t>
      </w:r>
      <w:r w:rsidR="009E352F">
        <w:rPr>
          <w:rFonts w:ascii="Times New Roman" w:eastAsia="宋体" w:hAnsi="Times New Roman" w:cs="Times New Roman" w:hint="eastAsia"/>
          <w:sz w:val="24"/>
          <w:szCs w:val="24"/>
        </w:rPr>
        <w:t>程序</w:t>
      </w:r>
      <w:r w:rsidR="000B5089">
        <w:rPr>
          <w:rFonts w:ascii="Times New Roman" w:eastAsia="宋体" w:hAnsi="Times New Roman" w:cs="Times New Roman" w:hint="eastAsia"/>
          <w:sz w:val="24"/>
          <w:szCs w:val="24"/>
        </w:rPr>
        <w:t>的调度依然有提升的空间</w:t>
      </w:r>
      <w:r w:rsidR="00AE04BF">
        <w:rPr>
          <w:rFonts w:ascii="Times New Roman" w:eastAsia="宋体" w:hAnsi="Times New Roman" w:cs="Times New Roman" w:hint="eastAsia"/>
          <w:sz w:val="24"/>
          <w:szCs w:val="24"/>
        </w:rPr>
        <w:t>。</w:t>
      </w:r>
    </w:p>
    <w:p w14:paraId="21456242" w14:textId="03D41CE5" w:rsidR="00AD5FD0" w:rsidRPr="00AD5FD0" w:rsidRDefault="00AD5FD0" w:rsidP="00AD5FD0">
      <w:pPr>
        <w:pStyle w:val="30"/>
      </w:pPr>
      <w:bookmarkStart w:id="99" w:name="_Toc450637047"/>
      <w:r>
        <w:t>1.2.2 S</w:t>
      </w:r>
      <w:r>
        <w:rPr>
          <w:rFonts w:hint="eastAsia"/>
        </w:rPr>
        <w:t>huffle</w:t>
      </w:r>
      <w:r>
        <w:rPr>
          <w:rFonts w:hint="eastAsia"/>
        </w:rPr>
        <w:t>研究现状</w:t>
      </w:r>
      <w:bookmarkEnd w:id="99"/>
    </w:p>
    <w:p w14:paraId="31C7D5BA" w14:textId="77777777" w:rsidR="0042617A" w:rsidRDefault="00A01261" w:rsidP="00A0126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运行过程中，</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阶段一直是一个核心的阶段</w:t>
      </w:r>
      <w:r w:rsidR="0026224A" w:rsidRPr="00B96E99">
        <w:rPr>
          <w:rFonts w:ascii="Times New Roman" w:eastAsia="宋体" w:hAnsi="Times New Roman" w:cs="Times New Roman"/>
          <w:sz w:val="24"/>
          <w:szCs w:val="24"/>
        </w:rPr>
        <w:t>[14]</w:t>
      </w:r>
      <w:r w:rsidRPr="00B96E99">
        <w:rPr>
          <w:rFonts w:ascii="Times New Roman" w:eastAsia="宋体" w:hAnsi="Times New Roman" w:cs="Times New Roman"/>
          <w:sz w:val="24"/>
          <w:szCs w:val="24"/>
        </w:rPr>
        <w:t>。</w:t>
      </w:r>
      <w:r w:rsidR="006B5C12">
        <w:rPr>
          <w:rFonts w:ascii="Times New Roman" w:eastAsia="宋体" w:hAnsi="Times New Roman" w:cs="Times New Roman" w:hint="eastAsia"/>
          <w:sz w:val="24"/>
          <w:szCs w:val="24"/>
        </w:rPr>
        <w:t>Shuffle</w:t>
      </w:r>
      <w:r w:rsidR="006B5C12">
        <w:rPr>
          <w:rFonts w:ascii="Times New Roman" w:eastAsia="宋体" w:hAnsi="Times New Roman" w:cs="Times New Roman" w:hint="eastAsia"/>
          <w:sz w:val="24"/>
          <w:szCs w:val="24"/>
        </w:rPr>
        <w:t>的主要目标是完整地从</w:t>
      </w:r>
      <w:r w:rsidR="006B5C12">
        <w:rPr>
          <w:rFonts w:ascii="Times New Roman" w:eastAsia="宋体" w:hAnsi="Times New Roman" w:cs="Times New Roman" w:hint="eastAsia"/>
          <w:sz w:val="24"/>
          <w:szCs w:val="24"/>
        </w:rPr>
        <w:t>Map</w:t>
      </w:r>
      <w:r w:rsidR="006B5C12">
        <w:rPr>
          <w:rFonts w:ascii="Times New Roman" w:eastAsia="宋体" w:hAnsi="Times New Roman" w:cs="Times New Roman" w:hint="eastAsia"/>
          <w:sz w:val="24"/>
          <w:szCs w:val="24"/>
        </w:rPr>
        <w:t>端拉取数据到</w:t>
      </w:r>
      <w:r w:rsidR="006B5C12">
        <w:rPr>
          <w:rFonts w:ascii="Times New Roman" w:eastAsia="宋体" w:hAnsi="Times New Roman" w:cs="Times New Roman" w:hint="eastAsia"/>
          <w:sz w:val="24"/>
          <w:szCs w:val="24"/>
        </w:rPr>
        <w:t>Reduce</w:t>
      </w:r>
      <w:r w:rsidR="006B5C12">
        <w:rPr>
          <w:rFonts w:ascii="Times New Roman" w:eastAsia="宋体" w:hAnsi="Times New Roman" w:cs="Times New Roman" w:hint="eastAsia"/>
          <w:sz w:val="24"/>
          <w:szCs w:val="24"/>
        </w:rPr>
        <w:t>端，并尽可能地减少对带宽的不必要消耗</w:t>
      </w:r>
      <w:r w:rsidR="00965F3D">
        <w:rPr>
          <w:rFonts w:ascii="Times New Roman" w:eastAsia="宋体" w:hAnsi="Times New Roman" w:cs="Times New Roman" w:hint="eastAsia"/>
          <w:sz w:val="24"/>
          <w:szCs w:val="24"/>
        </w:rPr>
        <w:t>，减少磁盘</w:t>
      </w:r>
      <w:r w:rsidR="00965F3D">
        <w:rPr>
          <w:rFonts w:ascii="Times New Roman" w:eastAsia="宋体" w:hAnsi="Times New Roman" w:cs="Times New Roman" w:hint="eastAsia"/>
          <w:sz w:val="24"/>
          <w:szCs w:val="24"/>
        </w:rPr>
        <w:t>I/O</w:t>
      </w:r>
      <w:r w:rsidR="00965F3D">
        <w:rPr>
          <w:rFonts w:ascii="Times New Roman" w:eastAsia="宋体" w:hAnsi="Times New Roman" w:cs="Times New Roman" w:hint="eastAsia"/>
          <w:sz w:val="24"/>
          <w:szCs w:val="24"/>
        </w:rPr>
        <w:t>对任务执行的影响</w:t>
      </w:r>
      <w:r w:rsidR="006B5C12">
        <w:rPr>
          <w:rFonts w:ascii="Times New Roman" w:eastAsia="宋体" w:hAnsi="Times New Roman" w:cs="Times New Roman" w:hint="eastAsia"/>
          <w:sz w:val="24"/>
          <w:szCs w:val="24"/>
        </w:rPr>
        <w:t>。</w:t>
      </w:r>
      <w:commentRangeStart w:id="100"/>
      <w:r w:rsidR="005C68B5" w:rsidRPr="00B96E99">
        <w:rPr>
          <w:rFonts w:ascii="Times New Roman" w:eastAsia="宋体" w:hAnsi="Times New Roman" w:cs="Times New Roman"/>
          <w:sz w:val="24"/>
          <w:szCs w:val="24"/>
        </w:rPr>
        <w:t xml:space="preserve">Shuffle </w:t>
      </w:r>
      <w:commentRangeEnd w:id="100"/>
      <w:r w:rsidR="005C68B5">
        <w:rPr>
          <w:rStyle w:val="af3"/>
        </w:rPr>
        <w:commentReference w:id="100"/>
      </w:r>
      <w:r w:rsidR="005C68B5" w:rsidRPr="00B96E99">
        <w:rPr>
          <w:rFonts w:ascii="Times New Roman" w:eastAsia="宋体" w:hAnsi="Times New Roman" w:cs="Times New Roman"/>
          <w:sz w:val="24"/>
          <w:szCs w:val="24"/>
        </w:rPr>
        <w:t>阶段是隶属于</w:t>
      </w:r>
      <w:r w:rsidR="005C68B5" w:rsidRPr="00B96E99">
        <w:rPr>
          <w:rFonts w:ascii="Times New Roman" w:eastAsia="宋体" w:hAnsi="Times New Roman" w:cs="Times New Roman"/>
          <w:sz w:val="24"/>
          <w:szCs w:val="24"/>
        </w:rPr>
        <w:t>Reduce</w:t>
      </w:r>
      <w:r w:rsidR="005C68B5" w:rsidRPr="00B96E99">
        <w:rPr>
          <w:rFonts w:ascii="Times New Roman" w:eastAsia="宋体" w:hAnsi="Times New Roman" w:cs="Times New Roman"/>
          <w:sz w:val="24"/>
          <w:szCs w:val="24"/>
        </w:rPr>
        <w:t>过程的子过程，但是</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的整个过程在</w:t>
      </w:r>
      <w:r w:rsidR="005C68B5" w:rsidRPr="00B96E99">
        <w:rPr>
          <w:rFonts w:ascii="Times New Roman" w:eastAsia="宋体" w:hAnsi="Times New Roman" w:cs="Times New Roman"/>
          <w:sz w:val="24"/>
          <w:szCs w:val="24"/>
        </w:rPr>
        <w:t>Map Reduce</w:t>
      </w:r>
      <w:r w:rsidR="005C68B5" w:rsidRPr="00B96E99">
        <w:rPr>
          <w:rFonts w:ascii="Times New Roman" w:eastAsia="宋体" w:hAnsi="Times New Roman" w:cs="Times New Roman"/>
          <w:sz w:val="24"/>
          <w:szCs w:val="24"/>
        </w:rPr>
        <w:t>过程中起到了一个数据过渡</w:t>
      </w:r>
      <w:r w:rsidR="005C68B5" w:rsidRPr="00B96E99">
        <w:rPr>
          <w:rFonts w:ascii="Times New Roman" w:eastAsia="宋体" w:hAnsi="Times New Roman" w:cs="Times New Roman"/>
          <w:sz w:val="24"/>
          <w:szCs w:val="24"/>
        </w:rPr>
        <w:lastRenderedPageBreak/>
        <w:t>的作用。该模块是连接</w:t>
      </w:r>
      <w:r w:rsidR="005C68B5" w:rsidRPr="00B96E99">
        <w:rPr>
          <w:rFonts w:ascii="Times New Roman" w:eastAsia="宋体" w:hAnsi="Times New Roman" w:cs="Times New Roman"/>
          <w:sz w:val="24"/>
          <w:szCs w:val="24"/>
        </w:rPr>
        <w:t>Map</w:t>
      </w:r>
      <w:r w:rsidR="005C68B5" w:rsidRPr="00B96E99">
        <w:rPr>
          <w:rFonts w:ascii="Times New Roman" w:eastAsia="宋体" w:hAnsi="Times New Roman" w:cs="Times New Roman"/>
          <w:sz w:val="24"/>
          <w:szCs w:val="24"/>
        </w:rPr>
        <w:t>端和</w:t>
      </w:r>
      <w:r w:rsidR="005C68B5" w:rsidRPr="00B96E99">
        <w:rPr>
          <w:rFonts w:ascii="Times New Roman" w:eastAsia="宋体" w:hAnsi="Times New Roman" w:cs="Times New Roman"/>
          <w:sz w:val="24"/>
          <w:szCs w:val="24"/>
        </w:rPr>
        <w:t xml:space="preserve">Reduce </w:t>
      </w:r>
      <w:r w:rsidR="005C68B5" w:rsidRPr="00B96E99">
        <w:rPr>
          <w:rFonts w:ascii="Times New Roman" w:eastAsia="宋体" w:hAnsi="Times New Roman" w:cs="Times New Roman"/>
          <w:sz w:val="24"/>
          <w:szCs w:val="24"/>
        </w:rPr>
        <w:t>端的核心桥梁，该模块是插拔式的，用户可根据自己的需求更改</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的实现。</w:t>
      </w:r>
    </w:p>
    <w:p w14:paraId="14537EB8" w14:textId="77777777" w:rsidR="009F1A11" w:rsidRDefault="0042617A" w:rsidP="0042617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H</w:t>
      </w:r>
      <w:r>
        <w:rPr>
          <w:rFonts w:ascii="Times New Roman" w:eastAsia="宋体" w:hAnsi="Times New Roman" w:cs="Times New Roman" w:hint="eastAsia"/>
          <w:sz w:val="24"/>
          <w:szCs w:val="24"/>
        </w:rPr>
        <w:t>adoop</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发展在</w:t>
      </w:r>
      <w:r>
        <w:rPr>
          <w:rFonts w:ascii="Times New Roman" w:eastAsia="宋体" w:hAnsi="Times New Roman" w:cs="Times New Roman" w:hint="eastAsia"/>
          <w:sz w:val="24"/>
          <w:szCs w:val="24"/>
        </w:rPr>
        <w:t>0.10.0</w:t>
      </w:r>
      <w:r>
        <w:rPr>
          <w:rFonts w:ascii="Times New Roman" w:eastAsia="宋体" w:hAnsi="Times New Roman" w:cs="Times New Roman" w:hint="eastAsia"/>
          <w:sz w:val="24"/>
          <w:szCs w:val="24"/>
        </w:rPr>
        <w:t>版本</w:t>
      </w:r>
      <w:r w:rsidR="00D703DB">
        <w:rPr>
          <w:rFonts w:ascii="Times New Roman" w:eastAsia="宋体" w:hAnsi="Times New Roman" w:cs="Times New Roman" w:hint="eastAsia"/>
          <w:sz w:val="24"/>
          <w:szCs w:val="24"/>
        </w:rPr>
        <w:t>[</w:t>
      </w:r>
      <w:r w:rsidR="00D703DB">
        <w:rPr>
          <w:rFonts w:ascii="Times New Roman" w:eastAsia="宋体" w:hAnsi="Times New Roman" w:cs="Times New Roman"/>
          <w:sz w:val="24"/>
          <w:szCs w:val="24"/>
        </w:rPr>
        <w:t>43</w:t>
      </w:r>
      <w:r w:rsidR="00D703D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之前采用了“每个</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任务产生</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个文件（</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个分区）的方案”，该方案会产生大量的随机读写</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，对于大数据的处理非常不利</w:t>
      </w:r>
      <w:r w:rsidR="002F1A66">
        <w:rPr>
          <w:rFonts w:ascii="Times New Roman" w:eastAsia="宋体" w:hAnsi="Times New Roman" w:cs="Times New Roman" w:hint="eastAsia"/>
          <w:sz w:val="24"/>
          <w:szCs w:val="24"/>
        </w:rPr>
        <w:t>；为了避免</w:t>
      </w:r>
      <w:r w:rsidR="002F1A66">
        <w:rPr>
          <w:rFonts w:ascii="Times New Roman" w:eastAsia="宋体" w:hAnsi="Times New Roman" w:cs="Times New Roman" w:hint="eastAsia"/>
          <w:sz w:val="24"/>
          <w:szCs w:val="24"/>
        </w:rPr>
        <w:t>Map</w:t>
      </w:r>
      <w:r w:rsidR="002F1A66">
        <w:rPr>
          <w:rFonts w:ascii="Times New Roman" w:eastAsia="宋体" w:hAnsi="Times New Roman" w:cs="Times New Roman" w:hint="eastAsia"/>
          <w:sz w:val="24"/>
          <w:szCs w:val="24"/>
        </w:rPr>
        <w:t>任务产生大量的文件，</w:t>
      </w:r>
      <w:r w:rsidR="002F1A66">
        <w:rPr>
          <w:rFonts w:ascii="Times New Roman" w:eastAsia="宋体" w:hAnsi="Times New Roman" w:cs="Times New Roman" w:hint="eastAsia"/>
          <w:sz w:val="24"/>
          <w:szCs w:val="24"/>
        </w:rPr>
        <w:t>HADOOP-</w:t>
      </w:r>
      <w:r w:rsidR="002F1A66">
        <w:rPr>
          <w:rFonts w:ascii="Times New Roman" w:eastAsia="宋体" w:hAnsi="Times New Roman" w:cs="Times New Roman"/>
          <w:sz w:val="24"/>
          <w:szCs w:val="24"/>
        </w:rPr>
        <w:t>331</w:t>
      </w:r>
      <w:r w:rsidR="002F1A66">
        <w:rPr>
          <w:rFonts w:ascii="Times New Roman" w:eastAsia="宋体" w:hAnsi="Times New Roman" w:cs="Times New Roman" w:hint="eastAsia"/>
          <w:sz w:val="24"/>
          <w:szCs w:val="24"/>
        </w:rPr>
        <w:t>尝试对该方案进行优化</w:t>
      </w:r>
      <w:r w:rsidR="00CD0FD0">
        <w:rPr>
          <w:rFonts w:ascii="Times New Roman" w:eastAsia="宋体" w:hAnsi="Times New Roman" w:cs="Times New Roman" w:hint="eastAsia"/>
          <w:sz w:val="24"/>
          <w:szCs w:val="24"/>
        </w:rPr>
        <w:t>[</w:t>
      </w:r>
      <w:r w:rsidR="00CD0FD0">
        <w:rPr>
          <w:rFonts w:ascii="Times New Roman" w:eastAsia="宋体" w:hAnsi="Times New Roman" w:cs="Times New Roman"/>
          <w:sz w:val="24"/>
          <w:szCs w:val="24"/>
        </w:rPr>
        <w:t>52</w:t>
      </w:r>
      <w:r w:rsidR="00CD0FD0">
        <w:rPr>
          <w:rFonts w:ascii="Times New Roman" w:eastAsia="宋体" w:hAnsi="Times New Roman" w:cs="Times New Roman" w:hint="eastAsia"/>
          <w:sz w:val="24"/>
          <w:szCs w:val="24"/>
        </w:rPr>
        <w:t>]</w:t>
      </w:r>
      <w:r w:rsidR="002F1A66">
        <w:rPr>
          <w:rFonts w:ascii="Times New Roman" w:eastAsia="宋体" w:hAnsi="Times New Roman" w:cs="Times New Roman" w:hint="eastAsia"/>
          <w:sz w:val="24"/>
          <w:szCs w:val="24"/>
        </w:rPr>
        <w:t>，优化方法：为每个</w:t>
      </w:r>
      <w:r w:rsidR="002F1A66">
        <w:rPr>
          <w:rFonts w:ascii="Times New Roman" w:eastAsia="宋体" w:hAnsi="Times New Roman" w:cs="Times New Roman" w:hint="eastAsia"/>
          <w:sz w:val="24"/>
          <w:szCs w:val="24"/>
        </w:rPr>
        <w:t>Shuffle</w:t>
      </w:r>
      <w:r w:rsidR="002F1A66">
        <w:rPr>
          <w:rFonts w:ascii="Times New Roman" w:eastAsia="宋体" w:hAnsi="Times New Roman" w:cs="Times New Roman" w:hint="eastAsia"/>
          <w:sz w:val="24"/>
          <w:szCs w:val="24"/>
        </w:rPr>
        <w:t>加一个环</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，一旦</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满了，则将内存数据</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到磁盘上（一个索引文件，保存偏移量），最终合并这些</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文件</w:t>
      </w:r>
      <w:r w:rsidR="00A73128">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上述阶段并没有对</w:t>
      </w:r>
      <w:r w:rsidR="0056494B">
        <w:rPr>
          <w:rFonts w:ascii="Times New Roman" w:eastAsia="宋体" w:hAnsi="Times New Roman" w:cs="Times New Roman" w:hint="eastAsia"/>
          <w:sz w:val="24"/>
          <w:szCs w:val="24"/>
        </w:rPr>
        <w:t>Shuffle</w:t>
      </w:r>
      <w:r w:rsidR="0056494B">
        <w:rPr>
          <w:rFonts w:ascii="Times New Roman" w:eastAsia="宋体" w:hAnsi="Times New Roman" w:cs="Times New Roman" w:hint="eastAsia"/>
          <w:sz w:val="24"/>
          <w:szCs w:val="24"/>
        </w:rPr>
        <w:t>做架构调整，在</w:t>
      </w:r>
      <w:r w:rsidR="0056494B">
        <w:rPr>
          <w:rFonts w:ascii="Times New Roman" w:eastAsia="宋体" w:hAnsi="Times New Roman" w:cs="Times New Roman" w:hint="eastAsia"/>
          <w:sz w:val="24"/>
          <w:szCs w:val="24"/>
        </w:rPr>
        <w:t>Hadoop</w:t>
      </w:r>
      <w:r w:rsidR="0056494B">
        <w:rPr>
          <w:rFonts w:ascii="Times New Roman" w:eastAsia="宋体" w:hAnsi="Times New Roman" w:cs="Times New Roman"/>
          <w:sz w:val="24"/>
          <w:szCs w:val="24"/>
        </w:rPr>
        <w:t>2.0</w:t>
      </w:r>
      <w:r w:rsidR="0056494B">
        <w:rPr>
          <w:rFonts w:ascii="Times New Roman" w:eastAsia="宋体" w:hAnsi="Times New Roman" w:cs="Times New Roman" w:hint="eastAsia"/>
          <w:sz w:val="24"/>
          <w:szCs w:val="24"/>
        </w:rPr>
        <w:t>之前，</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被分为两个部分，对</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的调优很繁琐，</w:t>
      </w:r>
      <w:r w:rsidR="0056494B">
        <w:rPr>
          <w:rFonts w:ascii="Times New Roman" w:eastAsia="宋体" w:hAnsi="Times New Roman" w:cs="Times New Roman" w:hint="eastAsia"/>
          <w:sz w:val="24"/>
          <w:szCs w:val="24"/>
        </w:rPr>
        <w:t>MAPRED</w:t>
      </w:r>
      <w:r w:rsidR="0056494B">
        <w:rPr>
          <w:rFonts w:ascii="Times New Roman" w:eastAsia="宋体" w:hAnsi="Times New Roman" w:cs="Times New Roman"/>
          <w:sz w:val="24"/>
          <w:szCs w:val="24"/>
        </w:rPr>
        <w:t>UCE</w:t>
      </w:r>
      <w:r w:rsidR="0056494B">
        <w:rPr>
          <w:rFonts w:ascii="Times New Roman" w:eastAsia="宋体" w:hAnsi="Times New Roman" w:cs="Times New Roman" w:hint="eastAsia"/>
          <w:sz w:val="24"/>
          <w:szCs w:val="24"/>
        </w:rPr>
        <w:t>-</w:t>
      </w:r>
      <w:r w:rsidR="0056494B">
        <w:rPr>
          <w:rFonts w:ascii="Times New Roman" w:eastAsia="宋体" w:hAnsi="Times New Roman" w:cs="Times New Roman"/>
          <w:sz w:val="24"/>
          <w:szCs w:val="24"/>
        </w:rPr>
        <w:t>64</w:t>
      </w:r>
      <w:r w:rsidR="0056494B">
        <w:rPr>
          <w:rFonts w:ascii="Times New Roman" w:eastAsia="宋体" w:hAnsi="Times New Roman" w:cs="Times New Roman" w:hint="eastAsia"/>
          <w:sz w:val="24"/>
          <w:szCs w:val="24"/>
        </w:rPr>
        <w:t>解决了这个问题</w:t>
      </w:r>
      <w:r w:rsidR="00B71A6B">
        <w:rPr>
          <w:rFonts w:ascii="Times New Roman" w:eastAsia="宋体" w:hAnsi="Times New Roman" w:cs="Times New Roman" w:hint="eastAsia"/>
          <w:sz w:val="24"/>
          <w:szCs w:val="24"/>
        </w:rPr>
        <w:t>[</w:t>
      </w:r>
      <w:r w:rsidR="00B71A6B">
        <w:rPr>
          <w:rFonts w:ascii="Times New Roman" w:eastAsia="宋体" w:hAnsi="Times New Roman" w:cs="Times New Roman"/>
          <w:sz w:val="24"/>
          <w:szCs w:val="24"/>
        </w:rPr>
        <w:t>53</w:t>
      </w:r>
      <w:r w:rsidR="00B71A6B">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，把两个</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合成了一个；</w:t>
      </w:r>
      <w:r w:rsidR="00300A7D">
        <w:rPr>
          <w:rFonts w:ascii="Times New Roman" w:eastAsia="宋体" w:hAnsi="Times New Roman" w:cs="Times New Roman" w:hint="eastAsia"/>
          <w:sz w:val="24"/>
          <w:szCs w:val="24"/>
        </w:rPr>
        <w:t>在</w:t>
      </w:r>
      <w:r w:rsidR="00300A7D">
        <w:rPr>
          <w:rFonts w:ascii="Times New Roman" w:eastAsia="宋体" w:hAnsi="Times New Roman" w:cs="Times New Roman" w:hint="eastAsia"/>
          <w:sz w:val="24"/>
          <w:szCs w:val="24"/>
        </w:rPr>
        <w:t>Hadoop</w:t>
      </w:r>
      <w:r w:rsidR="00300A7D">
        <w:rPr>
          <w:rFonts w:ascii="Times New Roman" w:eastAsia="宋体" w:hAnsi="Times New Roman" w:cs="Times New Roman"/>
          <w:sz w:val="24"/>
          <w:szCs w:val="24"/>
        </w:rPr>
        <w:t>2.0</w:t>
      </w:r>
      <w:r w:rsidR="00300A7D">
        <w:rPr>
          <w:rFonts w:ascii="Times New Roman" w:eastAsia="宋体" w:hAnsi="Times New Roman" w:cs="Times New Roman" w:hint="eastAsia"/>
          <w:sz w:val="24"/>
          <w:szCs w:val="24"/>
        </w:rPr>
        <w:t>后，</w:t>
      </w:r>
      <w:r w:rsidR="00300A7D">
        <w:rPr>
          <w:rFonts w:ascii="Times New Roman" w:eastAsia="宋体" w:hAnsi="Times New Roman" w:cs="Times New Roman" w:hint="eastAsia"/>
          <w:sz w:val="24"/>
          <w:szCs w:val="24"/>
        </w:rPr>
        <w:t>Shuffle</w:t>
      </w:r>
      <w:r w:rsidR="00300A7D">
        <w:rPr>
          <w:rFonts w:ascii="Times New Roman" w:eastAsia="宋体" w:hAnsi="Times New Roman" w:cs="Times New Roman" w:hint="eastAsia"/>
          <w:sz w:val="24"/>
          <w:szCs w:val="24"/>
        </w:rPr>
        <w:t>的架构做了调整，</w:t>
      </w:r>
      <w:r w:rsidR="00644CAF">
        <w:rPr>
          <w:rFonts w:ascii="Times New Roman" w:eastAsia="宋体" w:hAnsi="Times New Roman" w:cs="Times New Roman" w:hint="eastAsia"/>
          <w:sz w:val="24"/>
          <w:szCs w:val="24"/>
        </w:rPr>
        <w:t>它</w:t>
      </w:r>
      <w:r w:rsidR="00300A7D">
        <w:rPr>
          <w:rFonts w:ascii="Times New Roman" w:eastAsia="宋体" w:hAnsi="Times New Roman" w:cs="Times New Roman" w:hint="eastAsia"/>
          <w:sz w:val="24"/>
          <w:szCs w:val="24"/>
        </w:rPr>
        <w:t>被当成一个子阶段嵌入到</w:t>
      </w:r>
      <w:r w:rsidR="00300A7D">
        <w:rPr>
          <w:rFonts w:ascii="Times New Roman" w:eastAsia="宋体" w:hAnsi="Times New Roman" w:cs="Times New Roman" w:hint="eastAsia"/>
          <w:sz w:val="24"/>
          <w:szCs w:val="24"/>
        </w:rPr>
        <w:t>Reduce</w:t>
      </w:r>
      <w:r w:rsidR="00300A7D">
        <w:rPr>
          <w:rFonts w:ascii="Times New Roman" w:eastAsia="宋体" w:hAnsi="Times New Roman" w:cs="Times New Roman" w:hint="eastAsia"/>
          <w:sz w:val="24"/>
          <w:szCs w:val="24"/>
        </w:rPr>
        <w:t>阶段中，</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阶段可以同时运行，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负责收集数据，在</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未完成时一直占用这资源，为了继续提高资源利用率，需要把</w:t>
      </w:r>
      <w:r w:rsidR="00441797">
        <w:rPr>
          <w:rFonts w:ascii="Times New Roman" w:eastAsia="宋体" w:hAnsi="Times New Roman" w:cs="Times New Roman" w:hint="eastAsia"/>
          <w:sz w:val="24"/>
          <w:szCs w:val="24"/>
        </w:rPr>
        <w:t>Shuffle</w:t>
      </w:r>
      <w:r w:rsidR="00441797">
        <w:rPr>
          <w:rFonts w:ascii="Times New Roman" w:eastAsia="宋体" w:hAnsi="Times New Roman" w:cs="Times New Roman" w:hint="eastAsia"/>
          <w:sz w:val="24"/>
          <w:szCs w:val="24"/>
        </w:rPr>
        <w:t>从</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独立出来变成服务，这个问题</w:t>
      </w:r>
      <w:r w:rsidR="00441797">
        <w:rPr>
          <w:rFonts w:ascii="Times New Roman" w:eastAsia="宋体" w:hAnsi="Times New Roman" w:cs="Times New Roman" w:hint="eastAsia"/>
          <w:sz w:val="24"/>
          <w:szCs w:val="24"/>
        </w:rPr>
        <w:t>M</w:t>
      </w:r>
      <w:r w:rsidR="00441797">
        <w:rPr>
          <w:rFonts w:ascii="Times New Roman" w:eastAsia="宋体" w:hAnsi="Times New Roman" w:cs="Times New Roman"/>
          <w:sz w:val="24"/>
          <w:szCs w:val="24"/>
        </w:rPr>
        <w:t>APREDUCE</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2354</w:t>
      </w:r>
      <w:r w:rsidR="00441797">
        <w:rPr>
          <w:rFonts w:ascii="Times New Roman" w:eastAsia="宋体" w:hAnsi="Times New Roman" w:cs="Times New Roman" w:hint="eastAsia"/>
          <w:sz w:val="24"/>
          <w:szCs w:val="24"/>
        </w:rPr>
        <w:t>正在解决</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54</w:t>
      </w:r>
      <w:r w:rsidR="00441797">
        <w:rPr>
          <w:rFonts w:ascii="Times New Roman" w:eastAsia="宋体" w:hAnsi="Times New Roman" w:cs="Times New Roman" w:hint="eastAsia"/>
          <w:sz w:val="24"/>
          <w:szCs w:val="24"/>
        </w:rPr>
        <w:t>]</w:t>
      </w:r>
      <w:r w:rsidR="00441797">
        <w:rPr>
          <w:rFonts w:ascii="Times New Roman" w:eastAsia="宋体" w:hAnsi="Times New Roman" w:cs="Times New Roman" w:hint="eastAsia"/>
          <w:sz w:val="24"/>
          <w:szCs w:val="24"/>
        </w:rPr>
        <w:t>。</w:t>
      </w:r>
    </w:p>
    <w:p w14:paraId="3AFC8B0D" w14:textId="2957DDD8" w:rsidR="005F0CBD" w:rsidRPr="005F0CBD" w:rsidRDefault="00444ED4" w:rsidP="005F0CB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文章</w:t>
      </w:r>
      <w:r>
        <w:rPr>
          <w:rFonts w:ascii="Times New Roman" w:eastAsia="宋体" w:hAnsi="Times New Roman" w:cs="Times New Roman" w:hint="eastAsia"/>
          <w:sz w:val="24"/>
          <w:szCs w:val="24"/>
        </w:rPr>
        <w:t>[</w:t>
      </w:r>
      <w:r w:rsidR="009339FB">
        <w:rPr>
          <w:rFonts w:ascii="Times New Roman" w:eastAsia="宋体" w:hAnsi="Times New Roman" w:cs="Times New Roman"/>
          <w:sz w:val="24"/>
          <w:szCs w:val="24"/>
        </w:rPr>
        <w:t>56-57</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介绍了</w:t>
      </w:r>
      <w:r w:rsidR="009339FB">
        <w:rPr>
          <w:rFonts w:ascii="Times New Roman" w:eastAsia="宋体" w:hAnsi="Times New Roman" w:cs="Times New Roman" w:hint="eastAsia"/>
          <w:sz w:val="24"/>
          <w:szCs w:val="24"/>
        </w:rPr>
        <w:t>Shuffle</w:t>
      </w:r>
      <w:r w:rsidR="009339FB">
        <w:rPr>
          <w:rFonts w:ascii="Times New Roman" w:eastAsia="宋体" w:hAnsi="Times New Roman" w:cs="Times New Roman" w:hint="eastAsia"/>
          <w:sz w:val="24"/>
          <w:szCs w:val="24"/>
        </w:rPr>
        <w:t>的性能问题</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由于</w:t>
      </w:r>
      <w:r w:rsidR="00F81B2F">
        <w:rPr>
          <w:rFonts w:ascii="Times New Roman" w:eastAsia="宋体" w:hAnsi="Times New Roman" w:cs="Times New Roman" w:hint="eastAsia"/>
          <w:sz w:val="24"/>
          <w:szCs w:val="24"/>
        </w:rPr>
        <w:t>Shuffle</w:t>
      </w:r>
      <w:r w:rsidR="00F81B2F">
        <w:rPr>
          <w:rFonts w:ascii="Times New Roman" w:eastAsia="宋体" w:hAnsi="Times New Roman" w:cs="Times New Roman" w:hint="eastAsia"/>
          <w:sz w:val="24"/>
          <w:szCs w:val="24"/>
        </w:rPr>
        <w:t>是</w:t>
      </w:r>
      <w:r w:rsidR="00F81B2F">
        <w:rPr>
          <w:rFonts w:ascii="Times New Roman" w:eastAsia="宋体" w:hAnsi="Times New Roman" w:cs="Times New Roman" w:hint="eastAsia"/>
          <w:sz w:val="24"/>
          <w:szCs w:val="24"/>
        </w:rPr>
        <w:t>Hadoop</w:t>
      </w:r>
      <w:r w:rsidR="00F81B2F">
        <w:rPr>
          <w:rFonts w:ascii="Times New Roman" w:eastAsia="宋体" w:hAnsi="Times New Roman" w:cs="Times New Roman" w:hint="eastAsia"/>
          <w:sz w:val="24"/>
          <w:szCs w:val="24"/>
        </w:rPr>
        <w:t>中非常核心的模块，这就意味着</w:t>
      </w:r>
      <w:r w:rsidR="00F81B2F">
        <w:rPr>
          <w:rFonts w:ascii="Times New Roman" w:eastAsia="宋体" w:hAnsi="Times New Roman" w:cs="Times New Roman" w:hint="eastAsia"/>
          <w:sz w:val="24"/>
          <w:szCs w:val="24"/>
        </w:rPr>
        <w:t>Shuffle</w:t>
      </w:r>
      <w:r w:rsidR="009E6FEC">
        <w:rPr>
          <w:rFonts w:ascii="Times New Roman" w:eastAsia="宋体" w:hAnsi="Times New Roman" w:cs="Times New Roman" w:hint="eastAsia"/>
          <w:sz w:val="24"/>
          <w:szCs w:val="24"/>
        </w:rPr>
        <w:t>的改进很有意义</w:t>
      </w:r>
      <w:r w:rsidR="00F81B2F">
        <w:rPr>
          <w:rFonts w:ascii="Times New Roman" w:eastAsia="宋体" w:hAnsi="Times New Roman" w:cs="Times New Roman" w:hint="eastAsia"/>
          <w:sz w:val="24"/>
          <w:szCs w:val="24"/>
        </w:rPr>
        <w:t>。</w:t>
      </w:r>
      <w:r w:rsidR="00587C5E">
        <w:rPr>
          <w:rFonts w:ascii="Times New Roman" w:eastAsia="宋体" w:hAnsi="Times New Roman" w:cs="Times New Roman" w:hint="eastAsia"/>
          <w:sz w:val="24"/>
          <w:szCs w:val="24"/>
        </w:rPr>
        <w:t>Condie</w:t>
      </w:r>
      <w:r w:rsidR="00587C5E">
        <w:rPr>
          <w:rFonts w:ascii="Times New Roman" w:eastAsia="宋体" w:hAnsi="Times New Roman" w:cs="Times New Roman" w:hint="eastAsia"/>
          <w:sz w:val="24"/>
          <w:szCs w:val="24"/>
        </w:rPr>
        <w:t>等提出</w:t>
      </w:r>
      <w:r w:rsidR="00587C5E">
        <w:rPr>
          <w:rFonts w:ascii="Times New Roman" w:eastAsia="宋体" w:hAnsi="Times New Roman" w:cs="Times New Roman" w:hint="eastAsia"/>
          <w:sz w:val="24"/>
          <w:szCs w:val="24"/>
        </w:rPr>
        <w:t>instant</w:t>
      </w:r>
      <w:r w:rsidR="00587C5E">
        <w:rPr>
          <w:rFonts w:ascii="Times New Roman" w:eastAsia="宋体" w:hAnsi="Times New Roman" w:cs="Times New Roman"/>
          <w:sz w:val="24"/>
          <w:szCs w:val="24"/>
        </w:rPr>
        <w:t xml:space="preserve"> </w:t>
      </w:r>
      <w:r w:rsidR="00587C5E">
        <w:rPr>
          <w:rFonts w:ascii="Times New Roman" w:eastAsia="宋体" w:hAnsi="Times New Roman" w:cs="Times New Roman" w:hint="eastAsia"/>
          <w:sz w:val="24"/>
          <w:szCs w:val="24"/>
        </w:rPr>
        <w:t>shuffling</w:t>
      </w:r>
      <w:r w:rsidR="00587C5E">
        <w:rPr>
          <w:rFonts w:ascii="Times New Roman" w:eastAsia="宋体" w:hAnsi="Times New Roman" w:cs="Times New Roman" w:hint="eastAsia"/>
          <w:sz w:val="24"/>
          <w:szCs w:val="24"/>
        </w:rPr>
        <w:t>的概念</w:t>
      </w:r>
      <w:r w:rsidR="000A2B6E">
        <w:rPr>
          <w:rFonts w:ascii="Times New Roman" w:eastAsia="宋体" w:hAnsi="Times New Roman" w:cs="Times New Roman" w:hint="eastAsia"/>
          <w:sz w:val="24"/>
          <w:szCs w:val="24"/>
        </w:rPr>
        <w:t>[55]</w:t>
      </w:r>
      <w:r w:rsidR="00587C5E">
        <w:rPr>
          <w:rFonts w:ascii="Times New Roman" w:eastAsia="宋体" w:hAnsi="Times New Roman" w:cs="Times New Roman" w:hint="eastAsia"/>
          <w:sz w:val="24"/>
          <w:szCs w:val="24"/>
        </w:rPr>
        <w:t>，直接将</w:t>
      </w:r>
      <w:r w:rsidR="00587C5E">
        <w:rPr>
          <w:rFonts w:ascii="Times New Roman" w:eastAsia="宋体" w:hAnsi="Times New Roman" w:cs="Times New Roman" w:hint="eastAsia"/>
          <w:sz w:val="24"/>
          <w:szCs w:val="24"/>
        </w:rPr>
        <w:t>Map</w:t>
      </w:r>
      <w:r w:rsidR="00587C5E">
        <w:rPr>
          <w:rFonts w:ascii="Times New Roman" w:eastAsia="宋体" w:hAnsi="Times New Roman" w:cs="Times New Roman" w:hint="eastAsia"/>
          <w:sz w:val="24"/>
          <w:szCs w:val="24"/>
        </w:rPr>
        <w:t>中间数据发送到</w:t>
      </w:r>
      <w:r w:rsidR="00587C5E">
        <w:rPr>
          <w:rFonts w:ascii="Times New Roman" w:eastAsia="宋体" w:hAnsi="Times New Roman" w:cs="Times New Roman" w:hint="eastAsia"/>
          <w:sz w:val="24"/>
          <w:szCs w:val="24"/>
        </w:rPr>
        <w:t>Reduce</w:t>
      </w:r>
      <w:r w:rsidR="00587C5E">
        <w:rPr>
          <w:rFonts w:ascii="Times New Roman" w:eastAsia="宋体" w:hAnsi="Times New Roman" w:cs="Times New Roman" w:hint="eastAsia"/>
          <w:sz w:val="24"/>
          <w:szCs w:val="24"/>
        </w:rPr>
        <w:t>端，节省创建中间数据的时间；</w:t>
      </w:r>
      <w:r w:rsidR="000A0B37">
        <w:rPr>
          <w:rFonts w:ascii="Times New Roman" w:eastAsia="宋体" w:hAnsi="Times New Roman" w:cs="Times New Roman" w:hint="eastAsia"/>
          <w:sz w:val="24"/>
          <w:szCs w:val="24"/>
        </w:rPr>
        <w:t>Camdoop</w:t>
      </w:r>
      <w:r w:rsidR="00E10E48">
        <w:rPr>
          <w:rFonts w:ascii="Times New Roman" w:eastAsia="宋体" w:hAnsi="Times New Roman" w:cs="Times New Roman" w:hint="eastAsia"/>
          <w:sz w:val="24"/>
          <w:szCs w:val="24"/>
        </w:rPr>
        <w:t>的文章</w:t>
      </w:r>
      <w:r w:rsidR="00E10E48">
        <w:rPr>
          <w:rFonts w:ascii="Times New Roman" w:eastAsia="宋体" w:hAnsi="Times New Roman" w:cs="Times New Roman" w:hint="eastAsia"/>
          <w:sz w:val="24"/>
          <w:szCs w:val="24"/>
        </w:rPr>
        <w:t>[</w:t>
      </w:r>
      <w:r w:rsidR="00E10E48">
        <w:rPr>
          <w:rFonts w:ascii="Times New Roman" w:eastAsia="宋体" w:hAnsi="Times New Roman" w:cs="Times New Roman"/>
          <w:sz w:val="24"/>
          <w:szCs w:val="24"/>
        </w:rPr>
        <w:t>58</w:t>
      </w:r>
      <w:r w:rsidR="00E10E48">
        <w:rPr>
          <w:rFonts w:ascii="Times New Roman" w:eastAsia="宋体" w:hAnsi="Times New Roman" w:cs="Times New Roman" w:hint="eastAsia"/>
          <w:sz w:val="24"/>
          <w:szCs w:val="24"/>
        </w:rPr>
        <w:t>]</w:t>
      </w:r>
      <w:r w:rsidR="000A0B37">
        <w:rPr>
          <w:rFonts w:ascii="Times New Roman" w:eastAsia="宋体" w:hAnsi="Times New Roman" w:cs="Times New Roman" w:hint="eastAsia"/>
          <w:sz w:val="24"/>
          <w:szCs w:val="24"/>
        </w:rPr>
        <w:t>在数据转发中使用了分层聚合的策略来设计</w:t>
      </w:r>
      <w:r w:rsidR="000A0B37">
        <w:rPr>
          <w:rFonts w:ascii="Times New Roman" w:eastAsia="宋体" w:hAnsi="Times New Roman" w:cs="Times New Roman" w:hint="eastAsia"/>
          <w:sz w:val="24"/>
          <w:szCs w:val="24"/>
        </w:rPr>
        <w:t>Shuffle</w:t>
      </w:r>
      <w:r w:rsidR="000A0B37">
        <w:rPr>
          <w:rFonts w:ascii="Times New Roman" w:eastAsia="宋体" w:hAnsi="Times New Roman" w:cs="Times New Roman" w:hint="eastAsia"/>
          <w:sz w:val="24"/>
          <w:szCs w:val="24"/>
        </w:rPr>
        <w:t>过程，减少了中间数据的网络传输；</w:t>
      </w:r>
      <w:r w:rsidR="005F0CBD">
        <w:rPr>
          <w:rFonts w:ascii="Times New Roman" w:eastAsia="宋体" w:hAnsi="Times New Roman" w:cs="Times New Roman" w:hint="eastAsia"/>
          <w:sz w:val="24"/>
          <w:szCs w:val="24"/>
        </w:rPr>
        <w:t>Seo</w:t>
      </w:r>
      <w:r w:rsidR="005F0CBD">
        <w:rPr>
          <w:rFonts w:ascii="Times New Roman" w:eastAsia="宋体" w:hAnsi="Times New Roman" w:cs="Times New Roman"/>
          <w:sz w:val="24"/>
          <w:szCs w:val="24"/>
        </w:rPr>
        <w:t xml:space="preserve"> [</w:t>
      </w:r>
      <w:r w:rsidR="002A0CA2">
        <w:rPr>
          <w:rFonts w:ascii="Times New Roman" w:eastAsia="宋体" w:hAnsi="Times New Roman" w:cs="Times New Roman"/>
          <w:sz w:val="24"/>
          <w:szCs w:val="24"/>
        </w:rPr>
        <w:t>57</w:t>
      </w:r>
      <w:r w:rsidR="005F0CBD">
        <w:rPr>
          <w:rFonts w:ascii="Times New Roman" w:eastAsia="宋体" w:hAnsi="Times New Roman" w:cs="Times New Roman"/>
          <w:sz w:val="24"/>
          <w:szCs w:val="24"/>
        </w:rPr>
        <w:t>]</w:t>
      </w:r>
      <w:r w:rsidR="005F0CBD">
        <w:rPr>
          <w:rFonts w:ascii="Times New Roman" w:eastAsia="宋体" w:hAnsi="Times New Roman" w:cs="Times New Roman" w:hint="eastAsia"/>
          <w:sz w:val="24"/>
          <w:szCs w:val="24"/>
        </w:rPr>
        <w:t>虽然通过减少</w:t>
      </w:r>
      <w:r w:rsidR="005F0CBD">
        <w:rPr>
          <w:rFonts w:ascii="Times New Roman" w:eastAsia="宋体" w:hAnsi="Times New Roman" w:cs="Times New Roman" w:hint="eastAsia"/>
          <w:sz w:val="24"/>
          <w:szCs w:val="24"/>
        </w:rPr>
        <w:t>I/O</w:t>
      </w:r>
      <w:r w:rsidR="005F0CBD">
        <w:rPr>
          <w:rFonts w:ascii="Times New Roman" w:eastAsia="宋体" w:hAnsi="Times New Roman" w:cs="Times New Roman" w:hint="eastAsia"/>
          <w:sz w:val="24"/>
          <w:szCs w:val="24"/>
        </w:rPr>
        <w:t>冗余提高了性能，但是他并没有改进由</w:t>
      </w:r>
      <w:r w:rsidR="005F0CBD">
        <w:rPr>
          <w:rFonts w:ascii="Times New Roman" w:eastAsia="宋体" w:hAnsi="Times New Roman" w:cs="Times New Roman" w:hint="eastAsia"/>
          <w:sz w:val="24"/>
          <w:szCs w:val="24"/>
        </w:rPr>
        <w:t>Shuffle</w:t>
      </w:r>
      <w:r w:rsidR="005F0CBD">
        <w:rPr>
          <w:rFonts w:ascii="Times New Roman" w:eastAsia="宋体" w:hAnsi="Times New Roman" w:cs="Times New Roman" w:hint="eastAsia"/>
          <w:sz w:val="24"/>
          <w:szCs w:val="24"/>
        </w:rPr>
        <w:t>引起的问题；</w:t>
      </w:r>
      <w:r w:rsidR="00B17DCE">
        <w:rPr>
          <w:rFonts w:ascii="Times New Roman" w:eastAsia="宋体" w:hAnsi="Times New Roman" w:cs="Times New Roman" w:hint="eastAsia"/>
          <w:sz w:val="24"/>
          <w:szCs w:val="24"/>
        </w:rPr>
        <w:t>Zaharia</w:t>
      </w:r>
      <w:r w:rsidR="00B17DCE">
        <w:rPr>
          <w:rFonts w:ascii="Times New Roman" w:eastAsia="宋体" w:hAnsi="Times New Roman" w:cs="Times New Roman" w:hint="eastAsia"/>
          <w:sz w:val="24"/>
          <w:szCs w:val="24"/>
        </w:rPr>
        <w:t>在设计的新的调度器中</w:t>
      </w:r>
      <w:r w:rsidR="00B17DCE">
        <w:rPr>
          <w:rFonts w:ascii="Times New Roman" w:eastAsia="宋体" w:hAnsi="Times New Roman" w:cs="Times New Roman" w:hint="eastAsia"/>
          <w:sz w:val="24"/>
          <w:szCs w:val="24"/>
        </w:rPr>
        <w:t>[46]</w:t>
      </w:r>
      <w:r w:rsidR="00B17DCE">
        <w:rPr>
          <w:rFonts w:ascii="Times New Roman" w:eastAsia="宋体" w:hAnsi="Times New Roman" w:cs="Times New Roman" w:hint="eastAsia"/>
          <w:sz w:val="24"/>
          <w:szCs w:val="24"/>
        </w:rPr>
        <w:t>，通过数据本地性改进了</w:t>
      </w:r>
      <w:r w:rsidR="00B17DCE">
        <w:rPr>
          <w:rFonts w:ascii="Times New Roman" w:eastAsia="宋体" w:hAnsi="Times New Roman" w:cs="Times New Roman" w:hint="eastAsia"/>
          <w:sz w:val="24"/>
          <w:szCs w:val="24"/>
        </w:rPr>
        <w:t>Map</w:t>
      </w:r>
      <w:r w:rsidR="00B17DCE">
        <w:rPr>
          <w:rFonts w:ascii="Times New Roman" w:eastAsia="宋体" w:hAnsi="Times New Roman" w:cs="Times New Roman" w:hint="eastAsia"/>
          <w:sz w:val="24"/>
          <w:szCs w:val="24"/>
        </w:rPr>
        <w:t>端的</w:t>
      </w:r>
      <w:r w:rsidR="00B17DCE">
        <w:rPr>
          <w:rFonts w:ascii="Times New Roman" w:eastAsia="宋体" w:hAnsi="Times New Roman" w:cs="Times New Roman" w:hint="eastAsia"/>
          <w:sz w:val="24"/>
          <w:szCs w:val="24"/>
        </w:rPr>
        <w:t>Shuffle</w:t>
      </w:r>
      <w:r w:rsidR="00B17DCE">
        <w:rPr>
          <w:rFonts w:ascii="Times New Roman" w:eastAsia="宋体" w:hAnsi="Times New Roman" w:cs="Times New Roman" w:hint="eastAsia"/>
          <w:sz w:val="24"/>
          <w:szCs w:val="24"/>
        </w:rPr>
        <w:t>过程；</w:t>
      </w:r>
      <w:r w:rsidR="00946B6B">
        <w:rPr>
          <w:rFonts w:ascii="Times New Roman" w:eastAsia="宋体" w:hAnsi="Times New Roman" w:cs="Times New Roman" w:hint="eastAsia"/>
          <w:sz w:val="24"/>
          <w:szCs w:val="24"/>
        </w:rPr>
        <w:t>Wang</w:t>
      </w:r>
      <w:r w:rsidR="00946B6B">
        <w:rPr>
          <w:rFonts w:ascii="Times New Roman" w:eastAsia="宋体" w:hAnsi="Times New Roman" w:cs="Times New Roman" w:hint="eastAsia"/>
          <w:sz w:val="24"/>
          <w:szCs w:val="24"/>
        </w:rPr>
        <w:t>等</w:t>
      </w:r>
      <w:r w:rsidR="00121D1C">
        <w:rPr>
          <w:rFonts w:ascii="Times New Roman" w:eastAsia="宋体" w:hAnsi="Times New Roman" w:cs="Times New Roman" w:hint="eastAsia"/>
          <w:sz w:val="24"/>
          <w:szCs w:val="24"/>
        </w:rPr>
        <w:t>[</w:t>
      </w:r>
      <w:r w:rsidR="00121D1C">
        <w:rPr>
          <w:rFonts w:ascii="Times New Roman" w:eastAsia="宋体" w:hAnsi="Times New Roman" w:cs="Times New Roman"/>
          <w:sz w:val="24"/>
          <w:szCs w:val="24"/>
        </w:rPr>
        <w:t>59</w:t>
      </w:r>
      <w:r w:rsidR="00121D1C">
        <w:rPr>
          <w:rFonts w:ascii="Times New Roman" w:eastAsia="宋体" w:hAnsi="Times New Roman" w:cs="Times New Roman" w:hint="eastAsia"/>
          <w:sz w:val="24"/>
          <w:szCs w:val="24"/>
        </w:rPr>
        <w:t>]</w:t>
      </w:r>
      <w:r w:rsidR="00946B6B">
        <w:rPr>
          <w:rFonts w:ascii="Times New Roman" w:eastAsia="宋体" w:hAnsi="Times New Roman" w:cs="Times New Roman" w:hint="eastAsia"/>
          <w:sz w:val="24"/>
          <w:szCs w:val="24"/>
        </w:rPr>
        <w:t>通过一个全局的顺序读策略来读取</w:t>
      </w:r>
      <w:r w:rsidR="00946B6B">
        <w:rPr>
          <w:rFonts w:ascii="Times New Roman" w:eastAsia="宋体" w:hAnsi="Times New Roman" w:cs="Times New Roman" w:hint="eastAsia"/>
          <w:sz w:val="24"/>
          <w:szCs w:val="24"/>
        </w:rPr>
        <w:t>Map</w:t>
      </w:r>
      <w:r w:rsidR="00946B6B">
        <w:rPr>
          <w:rFonts w:ascii="Times New Roman" w:eastAsia="宋体" w:hAnsi="Times New Roman" w:cs="Times New Roman" w:hint="eastAsia"/>
          <w:sz w:val="24"/>
          <w:szCs w:val="24"/>
        </w:rPr>
        <w:t>数据提高性能；</w:t>
      </w:r>
      <w:r w:rsidR="009E044C">
        <w:rPr>
          <w:rFonts w:ascii="Times New Roman" w:eastAsia="宋体" w:hAnsi="Times New Roman" w:cs="Times New Roman" w:hint="eastAsia"/>
          <w:sz w:val="24"/>
          <w:szCs w:val="24"/>
        </w:rPr>
        <w:t>Yanfei</w:t>
      </w:r>
      <w:r w:rsidR="009E044C">
        <w:rPr>
          <w:rFonts w:ascii="Times New Roman" w:eastAsia="宋体" w:hAnsi="Times New Roman" w:cs="Times New Roman" w:hint="eastAsia"/>
          <w:sz w:val="24"/>
          <w:szCs w:val="24"/>
        </w:rPr>
        <w:t>等</w:t>
      </w:r>
      <w:r w:rsidR="00E22630">
        <w:rPr>
          <w:rFonts w:ascii="Times New Roman" w:eastAsia="宋体" w:hAnsi="Times New Roman" w:cs="Times New Roman" w:hint="eastAsia"/>
          <w:sz w:val="24"/>
          <w:szCs w:val="24"/>
        </w:rPr>
        <w:t>[60]</w:t>
      </w:r>
      <w:r w:rsidR="009E044C">
        <w:rPr>
          <w:rFonts w:ascii="Times New Roman" w:eastAsia="宋体" w:hAnsi="Times New Roman" w:cs="Times New Roman" w:hint="eastAsia"/>
          <w:sz w:val="24"/>
          <w:szCs w:val="24"/>
        </w:rPr>
        <w:t>把</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和</w:t>
      </w:r>
      <w:r w:rsidR="009E044C">
        <w:rPr>
          <w:rFonts w:ascii="Times New Roman" w:eastAsia="宋体" w:hAnsi="Times New Roman" w:cs="Times New Roman" w:hint="eastAsia"/>
          <w:sz w:val="24"/>
          <w:szCs w:val="24"/>
        </w:rPr>
        <w:t>Reduce</w:t>
      </w:r>
      <w:r w:rsidR="009E044C">
        <w:rPr>
          <w:rFonts w:ascii="Times New Roman" w:eastAsia="宋体" w:hAnsi="Times New Roman" w:cs="Times New Roman" w:hint="eastAsia"/>
          <w:sz w:val="24"/>
          <w:szCs w:val="24"/>
        </w:rPr>
        <w:t>结合，并用了一些延迟策略来提高</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性能</w:t>
      </w:r>
      <w:r w:rsidR="002A0C0D">
        <w:rPr>
          <w:rFonts w:ascii="Times New Roman" w:eastAsia="宋体" w:hAnsi="Times New Roman" w:cs="Times New Roman" w:hint="eastAsia"/>
          <w:sz w:val="24"/>
          <w:szCs w:val="24"/>
        </w:rPr>
        <w:t>；</w:t>
      </w:r>
      <w:r w:rsidR="002A0C0D">
        <w:rPr>
          <w:rFonts w:ascii="Times New Roman" w:eastAsia="宋体" w:hAnsi="Times New Roman" w:cs="Times New Roman" w:hint="eastAsia"/>
          <w:sz w:val="24"/>
          <w:szCs w:val="24"/>
        </w:rPr>
        <w:t>Ma</w:t>
      </w:r>
      <w:r w:rsidR="002A0C0D">
        <w:rPr>
          <w:rFonts w:ascii="Times New Roman" w:eastAsia="宋体" w:hAnsi="Times New Roman" w:cs="Times New Roman"/>
          <w:sz w:val="24"/>
          <w:szCs w:val="24"/>
        </w:rPr>
        <w:t>RCO</w:t>
      </w:r>
      <w:r w:rsidR="002A0C0D">
        <w:rPr>
          <w:rFonts w:ascii="Times New Roman" w:eastAsia="宋体" w:hAnsi="Times New Roman" w:cs="Times New Roman" w:hint="eastAsia"/>
          <w:sz w:val="24"/>
          <w:szCs w:val="24"/>
        </w:rPr>
        <w:t>等</w:t>
      </w:r>
      <w:r w:rsidR="00E353D9">
        <w:rPr>
          <w:rFonts w:ascii="Times New Roman" w:eastAsia="宋体" w:hAnsi="Times New Roman" w:cs="Times New Roman" w:hint="eastAsia"/>
          <w:sz w:val="24"/>
          <w:szCs w:val="24"/>
        </w:rPr>
        <w:t>[61]</w:t>
      </w:r>
      <w:r w:rsidR="002A0C0D">
        <w:rPr>
          <w:rFonts w:ascii="Times New Roman" w:eastAsia="宋体" w:hAnsi="Times New Roman" w:cs="Times New Roman" w:hint="eastAsia"/>
          <w:sz w:val="24"/>
          <w:szCs w:val="24"/>
        </w:rPr>
        <w:t>重叠了</w:t>
      </w:r>
      <w:r w:rsidR="002A0C0D">
        <w:rPr>
          <w:rFonts w:ascii="Times New Roman" w:eastAsia="宋体" w:hAnsi="Times New Roman" w:cs="Times New Roman" w:hint="eastAsia"/>
          <w:sz w:val="24"/>
          <w:szCs w:val="24"/>
        </w:rPr>
        <w:t>Shuffle</w:t>
      </w:r>
      <w:r w:rsidR="002A0C0D">
        <w:rPr>
          <w:rFonts w:ascii="Times New Roman" w:eastAsia="宋体" w:hAnsi="Times New Roman" w:cs="Times New Roman" w:hint="eastAsia"/>
          <w:sz w:val="24"/>
          <w:szCs w:val="24"/>
        </w:rPr>
        <w:t>和</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阶段，减少了</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等待时间，提高了效率</w:t>
      </w:r>
      <w:r w:rsidR="009E044C">
        <w:rPr>
          <w:rFonts w:ascii="Times New Roman" w:eastAsia="宋体" w:hAnsi="Times New Roman" w:cs="Times New Roman" w:hint="eastAsia"/>
          <w:sz w:val="24"/>
          <w:szCs w:val="24"/>
        </w:rPr>
        <w:t>。</w:t>
      </w:r>
      <w:r w:rsidR="00D61D05">
        <w:rPr>
          <w:rFonts w:ascii="Times New Roman" w:eastAsia="宋体" w:hAnsi="Times New Roman" w:cs="Times New Roman" w:hint="eastAsia"/>
          <w:sz w:val="24"/>
          <w:szCs w:val="24"/>
        </w:rPr>
        <w:t>尽管已经有了很多对</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改进的工作，但</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对于高性能计算程序仍有大的提升空间。</w:t>
      </w:r>
    </w:p>
    <w:p w14:paraId="4CF7BC6C" w14:textId="4E718F6A" w:rsidR="00AD5FD0" w:rsidRDefault="00AD5FD0" w:rsidP="007876AD">
      <w:pPr>
        <w:pStyle w:val="30"/>
      </w:pPr>
      <w:bookmarkStart w:id="101" w:name="_Toc450637048"/>
      <w:r>
        <w:rPr>
          <w:rFonts w:hint="eastAsia"/>
        </w:rPr>
        <w:t>1</w:t>
      </w:r>
      <w:r>
        <w:t>.2.3 PKTM</w:t>
      </w:r>
      <w:r>
        <w:rPr>
          <w:rFonts w:hint="eastAsia"/>
        </w:rPr>
        <w:t>研究现状</w:t>
      </w:r>
      <w:bookmarkEnd w:id="101"/>
    </w:p>
    <w:p w14:paraId="7597AD8C" w14:textId="5F84FBE6" w:rsidR="00EA0ED3" w:rsidRDefault="00EA0ED3" w:rsidP="0082679C">
      <w:pPr>
        <w:spacing w:line="400" w:lineRule="exact"/>
        <w:rPr>
          <w:rFonts w:ascii="Times New Roman" w:eastAsia="宋体" w:hAnsi="Times New Roman" w:cs="Times New Roman"/>
          <w:sz w:val="24"/>
          <w:szCs w:val="24"/>
        </w:rPr>
      </w:pPr>
      <w:r>
        <w:tab/>
      </w:r>
      <w:r w:rsidR="00197D9E">
        <w:rPr>
          <w:rFonts w:ascii="Times New Roman" w:eastAsia="宋体" w:hAnsi="Times New Roman" w:cs="Times New Roman" w:hint="eastAsia"/>
          <w:sz w:val="24"/>
          <w:szCs w:val="24"/>
        </w:rPr>
        <w:t>石油和天然气行业是分布式计算和并行计算的重要消费者</w:t>
      </w:r>
      <w:r w:rsidR="00FA23FC">
        <w:rPr>
          <w:rFonts w:ascii="Times New Roman" w:eastAsia="宋体" w:hAnsi="Times New Roman" w:cs="Times New Roman" w:hint="eastAsia"/>
          <w:sz w:val="24"/>
          <w:szCs w:val="24"/>
        </w:rPr>
        <w:t>[</w:t>
      </w:r>
      <w:r w:rsidR="00FA23FC">
        <w:rPr>
          <w:rFonts w:ascii="Times New Roman" w:eastAsia="宋体" w:hAnsi="Times New Roman" w:cs="Times New Roman"/>
          <w:sz w:val="24"/>
          <w:szCs w:val="24"/>
        </w:rPr>
        <w:t>62</w:t>
      </w:r>
      <w:r w:rsidR="00FA23FC">
        <w:rPr>
          <w:rFonts w:ascii="Times New Roman" w:eastAsia="宋体" w:hAnsi="Times New Roman" w:cs="Times New Roman" w:hint="eastAsia"/>
          <w:sz w:val="24"/>
          <w:szCs w:val="24"/>
        </w:rPr>
        <w:t>]</w:t>
      </w:r>
      <w:r w:rsidR="00FA23FC">
        <w:rPr>
          <w:rFonts w:ascii="Times New Roman" w:eastAsia="宋体" w:hAnsi="Times New Roman" w:cs="Times New Roman" w:hint="eastAsia"/>
          <w:sz w:val="24"/>
          <w:szCs w:val="24"/>
        </w:rPr>
        <w:t>，因为在该行业大部分程序都具有海量的输入数据。</w:t>
      </w:r>
      <w:r w:rsidR="006B7A9A">
        <w:rPr>
          <w:rFonts w:ascii="Times New Roman" w:eastAsia="宋体" w:hAnsi="Times New Roman" w:cs="Times New Roman" w:hint="eastAsia"/>
          <w:sz w:val="24"/>
          <w:szCs w:val="24"/>
        </w:rPr>
        <w:t>地质勘探是寻找石油的重要途径，而地质</w:t>
      </w:r>
      <w:r w:rsidR="006B7A9A">
        <w:rPr>
          <w:rFonts w:ascii="Times New Roman" w:eastAsia="宋体" w:hAnsi="Times New Roman" w:cs="Times New Roman" w:hint="eastAsia"/>
          <w:sz w:val="24"/>
          <w:szCs w:val="24"/>
        </w:rPr>
        <w:lastRenderedPageBreak/>
        <w:t>成像算法则是地质勘探中非常重要的环节。</w:t>
      </w:r>
    </w:p>
    <w:p w14:paraId="0BC09DB2" w14:textId="1D92834C" w:rsidR="003C0187" w:rsidRDefault="003C0187"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t>PKTM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Prestack</w:t>
      </w:r>
      <w:r>
        <w:rPr>
          <w:rFonts w:ascii="Times New Roman" w:eastAsia="宋体" w:hAnsi="Times New Roman" w:cs="Times New Roman"/>
          <w:sz w:val="24"/>
          <w:szCs w:val="24"/>
        </w:rPr>
        <w:t xml:space="preserve"> Kirchhoff Time Migration</w:t>
      </w:r>
      <w:r>
        <w:rPr>
          <w:rFonts w:ascii="Times New Roman" w:eastAsia="宋体" w:hAnsi="Times New Roman" w:cs="Times New Roman" w:hint="eastAsia"/>
          <w:sz w:val="24"/>
          <w:szCs w:val="24"/>
        </w:rPr>
        <w:t>）被认为在处理地质数据中最有效的成像偏移算法</w:t>
      </w:r>
      <w:r w:rsidR="00905512">
        <w:rPr>
          <w:rFonts w:ascii="Times New Roman" w:eastAsia="宋体" w:hAnsi="Times New Roman" w:cs="Times New Roman" w:hint="eastAsia"/>
          <w:sz w:val="24"/>
          <w:szCs w:val="24"/>
        </w:rPr>
        <w:t>[62]</w:t>
      </w:r>
      <w:r>
        <w:rPr>
          <w:rFonts w:ascii="Times New Roman" w:eastAsia="宋体" w:hAnsi="Times New Roman" w:cs="Times New Roman" w:hint="eastAsia"/>
          <w:sz w:val="24"/>
          <w:szCs w:val="24"/>
        </w:rPr>
        <w:t>。</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是计算密集型的算法，有着非常复杂的浮点运算，这就导致了</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算法有着很长的运行时间</w:t>
      </w:r>
      <w:r w:rsidR="00617270">
        <w:rPr>
          <w:rFonts w:ascii="Times New Roman" w:eastAsia="宋体" w:hAnsi="Times New Roman" w:cs="Times New Roman" w:hint="eastAsia"/>
          <w:sz w:val="24"/>
          <w:szCs w:val="24"/>
        </w:rPr>
        <w:t>，当需要迭代使用速度模型时，</w:t>
      </w:r>
      <w:r w:rsidR="00617270">
        <w:rPr>
          <w:rFonts w:ascii="Times New Roman" w:eastAsia="宋体" w:hAnsi="Times New Roman" w:cs="Times New Roman" w:hint="eastAsia"/>
          <w:sz w:val="24"/>
          <w:szCs w:val="24"/>
        </w:rPr>
        <w:t>PKTM</w:t>
      </w:r>
      <w:r w:rsidR="00617270">
        <w:rPr>
          <w:rFonts w:ascii="Times New Roman" w:eastAsia="宋体" w:hAnsi="Times New Roman" w:cs="Times New Roman" w:hint="eastAsia"/>
          <w:sz w:val="24"/>
          <w:szCs w:val="24"/>
        </w:rPr>
        <w:t>算法将更加耗时。</w:t>
      </w:r>
      <w:r w:rsidR="0082679C">
        <w:rPr>
          <w:rFonts w:ascii="Times New Roman" w:eastAsia="宋体" w:hAnsi="Times New Roman" w:cs="Times New Roman" w:hint="eastAsia"/>
          <w:sz w:val="24"/>
          <w:szCs w:val="24"/>
        </w:rPr>
        <w:t>地质成像是指通过在地面不同的区域放置炮点和检波器，通过炮点爆炸传输的波被地层反射回检波器来收集数据（都是浮点数据），这过程会产生大量的数据，然后通过</w:t>
      </w:r>
      <w:r w:rsidR="0082679C">
        <w:rPr>
          <w:rFonts w:ascii="Times New Roman" w:eastAsia="宋体" w:hAnsi="Times New Roman" w:cs="Times New Roman" w:hint="eastAsia"/>
          <w:sz w:val="24"/>
          <w:szCs w:val="24"/>
        </w:rPr>
        <w:t>PKTM</w:t>
      </w:r>
      <w:r w:rsidR="0082679C">
        <w:rPr>
          <w:rFonts w:ascii="Times New Roman" w:eastAsia="宋体" w:hAnsi="Times New Roman" w:cs="Times New Roman" w:hint="eastAsia"/>
          <w:sz w:val="24"/>
          <w:szCs w:val="24"/>
        </w:rPr>
        <w:t>算法来不断的计算这些</w:t>
      </w:r>
      <w:r w:rsidR="00D92B89">
        <w:rPr>
          <w:rFonts w:ascii="Times New Roman" w:eastAsia="宋体" w:hAnsi="Times New Roman" w:cs="Times New Roman" w:hint="eastAsia"/>
          <w:sz w:val="24"/>
          <w:szCs w:val="24"/>
        </w:rPr>
        <w:t>浮点数，最后产生输出文件，用特定的工具（</w:t>
      </w:r>
      <w:r w:rsidR="00D92B89">
        <w:rPr>
          <w:rFonts w:ascii="Times New Roman" w:eastAsia="宋体" w:hAnsi="Times New Roman" w:cs="Times New Roman" w:hint="eastAsia"/>
          <w:sz w:val="24"/>
          <w:szCs w:val="24"/>
        </w:rPr>
        <w:t>x</w:t>
      </w:r>
      <w:r w:rsidR="00917832">
        <w:rPr>
          <w:rFonts w:ascii="Times New Roman" w:eastAsia="宋体" w:hAnsi="Times New Roman" w:cs="Times New Roman" w:hint="eastAsia"/>
          <w:sz w:val="24"/>
          <w:szCs w:val="24"/>
        </w:rPr>
        <w:t>i</w:t>
      </w:r>
      <w:r w:rsidR="00D92B89">
        <w:rPr>
          <w:rFonts w:ascii="Times New Roman" w:eastAsia="宋体" w:hAnsi="Times New Roman" w:cs="Times New Roman" w:hint="eastAsia"/>
          <w:sz w:val="24"/>
          <w:szCs w:val="24"/>
        </w:rPr>
        <w:t>mage</w:t>
      </w:r>
      <w:r w:rsidR="00D92B89">
        <w:rPr>
          <w:rFonts w:ascii="Times New Roman" w:eastAsia="宋体" w:hAnsi="Times New Roman" w:cs="Times New Roman" w:hint="eastAsia"/>
          <w:sz w:val="24"/>
          <w:szCs w:val="24"/>
        </w:rPr>
        <w:t>）可以生成地质图像。</w:t>
      </w:r>
      <w:r w:rsidR="007C61D2">
        <w:rPr>
          <w:rFonts w:ascii="Times New Roman" w:eastAsia="宋体" w:hAnsi="Times New Roman" w:cs="Times New Roman" w:hint="eastAsia"/>
          <w:sz w:val="24"/>
          <w:szCs w:val="24"/>
        </w:rPr>
        <w:t>从</w:t>
      </w:r>
      <w:r w:rsidR="007C61D2">
        <w:rPr>
          <w:rFonts w:ascii="Times New Roman" w:eastAsia="宋体" w:hAnsi="Times New Roman" w:cs="Times New Roman" w:hint="eastAsia"/>
          <w:sz w:val="24"/>
          <w:szCs w:val="24"/>
        </w:rPr>
        <w:t>PKT</w:t>
      </w:r>
      <w:r w:rsidR="007C61D2">
        <w:rPr>
          <w:rFonts w:ascii="Times New Roman" w:eastAsia="宋体" w:hAnsi="Times New Roman" w:cs="Times New Roman"/>
          <w:sz w:val="24"/>
          <w:szCs w:val="24"/>
        </w:rPr>
        <w:t>M</w:t>
      </w:r>
      <w:r w:rsidR="007C61D2">
        <w:rPr>
          <w:rFonts w:ascii="Times New Roman" w:eastAsia="宋体" w:hAnsi="Times New Roman" w:cs="Times New Roman" w:hint="eastAsia"/>
          <w:sz w:val="24"/>
          <w:szCs w:val="24"/>
        </w:rPr>
        <w:t>过程可以看出</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不仅数据量极大，计算也很复杂，导致单机算法根本满足不了现有的需求，这就需要并行的</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算法。</w:t>
      </w:r>
    </w:p>
    <w:p w14:paraId="4850015B" w14:textId="53ED61D4" w:rsidR="00843B61" w:rsidRDefault="00843B61"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在地质成像上的广泛应用，很多地质工作者以及计算机工作者从事</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算法的优化和改进工作。</w:t>
      </w:r>
      <w:r w:rsidR="0088476A" w:rsidRPr="00197D9E">
        <w:rPr>
          <w:rFonts w:ascii="Times New Roman" w:eastAsia="宋体" w:hAnsi="Times New Roman" w:cs="Times New Roman"/>
          <w:sz w:val="24"/>
          <w:szCs w:val="24"/>
        </w:rPr>
        <w:t>Rizvandi</w:t>
      </w:r>
      <w:r w:rsidR="00E40C7F">
        <w:rPr>
          <w:rFonts w:ascii="Times New Roman" w:eastAsia="宋体" w:hAnsi="Times New Roman" w:cs="Times New Roman" w:hint="eastAsia"/>
          <w:sz w:val="24"/>
          <w:szCs w:val="24"/>
        </w:rPr>
        <w:t>文章</w:t>
      </w:r>
      <w:r w:rsidR="001D7123">
        <w:rPr>
          <w:rFonts w:ascii="Times New Roman" w:eastAsia="宋体" w:hAnsi="Times New Roman" w:cs="Times New Roman" w:hint="eastAsia"/>
          <w:sz w:val="24"/>
          <w:szCs w:val="24"/>
        </w:rPr>
        <w:t>[62]</w:t>
      </w:r>
      <w:r w:rsidR="00E40C7F">
        <w:rPr>
          <w:rFonts w:ascii="Times New Roman" w:eastAsia="宋体" w:hAnsi="Times New Roman" w:cs="Times New Roman" w:hint="eastAsia"/>
          <w:sz w:val="24"/>
          <w:szCs w:val="24"/>
        </w:rPr>
        <w:t>中介绍了</w:t>
      </w:r>
      <w:r w:rsidR="00E40C7F">
        <w:rPr>
          <w:rFonts w:ascii="Times New Roman" w:eastAsia="宋体" w:hAnsi="Times New Roman" w:cs="Times New Roman" w:hint="eastAsia"/>
          <w:sz w:val="24"/>
          <w:szCs w:val="24"/>
        </w:rPr>
        <w:t>PKTM</w:t>
      </w:r>
      <w:r w:rsidR="00E40C7F">
        <w:rPr>
          <w:rFonts w:ascii="Times New Roman" w:eastAsia="宋体" w:hAnsi="Times New Roman" w:cs="Times New Roman" w:hint="eastAsia"/>
          <w:sz w:val="24"/>
          <w:szCs w:val="24"/>
        </w:rPr>
        <w:t>在</w:t>
      </w:r>
      <w:r w:rsidR="00E40C7F">
        <w:rPr>
          <w:rFonts w:ascii="Times New Roman" w:eastAsia="宋体" w:hAnsi="Times New Roman" w:cs="Times New Roman" w:hint="eastAsia"/>
          <w:sz w:val="24"/>
          <w:szCs w:val="24"/>
        </w:rPr>
        <w:t>Hadoop</w:t>
      </w:r>
      <w:r w:rsidR="00E40C7F">
        <w:rPr>
          <w:rFonts w:ascii="Times New Roman" w:eastAsia="宋体" w:hAnsi="Times New Roman" w:cs="Times New Roman" w:hint="eastAsia"/>
          <w:sz w:val="24"/>
          <w:szCs w:val="24"/>
        </w:rPr>
        <w:t>上的改进，该文章只是单纯的实现了一个分布式版本，还有很大的提升空间；</w:t>
      </w:r>
      <w:r w:rsidR="00013FCC">
        <w:rPr>
          <w:rFonts w:ascii="Times New Roman" w:eastAsia="宋体" w:hAnsi="Times New Roman" w:cs="Times New Roman" w:hint="eastAsia"/>
          <w:sz w:val="24"/>
          <w:szCs w:val="24"/>
        </w:rPr>
        <w:t>Dai</w:t>
      </w:r>
      <w:r w:rsidR="00013FCC">
        <w:rPr>
          <w:rFonts w:ascii="Times New Roman" w:eastAsia="宋体" w:hAnsi="Times New Roman" w:cs="Times New Roman" w:hint="eastAsia"/>
          <w:sz w:val="24"/>
          <w:szCs w:val="24"/>
        </w:rPr>
        <w:t>和</w:t>
      </w:r>
      <w:r w:rsidR="00013FCC">
        <w:rPr>
          <w:rFonts w:ascii="Times New Roman" w:eastAsia="宋体" w:hAnsi="Times New Roman" w:cs="Times New Roman" w:hint="eastAsia"/>
          <w:sz w:val="24"/>
          <w:szCs w:val="24"/>
        </w:rPr>
        <w:t>Li</w:t>
      </w:r>
      <w:r w:rsidR="00013FCC">
        <w:rPr>
          <w:rFonts w:ascii="Times New Roman" w:eastAsia="宋体" w:hAnsi="Times New Roman" w:cs="Times New Roman" w:hint="eastAsia"/>
          <w:sz w:val="24"/>
          <w:szCs w:val="24"/>
        </w:rPr>
        <w:t>提出了一个通过旅行时间获取偏移的速度模型的实际模型</w:t>
      </w:r>
      <w:r w:rsidR="003A6A74">
        <w:rPr>
          <w:rFonts w:ascii="Times New Roman" w:eastAsia="宋体" w:hAnsi="Times New Roman" w:cs="Times New Roman" w:hint="eastAsia"/>
          <w:sz w:val="24"/>
          <w:szCs w:val="24"/>
        </w:rPr>
        <w:t>[</w:t>
      </w:r>
      <w:r w:rsidR="003A6A74">
        <w:rPr>
          <w:rFonts w:ascii="Times New Roman" w:eastAsia="宋体" w:hAnsi="Times New Roman" w:cs="Times New Roman"/>
          <w:sz w:val="24"/>
          <w:szCs w:val="24"/>
        </w:rPr>
        <w:t>63</w:t>
      </w:r>
      <w:r w:rsidR="003A6A74">
        <w:rPr>
          <w:rFonts w:ascii="Times New Roman" w:eastAsia="宋体" w:hAnsi="Times New Roman" w:cs="Times New Roman" w:hint="eastAsia"/>
          <w:sz w:val="24"/>
          <w:szCs w:val="24"/>
        </w:rPr>
        <w:t>]</w:t>
      </w:r>
      <w:r w:rsidR="000E2DC5">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Li</w:t>
      </w:r>
      <w:r w:rsidR="008F5CE0">
        <w:rPr>
          <w:rFonts w:ascii="Times New Roman" w:eastAsia="宋体" w:hAnsi="Times New Roman" w:cs="Times New Roman" w:hint="eastAsia"/>
          <w:sz w:val="24"/>
          <w:szCs w:val="24"/>
        </w:rPr>
        <w:t>和</w:t>
      </w:r>
      <w:r w:rsidR="008F5CE0">
        <w:rPr>
          <w:rFonts w:ascii="Times New Roman" w:eastAsia="宋体" w:hAnsi="Times New Roman" w:cs="Times New Roman" w:hint="eastAsia"/>
          <w:sz w:val="24"/>
          <w:szCs w:val="24"/>
        </w:rPr>
        <w:t>Wang</w:t>
      </w:r>
      <w:r w:rsidR="008F5CE0">
        <w:rPr>
          <w:rFonts w:ascii="Times New Roman" w:eastAsia="宋体" w:hAnsi="Times New Roman" w:cs="Times New Roman" w:hint="eastAsia"/>
          <w:sz w:val="24"/>
          <w:szCs w:val="24"/>
        </w:rPr>
        <w:t>改进了</w:t>
      </w:r>
      <w:r w:rsidR="008F5CE0">
        <w:rPr>
          <w:rFonts w:ascii="Times New Roman" w:eastAsia="宋体" w:hAnsi="Times New Roman" w:cs="Times New Roman" w:hint="eastAsia"/>
          <w:sz w:val="24"/>
          <w:szCs w:val="24"/>
        </w:rPr>
        <w:t>PKTM</w:t>
      </w:r>
      <w:r w:rsidR="008F5CE0">
        <w:rPr>
          <w:rFonts w:ascii="Times New Roman" w:eastAsia="宋体" w:hAnsi="Times New Roman" w:cs="Times New Roman" w:hint="eastAsia"/>
          <w:sz w:val="24"/>
          <w:szCs w:val="24"/>
        </w:rPr>
        <w:t>算法</w:t>
      </w:r>
      <w:r w:rsidR="008F5CE0">
        <w:rPr>
          <w:rFonts w:ascii="Times New Roman" w:eastAsia="宋体" w:hAnsi="Times New Roman" w:cs="Times New Roman" w:hint="eastAsia"/>
          <w:sz w:val="24"/>
          <w:szCs w:val="24"/>
        </w:rPr>
        <w:t>[</w:t>
      </w:r>
      <w:r w:rsidR="008F5CE0">
        <w:rPr>
          <w:rFonts w:ascii="Times New Roman" w:eastAsia="宋体" w:hAnsi="Times New Roman" w:cs="Times New Roman"/>
          <w:sz w:val="24"/>
          <w:szCs w:val="24"/>
        </w:rPr>
        <w:t>64</w:t>
      </w:r>
      <w:r w:rsidR="008F5CE0">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，减少了</w:t>
      </w:r>
      <w:r w:rsidR="008F5CE0">
        <w:rPr>
          <w:rFonts w:ascii="Times New Roman" w:eastAsia="宋体" w:hAnsi="Times New Roman" w:cs="Times New Roman" w:hint="eastAsia"/>
          <w:sz w:val="24"/>
          <w:szCs w:val="24"/>
        </w:rPr>
        <w:t>I/O</w:t>
      </w:r>
      <w:r w:rsidR="008F5CE0">
        <w:rPr>
          <w:rFonts w:ascii="Times New Roman" w:eastAsia="宋体" w:hAnsi="Times New Roman" w:cs="Times New Roman" w:hint="eastAsia"/>
          <w:sz w:val="24"/>
          <w:szCs w:val="24"/>
        </w:rPr>
        <w:t>带宽，提高了效率；</w:t>
      </w:r>
      <w:r w:rsidR="00DB1000">
        <w:rPr>
          <w:rFonts w:ascii="Times New Roman" w:eastAsia="宋体" w:hAnsi="Times New Roman" w:cs="Times New Roman" w:hint="eastAsia"/>
          <w:sz w:val="24"/>
          <w:szCs w:val="24"/>
        </w:rPr>
        <w:t>Zhang</w:t>
      </w:r>
      <w:r w:rsidR="00DB1000">
        <w:rPr>
          <w:rFonts w:ascii="Times New Roman" w:eastAsia="宋体" w:hAnsi="Times New Roman" w:cs="Times New Roman" w:hint="eastAsia"/>
          <w:sz w:val="24"/>
          <w:szCs w:val="24"/>
        </w:rPr>
        <w:t>等人提供了在</w:t>
      </w:r>
      <w:r w:rsidR="00DB1000">
        <w:rPr>
          <w:rFonts w:ascii="Times New Roman" w:eastAsia="宋体" w:hAnsi="Times New Roman" w:cs="Times New Roman" w:hint="eastAsia"/>
          <w:sz w:val="24"/>
          <w:szCs w:val="24"/>
        </w:rPr>
        <w:t>GPU</w:t>
      </w:r>
      <w:r w:rsidR="00DB1000">
        <w:rPr>
          <w:rFonts w:ascii="Times New Roman" w:eastAsia="宋体" w:hAnsi="Times New Roman" w:cs="Times New Roman" w:hint="eastAsia"/>
          <w:sz w:val="24"/>
          <w:szCs w:val="24"/>
        </w:rPr>
        <w:t>上实现的</w:t>
      </w:r>
      <w:r w:rsidR="00DB1000">
        <w:rPr>
          <w:rFonts w:ascii="Times New Roman" w:eastAsia="宋体" w:hAnsi="Times New Roman" w:cs="Times New Roman" w:hint="eastAsia"/>
          <w:sz w:val="24"/>
          <w:szCs w:val="24"/>
        </w:rPr>
        <w:t>KPSDM</w:t>
      </w:r>
      <w:r w:rsidR="00DB1000">
        <w:rPr>
          <w:rFonts w:ascii="Times New Roman" w:eastAsia="宋体" w:hAnsi="Times New Roman" w:cs="Times New Roman" w:hint="eastAsia"/>
          <w:sz w:val="24"/>
          <w:szCs w:val="24"/>
        </w:rPr>
        <w:t>算法</w:t>
      </w:r>
      <w:r w:rsidR="003C2238">
        <w:rPr>
          <w:rFonts w:ascii="Times New Roman" w:eastAsia="宋体" w:hAnsi="Times New Roman" w:cs="Times New Roman" w:hint="eastAsia"/>
          <w:sz w:val="24"/>
          <w:szCs w:val="24"/>
        </w:rPr>
        <w:t>[</w:t>
      </w:r>
      <w:r w:rsidR="003C2238">
        <w:rPr>
          <w:rFonts w:ascii="Times New Roman" w:eastAsia="宋体" w:hAnsi="Times New Roman" w:cs="Times New Roman"/>
          <w:sz w:val="24"/>
          <w:szCs w:val="24"/>
        </w:rPr>
        <w:t>65</w:t>
      </w:r>
      <w:r w:rsidR="003C2238">
        <w:rPr>
          <w:rFonts w:ascii="Times New Roman" w:eastAsia="宋体" w:hAnsi="Times New Roman" w:cs="Times New Roman" w:hint="eastAsia"/>
          <w:sz w:val="24"/>
          <w:szCs w:val="24"/>
        </w:rPr>
        <w:t>]</w:t>
      </w:r>
      <w:r w:rsidR="00DB1000">
        <w:rPr>
          <w:rFonts w:ascii="Times New Roman" w:eastAsia="宋体" w:hAnsi="Times New Roman" w:cs="Times New Roman" w:hint="eastAsia"/>
          <w:sz w:val="24"/>
          <w:szCs w:val="24"/>
        </w:rPr>
        <w:t>（该算法也是地质成像算法），</w:t>
      </w:r>
      <w:r w:rsidR="00AE18A8">
        <w:rPr>
          <w:rFonts w:ascii="Times New Roman" w:eastAsia="宋体" w:hAnsi="Times New Roman" w:cs="Times New Roman" w:hint="eastAsia"/>
          <w:sz w:val="24"/>
          <w:szCs w:val="24"/>
        </w:rPr>
        <w:t>使用并行计算，大大的缩短了运行时间；</w:t>
      </w:r>
      <w:r w:rsidR="00C1733C">
        <w:rPr>
          <w:rFonts w:ascii="Times New Roman" w:eastAsia="宋体" w:hAnsi="Times New Roman" w:cs="Times New Roman" w:hint="eastAsia"/>
          <w:sz w:val="24"/>
          <w:szCs w:val="24"/>
        </w:rPr>
        <w:t>同时，</w:t>
      </w:r>
      <w:r w:rsidR="00C1733C">
        <w:rPr>
          <w:rFonts w:ascii="Times New Roman" w:eastAsia="宋体" w:hAnsi="Times New Roman" w:cs="Times New Roman" w:hint="eastAsia"/>
          <w:sz w:val="24"/>
          <w:szCs w:val="24"/>
        </w:rPr>
        <w:t>Shi</w:t>
      </w:r>
      <w:r w:rsidR="00C1733C">
        <w:rPr>
          <w:rFonts w:ascii="Times New Roman" w:eastAsia="宋体" w:hAnsi="Times New Roman" w:cs="Times New Roman" w:hint="eastAsia"/>
          <w:sz w:val="24"/>
          <w:szCs w:val="24"/>
        </w:rPr>
        <w:t>和</w:t>
      </w:r>
      <w:r w:rsidR="00C1733C">
        <w:rPr>
          <w:rFonts w:ascii="Times New Roman" w:eastAsia="宋体" w:hAnsi="Times New Roman" w:cs="Times New Roman" w:hint="eastAsia"/>
          <w:sz w:val="24"/>
          <w:szCs w:val="24"/>
        </w:rPr>
        <w:t>Li</w:t>
      </w:r>
      <w:r w:rsidR="00C1733C">
        <w:rPr>
          <w:rFonts w:ascii="Times New Roman" w:eastAsia="宋体" w:hAnsi="Times New Roman" w:cs="Times New Roman" w:hint="eastAsia"/>
          <w:sz w:val="24"/>
          <w:szCs w:val="24"/>
        </w:rPr>
        <w:t>也实现了用</w:t>
      </w:r>
      <w:r w:rsidR="00C1733C">
        <w:rPr>
          <w:rFonts w:ascii="Times New Roman" w:eastAsia="宋体" w:hAnsi="Times New Roman" w:cs="Times New Roman" w:hint="eastAsia"/>
          <w:sz w:val="24"/>
          <w:szCs w:val="24"/>
        </w:rPr>
        <w:t>GPU</w:t>
      </w:r>
      <w:r w:rsidR="00C1733C">
        <w:rPr>
          <w:rFonts w:ascii="Times New Roman" w:eastAsia="宋体" w:hAnsi="Times New Roman" w:cs="Times New Roman" w:hint="eastAsia"/>
          <w:sz w:val="24"/>
          <w:szCs w:val="24"/>
        </w:rPr>
        <w:t>的</w:t>
      </w:r>
      <w:r w:rsidR="00C1733C">
        <w:rPr>
          <w:rFonts w:ascii="Times New Roman" w:eastAsia="宋体" w:hAnsi="Times New Roman" w:cs="Times New Roman" w:hint="eastAsia"/>
          <w:sz w:val="24"/>
          <w:szCs w:val="24"/>
        </w:rPr>
        <w:t>C</w:t>
      </w:r>
      <w:r w:rsidR="00C1733C">
        <w:rPr>
          <w:rFonts w:ascii="Times New Roman" w:eastAsia="宋体" w:hAnsi="Times New Roman" w:cs="Times New Roman"/>
          <w:sz w:val="24"/>
          <w:szCs w:val="24"/>
        </w:rPr>
        <w:t>UDA</w:t>
      </w:r>
      <w:r w:rsidR="00C1733C">
        <w:rPr>
          <w:rFonts w:ascii="Times New Roman" w:eastAsia="宋体" w:hAnsi="Times New Roman" w:cs="Times New Roman" w:hint="eastAsia"/>
          <w:sz w:val="24"/>
          <w:szCs w:val="24"/>
        </w:rPr>
        <w:t>语言实现</w:t>
      </w:r>
      <w:r w:rsidR="00C1733C">
        <w:rPr>
          <w:rFonts w:ascii="Times New Roman" w:eastAsia="宋体" w:hAnsi="Times New Roman" w:cs="Times New Roman" w:hint="eastAsia"/>
          <w:sz w:val="24"/>
          <w:szCs w:val="24"/>
        </w:rPr>
        <w:t>PKTM</w:t>
      </w:r>
      <w:r w:rsidR="00C1733C">
        <w:rPr>
          <w:rFonts w:ascii="Times New Roman" w:eastAsia="宋体" w:hAnsi="Times New Roman" w:cs="Times New Roman" w:hint="eastAsia"/>
          <w:sz w:val="24"/>
          <w:szCs w:val="24"/>
        </w:rPr>
        <w:t>算法</w:t>
      </w:r>
      <w:r w:rsidR="00BA4594">
        <w:rPr>
          <w:rFonts w:ascii="Times New Roman" w:eastAsia="宋体" w:hAnsi="Times New Roman" w:cs="Times New Roman" w:hint="eastAsia"/>
          <w:sz w:val="24"/>
          <w:szCs w:val="24"/>
        </w:rPr>
        <w:t>[</w:t>
      </w:r>
      <w:r w:rsidR="00BA4594">
        <w:rPr>
          <w:rFonts w:ascii="Times New Roman" w:eastAsia="宋体" w:hAnsi="Times New Roman" w:cs="Times New Roman"/>
          <w:sz w:val="24"/>
          <w:szCs w:val="24"/>
        </w:rPr>
        <w:t>66</w:t>
      </w:r>
      <w:r w:rsidR="00BA4594">
        <w:rPr>
          <w:rFonts w:ascii="Times New Roman" w:eastAsia="宋体" w:hAnsi="Times New Roman" w:cs="Times New Roman" w:hint="eastAsia"/>
          <w:sz w:val="24"/>
          <w:szCs w:val="24"/>
        </w:rPr>
        <w:t>]</w:t>
      </w:r>
      <w:r w:rsidR="00BA4594">
        <w:rPr>
          <w:rFonts w:ascii="Times New Roman" w:eastAsia="宋体" w:hAnsi="Times New Roman" w:cs="Times New Roman" w:hint="eastAsia"/>
          <w:sz w:val="24"/>
          <w:szCs w:val="24"/>
        </w:rPr>
        <w:t>；文章</w:t>
      </w:r>
      <w:r w:rsidR="00BA4594">
        <w:rPr>
          <w:rFonts w:ascii="Times New Roman" w:eastAsia="宋体" w:hAnsi="Times New Roman" w:cs="Times New Roman" w:hint="eastAsia"/>
          <w:sz w:val="24"/>
          <w:szCs w:val="24"/>
        </w:rPr>
        <w:t>[67-69]</w:t>
      </w:r>
      <w:r w:rsidR="00BA4594">
        <w:rPr>
          <w:rFonts w:ascii="Times New Roman" w:eastAsia="宋体" w:hAnsi="Times New Roman" w:cs="Times New Roman" w:hint="eastAsia"/>
          <w:sz w:val="24"/>
          <w:szCs w:val="24"/>
        </w:rPr>
        <w:t>中也是实现了</w:t>
      </w:r>
      <w:r w:rsidR="00BA4594">
        <w:rPr>
          <w:rFonts w:ascii="Times New Roman" w:eastAsia="宋体" w:hAnsi="Times New Roman" w:cs="Times New Roman" w:hint="eastAsia"/>
          <w:sz w:val="24"/>
          <w:szCs w:val="24"/>
        </w:rPr>
        <w:t>GPU</w:t>
      </w:r>
      <w:r w:rsidR="00BA4594">
        <w:rPr>
          <w:rFonts w:ascii="Times New Roman" w:eastAsia="宋体" w:hAnsi="Times New Roman" w:cs="Times New Roman" w:hint="eastAsia"/>
          <w:sz w:val="24"/>
          <w:szCs w:val="24"/>
        </w:rPr>
        <w:t>版的</w:t>
      </w:r>
      <w:r w:rsidR="00BA4594">
        <w:rPr>
          <w:rFonts w:ascii="Times New Roman" w:eastAsia="宋体" w:hAnsi="Times New Roman" w:cs="Times New Roman" w:hint="eastAsia"/>
          <w:sz w:val="24"/>
          <w:szCs w:val="24"/>
        </w:rPr>
        <w:t>PKTM</w:t>
      </w:r>
      <w:r w:rsidR="00BA4594">
        <w:rPr>
          <w:rFonts w:ascii="Times New Roman" w:eastAsia="宋体" w:hAnsi="Times New Roman" w:cs="Times New Roman" w:hint="eastAsia"/>
          <w:sz w:val="24"/>
          <w:szCs w:val="24"/>
        </w:rPr>
        <w:t>算法；</w:t>
      </w:r>
      <w:r w:rsidR="00782F62">
        <w:rPr>
          <w:rFonts w:ascii="Times New Roman" w:eastAsia="宋体" w:hAnsi="Times New Roman" w:cs="Times New Roman" w:hint="eastAsia"/>
          <w:sz w:val="24"/>
          <w:szCs w:val="24"/>
        </w:rPr>
        <w:t>而文章</w:t>
      </w:r>
      <w:r w:rsidR="00782F62">
        <w:rPr>
          <w:rFonts w:ascii="Times New Roman" w:eastAsia="宋体" w:hAnsi="Times New Roman" w:cs="Times New Roman" w:hint="eastAsia"/>
          <w:sz w:val="24"/>
          <w:szCs w:val="24"/>
        </w:rPr>
        <w:t>[70-71]</w:t>
      </w:r>
      <w:r w:rsidR="00782F62">
        <w:rPr>
          <w:rFonts w:ascii="Times New Roman" w:eastAsia="宋体" w:hAnsi="Times New Roman" w:cs="Times New Roman" w:hint="eastAsia"/>
          <w:sz w:val="24"/>
          <w:szCs w:val="24"/>
        </w:rPr>
        <w:t>则是在</w:t>
      </w:r>
      <w:r w:rsidR="00782F62">
        <w:rPr>
          <w:rFonts w:ascii="Times New Roman" w:eastAsia="宋体" w:hAnsi="Times New Roman" w:cs="Times New Roman" w:hint="eastAsia"/>
          <w:sz w:val="24"/>
          <w:szCs w:val="24"/>
        </w:rPr>
        <w:t>MPI</w:t>
      </w:r>
      <w:r w:rsidR="00782F62">
        <w:rPr>
          <w:rFonts w:ascii="Times New Roman" w:eastAsia="宋体" w:hAnsi="Times New Roman" w:cs="Times New Roman" w:hint="eastAsia"/>
          <w:sz w:val="24"/>
          <w:szCs w:val="24"/>
        </w:rPr>
        <w:t>上实现了</w:t>
      </w:r>
      <w:r w:rsidR="00782F62">
        <w:rPr>
          <w:rFonts w:ascii="Times New Roman" w:eastAsia="宋体" w:hAnsi="Times New Roman" w:cs="Times New Roman" w:hint="eastAsia"/>
          <w:sz w:val="24"/>
          <w:szCs w:val="24"/>
        </w:rPr>
        <w:t>PKTM</w:t>
      </w:r>
      <w:r w:rsidR="00782F62">
        <w:rPr>
          <w:rFonts w:ascii="Times New Roman" w:eastAsia="宋体" w:hAnsi="Times New Roman" w:cs="Times New Roman" w:hint="eastAsia"/>
          <w:sz w:val="24"/>
          <w:szCs w:val="24"/>
        </w:rPr>
        <w:t>算法。</w:t>
      </w:r>
    </w:p>
    <w:p w14:paraId="12E64D0D" w14:textId="77777777" w:rsidR="00146886" w:rsidRDefault="007F5463" w:rsidP="00146886">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上述文章可以看出，</w:t>
      </w:r>
      <w:r>
        <w:rPr>
          <w:rFonts w:ascii="Times New Roman" w:eastAsia="宋体" w:hAnsi="Times New Roman" w:cs="Times New Roman" w:hint="eastAsia"/>
          <w:sz w:val="24"/>
          <w:szCs w:val="24"/>
        </w:rPr>
        <w:t>PKTM</w:t>
      </w:r>
      <w:r w:rsidR="009C0037">
        <w:rPr>
          <w:rFonts w:ascii="Times New Roman" w:eastAsia="宋体" w:hAnsi="Times New Roman" w:cs="Times New Roman" w:hint="eastAsia"/>
          <w:sz w:val="24"/>
          <w:szCs w:val="24"/>
        </w:rPr>
        <w:t>算法有着数据量大，运行时间长等缺点，目前主要有两种改进，</w:t>
      </w:r>
      <w:r w:rsidR="0044141C">
        <w:rPr>
          <w:rFonts w:ascii="Times New Roman" w:eastAsia="宋体" w:hAnsi="Times New Roman" w:cs="Times New Roman" w:hint="eastAsia"/>
          <w:sz w:val="24"/>
          <w:szCs w:val="24"/>
        </w:rPr>
        <w:t>一种是在</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上的分布式并行算法改进，这种改进只是单纯的更改了</w:t>
      </w:r>
      <w:r w:rsidR="0044141C">
        <w:rPr>
          <w:rFonts w:ascii="Times New Roman" w:eastAsia="宋体" w:hAnsi="Times New Roman" w:cs="Times New Roman" w:hint="eastAsia"/>
          <w:sz w:val="24"/>
          <w:szCs w:val="24"/>
        </w:rPr>
        <w:t>PKTM</w:t>
      </w:r>
      <w:r w:rsidR="0044141C">
        <w:rPr>
          <w:rFonts w:ascii="Times New Roman" w:eastAsia="宋体" w:hAnsi="Times New Roman" w:cs="Times New Roman" w:hint="eastAsia"/>
          <w:sz w:val="24"/>
          <w:szCs w:val="24"/>
        </w:rPr>
        <w:t>算法，但是没有让</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来适应</w:t>
      </w:r>
      <w:r w:rsidR="0044141C">
        <w:rPr>
          <w:rFonts w:ascii="Times New Roman" w:eastAsia="宋体" w:hAnsi="Times New Roman" w:cs="Times New Roman" w:hint="eastAsia"/>
          <w:sz w:val="24"/>
          <w:szCs w:val="24"/>
        </w:rPr>
        <w:t>PKT</w:t>
      </w:r>
      <w:r w:rsidR="0044141C">
        <w:rPr>
          <w:rFonts w:ascii="Times New Roman" w:eastAsia="宋体" w:hAnsi="Times New Roman" w:cs="Times New Roman"/>
          <w:sz w:val="24"/>
          <w:szCs w:val="24"/>
        </w:rPr>
        <w:t>M</w:t>
      </w:r>
      <w:r w:rsidR="0044141C">
        <w:rPr>
          <w:rFonts w:ascii="Times New Roman" w:eastAsia="宋体" w:hAnsi="Times New Roman" w:cs="Times New Roman" w:hint="eastAsia"/>
          <w:sz w:val="24"/>
          <w:szCs w:val="24"/>
        </w:rPr>
        <w:t>算法；而</w:t>
      </w:r>
      <w:r w:rsidR="0044141C">
        <w:rPr>
          <w:rFonts w:ascii="Times New Roman" w:eastAsia="宋体" w:hAnsi="Times New Roman" w:cs="Times New Roman" w:hint="eastAsia"/>
          <w:sz w:val="24"/>
          <w:szCs w:val="24"/>
        </w:rPr>
        <w:t>GPU</w:t>
      </w:r>
      <w:r w:rsidR="0044141C">
        <w:rPr>
          <w:rFonts w:ascii="Times New Roman" w:eastAsia="宋体" w:hAnsi="Times New Roman" w:cs="Times New Roman" w:hint="eastAsia"/>
          <w:sz w:val="24"/>
          <w:szCs w:val="24"/>
        </w:rPr>
        <w:t>版的算法改进容错性不足，当有一个任务失败时，整个运行程序结果就会失败</w:t>
      </w:r>
      <w:r w:rsidR="00B04BF3">
        <w:rPr>
          <w:rFonts w:ascii="Times New Roman" w:eastAsia="宋体" w:hAnsi="Times New Roman" w:cs="Times New Roman" w:hint="eastAsia"/>
          <w:sz w:val="24"/>
          <w:szCs w:val="24"/>
        </w:rPr>
        <w:t>。因此</w:t>
      </w:r>
      <w:r w:rsidR="00B04BF3">
        <w:rPr>
          <w:rFonts w:ascii="Times New Roman" w:eastAsia="宋体" w:hAnsi="Times New Roman" w:cs="Times New Roman" w:hint="eastAsia"/>
          <w:sz w:val="24"/>
          <w:szCs w:val="24"/>
        </w:rPr>
        <w:t>PKTM</w:t>
      </w:r>
      <w:r w:rsidR="00B04BF3">
        <w:rPr>
          <w:rFonts w:ascii="Times New Roman" w:eastAsia="宋体" w:hAnsi="Times New Roman" w:cs="Times New Roman" w:hint="eastAsia"/>
          <w:sz w:val="24"/>
          <w:szCs w:val="24"/>
        </w:rPr>
        <w:t>算法还有很多的改进空间。</w:t>
      </w:r>
    </w:p>
    <w:p w14:paraId="08660FAD" w14:textId="1BE1FC69" w:rsidR="00B66355" w:rsidRPr="00146886" w:rsidRDefault="00146886" w:rsidP="00146886">
      <w:pPr>
        <w:pStyle w:val="24"/>
      </w:pPr>
      <w:bookmarkStart w:id="102" w:name="_Toc450637049"/>
      <w:r>
        <w:rPr>
          <w:rFonts w:hint="eastAsia"/>
        </w:rPr>
        <w:t xml:space="preserve">1.3 </w:t>
      </w:r>
      <w:r>
        <w:rPr>
          <w:rFonts w:hint="eastAsia"/>
        </w:rPr>
        <w:t>本文主要工作和内容组织</w:t>
      </w:r>
      <w:bookmarkEnd w:id="102"/>
      <w:r w:rsidRPr="00146886">
        <w:rPr>
          <w:rFonts w:asciiTheme="minorHAnsi" w:eastAsiaTheme="minorEastAsia" w:hAnsiTheme="minorHAnsi" w:cstheme="minorBidi"/>
        </w:rPr>
        <w:t xml:space="preserve"> </w:t>
      </w:r>
    </w:p>
    <w:p w14:paraId="4E740B88" w14:textId="77777777" w:rsidR="00A82CE7" w:rsidRPr="00796BA1" w:rsidRDefault="00A82CE7" w:rsidP="00796BA1">
      <w:pPr>
        <w:pStyle w:val="30"/>
      </w:pPr>
      <w:bookmarkStart w:id="103" w:name="_Toc450637050"/>
      <w:r w:rsidRPr="00796BA1">
        <w:t xml:space="preserve">1.3.1 </w:t>
      </w:r>
      <w:r w:rsidRPr="00796BA1">
        <w:t>本文工作</w:t>
      </w:r>
      <w:bookmarkEnd w:id="103"/>
    </w:p>
    <w:p w14:paraId="54EB3646" w14:textId="1CA12C04" w:rsidR="00A82CE7" w:rsidRPr="00B96E99" w:rsidRDefault="00A82CE7" w:rsidP="0079561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本文对</w:t>
      </w:r>
      <w:bookmarkStart w:id="104" w:name="OLE_LINK1"/>
      <w:bookmarkStart w:id="105" w:name="OLE_LINK2"/>
      <w:r w:rsidRPr="00B96E99">
        <w:rPr>
          <w:rFonts w:ascii="Times New Roman" w:eastAsia="宋体" w:hAnsi="Times New Roman" w:cs="Times New Roman"/>
          <w:sz w:val="24"/>
          <w:szCs w:val="24"/>
        </w:rPr>
        <w:t>大数据主流平台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w:t>
      </w:r>
      <w:bookmarkEnd w:id="104"/>
      <w:bookmarkEnd w:id="105"/>
      <w:r w:rsidRPr="00B96E99">
        <w:rPr>
          <w:rFonts w:ascii="Times New Roman" w:eastAsia="宋体" w:hAnsi="Times New Roman" w:cs="Times New Roman"/>
          <w:sz w:val="24"/>
          <w:szCs w:val="24"/>
        </w:rPr>
        <w:t>rk</w:t>
      </w:r>
      <w:del w:id="106" w:author="JieTang" w:date="2016-05-02T19:43:00Z">
        <w:r w:rsidRPr="00B96E99" w:rsidDel="00FC5E44">
          <w:rPr>
            <w:rFonts w:ascii="Times New Roman" w:eastAsia="宋体" w:hAnsi="Times New Roman" w:cs="Times New Roman" w:hint="eastAsia"/>
            <w:sz w:val="24"/>
            <w:szCs w:val="24"/>
          </w:rPr>
          <w:delText>做了一些</w:delText>
        </w:r>
      </w:del>
      <w:ins w:id="107" w:author="JieTang" w:date="2016-05-02T19:43:00Z">
        <w:r w:rsidR="00FC5E44">
          <w:rPr>
            <w:rFonts w:ascii="Times New Roman" w:eastAsia="宋体" w:hAnsi="Times New Roman" w:cs="Times New Roman" w:hint="eastAsia"/>
            <w:sz w:val="24"/>
            <w:szCs w:val="24"/>
          </w:rPr>
          <w:t>进行了</w:t>
        </w:r>
      </w:ins>
      <w:r w:rsidR="00E361E5">
        <w:rPr>
          <w:rFonts w:ascii="Times New Roman" w:eastAsia="宋体" w:hAnsi="Times New Roman" w:cs="Times New Roman" w:hint="eastAsia"/>
          <w:sz w:val="24"/>
          <w:szCs w:val="24"/>
        </w:rPr>
        <w:t>调研，并修改了</w:t>
      </w:r>
      <w:r w:rsidR="00E361E5">
        <w:rPr>
          <w:rFonts w:ascii="Times New Roman" w:eastAsia="宋体" w:hAnsi="Times New Roman" w:cs="Times New Roman" w:hint="eastAsia"/>
          <w:sz w:val="24"/>
          <w:szCs w:val="24"/>
        </w:rPr>
        <w:t>YARN</w:t>
      </w:r>
      <w:r w:rsidR="00E361E5">
        <w:rPr>
          <w:rFonts w:ascii="Times New Roman" w:eastAsia="宋体" w:hAnsi="Times New Roman" w:cs="Times New Roman" w:hint="eastAsia"/>
          <w:sz w:val="24"/>
          <w:szCs w:val="24"/>
        </w:rPr>
        <w:t>框架的源码</w:t>
      </w:r>
      <w:r w:rsidRPr="00B96E99">
        <w:rPr>
          <w:rFonts w:ascii="Times New Roman" w:eastAsia="宋体" w:hAnsi="Times New Roman" w:cs="Times New Roman"/>
          <w:sz w:val="24"/>
          <w:szCs w:val="24"/>
        </w:rPr>
        <w:t>，</w:t>
      </w:r>
      <w:del w:id="108" w:author="JieTang" w:date="2016-05-02T19:43:00Z">
        <w:r w:rsidRPr="00B96E99" w:rsidDel="00FC5E44">
          <w:rPr>
            <w:rFonts w:ascii="Times New Roman" w:eastAsia="宋体" w:hAnsi="Times New Roman" w:cs="Times New Roman"/>
            <w:sz w:val="24"/>
            <w:szCs w:val="24"/>
          </w:rPr>
          <w:delText>然后</w:delText>
        </w:r>
      </w:del>
      <w:r w:rsidRPr="00B96E99">
        <w:rPr>
          <w:rFonts w:ascii="Times New Roman" w:eastAsia="宋体" w:hAnsi="Times New Roman" w:cs="Times New Roman"/>
          <w:sz w:val="24"/>
          <w:szCs w:val="24"/>
        </w:rPr>
        <w:t>从两</w:t>
      </w:r>
      <w:ins w:id="109" w:author="JieTang" w:date="2016-05-02T19:44:00Z">
        <w:r w:rsidR="00FC5E44">
          <w:rPr>
            <w:rFonts w:ascii="Times New Roman" w:eastAsia="宋体" w:hAnsi="Times New Roman" w:cs="Times New Roman" w:hint="eastAsia"/>
            <w:sz w:val="24"/>
            <w:szCs w:val="24"/>
          </w:rPr>
          <w:t>个</w:t>
        </w:r>
      </w:ins>
      <w:r w:rsidRPr="00B96E99">
        <w:rPr>
          <w:rFonts w:ascii="Times New Roman" w:eastAsia="宋体" w:hAnsi="Times New Roman" w:cs="Times New Roman"/>
          <w:sz w:val="24"/>
          <w:szCs w:val="24"/>
        </w:rPr>
        <w:t>方面</w:t>
      </w:r>
      <w:ins w:id="110" w:author="JieTang" w:date="2016-05-02T19:44:00Z">
        <w:r w:rsidR="00FC5E44">
          <w:rPr>
            <w:rFonts w:ascii="Times New Roman" w:eastAsia="宋体" w:hAnsi="Times New Roman" w:cs="Times New Roman" w:hint="eastAsia"/>
            <w:sz w:val="24"/>
            <w:szCs w:val="24"/>
          </w:rPr>
          <w:t>对其进行了改进，以</w:t>
        </w:r>
      </w:ins>
      <w:del w:id="111" w:author="JieTang" w:date="2016-05-02T19:44:00Z">
        <w:r w:rsidRPr="00B96E99" w:rsidDel="00FC5E44">
          <w:rPr>
            <w:rFonts w:ascii="Times New Roman" w:eastAsia="宋体" w:hAnsi="Times New Roman" w:cs="Times New Roman"/>
            <w:sz w:val="24"/>
            <w:szCs w:val="24"/>
          </w:rPr>
          <w:delText>来</w:delText>
        </w:r>
      </w:del>
      <w:r w:rsidRPr="00B96E99">
        <w:rPr>
          <w:rFonts w:ascii="Times New Roman" w:eastAsia="宋体" w:hAnsi="Times New Roman" w:cs="Times New Roman"/>
          <w:sz w:val="24"/>
          <w:szCs w:val="24"/>
        </w:rPr>
        <w:t>提升</w:t>
      </w:r>
      <w:r w:rsidR="005D1326">
        <w:rPr>
          <w:rFonts w:ascii="Times New Roman" w:eastAsia="宋体" w:hAnsi="Times New Roman" w:cs="Times New Roman" w:hint="eastAsia"/>
          <w:sz w:val="24"/>
          <w:szCs w:val="24"/>
        </w:rPr>
        <w:t>集群的整体性能</w:t>
      </w:r>
      <w:del w:id="112" w:author="JieTang" w:date="2016-05-02T19:44:00Z">
        <w:r w:rsidRPr="00B96E99" w:rsidDel="00FC5E44">
          <w:rPr>
            <w:rFonts w:ascii="Times New Roman" w:eastAsia="宋体" w:hAnsi="Times New Roman" w:cs="Times New Roman"/>
            <w:sz w:val="24"/>
            <w:szCs w:val="24"/>
          </w:rPr>
          <w:delText>集群</w:delText>
        </w:r>
      </w:del>
      <w:r w:rsidR="005D1326">
        <w:rPr>
          <w:rFonts w:ascii="Times New Roman" w:eastAsia="宋体" w:hAnsi="Times New Roman" w:cs="Times New Roman" w:hint="eastAsia"/>
          <w:sz w:val="24"/>
          <w:szCs w:val="24"/>
        </w:rPr>
        <w:t>，最后我们实现了</w:t>
      </w:r>
      <w:r w:rsidR="005D1326">
        <w:rPr>
          <w:rFonts w:ascii="Times New Roman" w:eastAsia="宋体" w:hAnsi="Times New Roman" w:cs="Times New Roman" w:hint="eastAsia"/>
          <w:sz w:val="24"/>
          <w:szCs w:val="24"/>
        </w:rPr>
        <w:t>PKTM</w:t>
      </w:r>
      <w:r w:rsidR="005D1326">
        <w:rPr>
          <w:rFonts w:ascii="Times New Roman" w:eastAsia="宋体" w:hAnsi="Times New Roman" w:cs="Times New Roman" w:hint="eastAsia"/>
          <w:sz w:val="24"/>
          <w:szCs w:val="24"/>
        </w:rPr>
        <w:t>地质成像算法的改进，并用其证明了我们对</w:t>
      </w:r>
      <w:r w:rsidR="005D1326">
        <w:rPr>
          <w:rFonts w:ascii="Times New Roman" w:eastAsia="宋体" w:hAnsi="Times New Roman" w:cs="Times New Roman" w:hint="eastAsia"/>
          <w:sz w:val="24"/>
          <w:szCs w:val="24"/>
        </w:rPr>
        <w:t>YARN</w:t>
      </w:r>
      <w:r w:rsidR="005D1326">
        <w:rPr>
          <w:rFonts w:ascii="Times New Roman" w:eastAsia="宋体" w:hAnsi="Times New Roman" w:cs="Times New Roman" w:hint="eastAsia"/>
          <w:sz w:val="24"/>
          <w:szCs w:val="24"/>
        </w:rPr>
        <w:t>框架改进的有效性</w:t>
      </w:r>
      <w:ins w:id="113" w:author="JieTang" w:date="2016-05-02T19:45:00Z">
        <w:r w:rsidR="00FC5E44">
          <w:rPr>
            <w:rFonts w:ascii="Times New Roman" w:eastAsia="宋体" w:hAnsi="Times New Roman" w:cs="Times New Roman" w:hint="eastAsia"/>
            <w:sz w:val="24"/>
            <w:szCs w:val="24"/>
          </w:rPr>
          <w:t>，</w:t>
        </w:r>
      </w:ins>
      <w:r w:rsidR="000C5302">
        <w:rPr>
          <w:rFonts w:ascii="Times New Roman" w:eastAsia="宋体" w:hAnsi="Times New Roman" w:cs="Times New Roman" w:hint="eastAsia"/>
          <w:sz w:val="24"/>
          <w:szCs w:val="24"/>
        </w:rPr>
        <w:t>具体</w:t>
      </w:r>
      <w:ins w:id="114" w:author="JieTang" w:date="2016-05-02T19:45:00Z">
        <w:r w:rsidR="00FC5E44">
          <w:rPr>
            <w:rFonts w:ascii="Times New Roman" w:eastAsia="宋体" w:hAnsi="Times New Roman" w:cs="Times New Roman" w:hint="eastAsia"/>
            <w:sz w:val="24"/>
            <w:szCs w:val="24"/>
          </w:rPr>
          <w:t>工作如下</w:t>
        </w:r>
      </w:ins>
      <w:r w:rsidRPr="00B96E99">
        <w:rPr>
          <w:rFonts w:ascii="Times New Roman" w:eastAsia="宋体" w:hAnsi="Times New Roman" w:cs="Times New Roman"/>
          <w:sz w:val="24"/>
          <w:szCs w:val="24"/>
        </w:rPr>
        <w:t>：</w:t>
      </w:r>
    </w:p>
    <w:p w14:paraId="5E8DFB69" w14:textId="72F65064" w:rsidR="00A82CE7" w:rsidRPr="00B96E99" w:rsidRDefault="00556E15">
      <w:pPr>
        <w:pStyle w:val="a3"/>
        <w:numPr>
          <w:ilvl w:val="0"/>
          <w:numId w:val="59"/>
        </w:numPr>
        <w:spacing w:line="400" w:lineRule="exact"/>
        <w:ind w:left="567" w:firstLineChars="0" w:hanging="567"/>
        <w:rPr>
          <w:rFonts w:ascii="Times New Roman" w:eastAsia="宋体" w:hAnsi="Times New Roman" w:cs="Times New Roman"/>
          <w:sz w:val="24"/>
          <w:szCs w:val="24"/>
        </w:rPr>
        <w:pPrChange w:id="115"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首先介绍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调度器的功能，</w:t>
      </w:r>
      <w:r w:rsidR="0092751D">
        <w:rPr>
          <w:rFonts w:ascii="Times New Roman" w:eastAsia="宋体" w:hAnsi="Times New Roman" w:cs="Times New Roman" w:hint="eastAsia"/>
          <w:sz w:val="24"/>
          <w:szCs w:val="24"/>
        </w:rPr>
        <w:t>针对调度器资源利用率不高以及</w:t>
      </w:r>
      <w:r w:rsidR="0092751D">
        <w:rPr>
          <w:rFonts w:ascii="Times New Roman" w:eastAsia="宋体" w:hAnsi="Times New Roman" w:cs="Times New Roman" w:hint="eastAsia"/>
          <w:sz w:val="24"/>
          <w:szCs w:val="24"/>
        </w:rPr>
        <w:t>Job</w:t>
      </w:r>
      <w:r w:rsidR="0092751D">
        <w:rPr>
          <w:rFonts w:ascii="Times New Roman" w:eastAsia="宋体" w:hAnsi="Times New Roman" w:cs="Times New Roman" w:hint="eastAsia"/>
          <w:sz w:val="24"/>
          <w:szCs w:val="24"/>
        </w:rPr>
        <w:t>运行</w:t>
      </w:r>
      <w:r w:rsidR="0092751D">
        <w:rPr>
          <w:rFonts w:ascii="Times New Roman" w:eastAsia="宋体" w:hAnsi="Times New Roman" w:cs="Times New Roman" w:hint="eastAsia"/>
          <w:sz w:val="24"/>
          <w:szCs w:val="24"/>
        </w:rPr>
        <w:lastRenderedPageBreak/>
        <w:t>时间长的问题，</w:t>
      </w:r>
      <w:del w:id="116" w:author="JieTang" w:date="2016-05-02T19:45:00Z">
        <w:r w:rsidR="00A82CE7" w:rsidRPr="00B96E99" w:rsidDel="00FC5E44">
          <w:rPr>
            <w:rFonts w:ascii="Times New Roman" w:eastAsia="宋体" w:hAnsi="Times New Roman" w:cs="Times New Roman"/>
            <w:sz w:val="24"/>
            <w:szCs w:val="24"/>
          </w:rPr>
          <w:delText>第二章</w:delText>
        </w:r>
      </w:del>
      <w:del w:id="117" w:author="JieTang" w:date="2016-05-02T20:04:00Z">
        <w:r w:rsidR="00A82CE7" w:rsidRPr="00B96E99" w:rsidDel="00493A43">
          <w:rPr>
            <w:rFonts w:ascii="Times New Roman" w:eastAsia="宋体" w:hAnsi="Times New Roman" w:cs="Times New Roman"/>
            <w:sz w:val="24"/>
            <w:szCs w:val="24"/>
          </w:rPr>
          <w:delText>首先</w:delText>
        </w:r>
      </w:del>
      <w:ins w:id="118" w:author="JieTang" w:date="2016-05-02T19:58:00Z">
        <w:r w:rsidR="008B18C3">
          <w:rPr>
            <w:rFonts w:ascii="Times New Roman" w:eastAsia="宋体" w:hAnsi="Times New Roman" w:cs="Times New Roman" w:hint="eastAsia"/>
            <w:sz w:val="24"/>
            <w:szCs w:val="24"/>
          </w:rPr>
          <w:t>将</w:t>
        </w:r>
      </w:ins>
      <w:r w:rsidR="00BA54D3">
        <w:rPr>
          <w:rFonts w:ascii="Times New Roman" w:eastAsia="宋体" w:hAnsi="Times New Roman" w:cs="Times New Roman" w:hint="eastAsia"/>
          <w:sz w:val="24"/>
          <w:szCs w:val="24"/>
        </w:rPr>
        <w:t>Job</w:t>
      </w:r>
      <w:r w:rsidR="00BA54D3">
        <w:rPr>
          <w:rFonts w:ascii="Times New Roman" w:eastAsia="宋体" w:hAnsi="Times New Roman" w:cs="Times New Roman" w:hint="eastAsia"/>
          <w:sz w:val="24"/>
          <w:szCs w:val="24"/>
        </w:rPr>
        <w:t>的调度问题</w:t>
      </w:r>
      <w:del w:id="119" w:author="JieTang" w:date="2016-05-02T19:58:00Z">
        <w:r w:rsidR="00A82CE7" w:rsidRPr="00B96E99" w:rsidDel="008B18C3">
          <w:rPr>
            <w:rFonts w:ascii="Times New Roman" w:eastAsia="宋体" w:hAnsi="Times New Roman" w:cs="Times New Roman"/>
            <w:sz w:val="24"/>
            <w:szCs w:val="24"/>
          </w:rPr>
          <w:delText>然后</w:delText>
        </w:r>
      </w:del>
      <w:r w:rsidR="00A82CE7" w:rsidRPr="00B96E99">
        <w:rPr>
          <w:rFonts w:ascii="Times New Roman" w:eastAsia="宋体" w:hAnsi="Times New Roman" w:cs="Times New Roman"/>
          <w:sz w:val="24"/>
          <w:szCs w:val="24"/>
        </w:rPr>
        <w:t>抽象</w:t>
      </w:r>
      <w:ins w:id="120" w:author="JieTang" w:date="2016-05-02T19:58:00Z">
        <w:r w:rsidR="008B18C3">
          <w:rPr>
            <w:rFonts w:ascii="Times New Roman" w:eastAsia="宋体" w:hAnsi="Times New Roman" w:cs="Times New Roman" w:hint="eastAsia"/>
            <w:sz w:val="24"/>
            <w:szCs w:val="24"/>
          </w:rPr>
          <w:t>为</w:t>
        </w:r>
      </w:ins>
      <w:r w:rsidR="00371A1E">
        <w:rPr>
          <w:rFonts w:ascii="Times New Roman" w:eastAsia="宋体" w:hAnsi="Times New Roman" w:cs="Times New Roman" w:hint="eastAsia"/>
          <w:sz w:val="24"/>
          <w:szCs w:val="24"/>
        </w:rPr>
        <w:t>一个</w:t>
      </w:r>
      <w:del w:id="121" w:author="JieTang" w:date="2016-05-02T19:58:00Z">
        <w:r w:rsidR="00A82CE7" w:rsidRPr="00B96E99" w:rsidDel="008B18C3">
          <w:rPr>
            <w:rFonts w:ascii="Times New Roman" w:eastAsia="宋体" w:hAnsi="Times New Roman" w:cs="Times New Roman"/>
            <w:sz w:val="24"/>
            <w:szCs w:val="24"/>
          </w:rPr>
          <w:delText>出</w:delText>
        </w:r>
      </w:del>
      <w:r w:rsidR="00A82CE7" w:rsidRPr="00B96E99">
        <w:rPr>
          <w:rFonts w:ascii="Times New Roman" w:eastAsia="宋体" w:hAnsi="Times New Roman" w:cs="Times New Roman"/>
          <w:sz w:val="24"/>
          <w:szCs w:val="24"/>
        </w:rPr>
        <w:t>多背包</w:t>
      </w:r>
      <w:r w:rsidR="00371A1E">
        <w:rPr>
          <w:rFonts w:ascii="Times New Roman" w:eastAsia="宋体" w:hAnsi="Times New Roman" w:cs="Times New Roman" w:hint="eastAsia"/>
          <w:sz w:val="24"/>
          <w:szCs w:val="24"/>
        </w:rPr>
        <w:t>模型</w:t>
      </w:r>
      <w:r w:rsidR="00A82CE7" w:rsidRPr="00B96E99">
        <w:rPr>
          <w:rFonts w:ascii="Times New Roman" w:eastAsia="宋体" w:hAnsi="Times New Roman" w:cs="Times New Roman"/>
          <w:sz w:val="24"/>
          <w:szCs w:val="24"/>
        </w:rPr>
        <w:t>，</w:t>
      </w:r>
      <w:ins w:id="122" w:author="JieTang" w:date="2016-05-02T19:58:00Z">
        <w:r w:rsidR="00493A43">
          <w:rPr>
            <w:rFonts w:ascii="Times New Roman" w:eastAsia="宋体" w:hAnsi="Times New Roman" w:cs="Times New Roman" w:hint="eastAsia"/>
            <w:sz w:val="24"/>
            <w:szCs w:val="24"/>
          </w:rPr>
          <w:t>然后</w:t>
        </w:r>
      </w:ins>
      <w:r w:rsidR="00002315">
        <w:rPr>
          <w:rFonts w:ascii="Times New Roman" w:eastAsia="宋体" w:hAnsi="Times New Roman" w:cs="Times New Roman" w:hint="eastAsia"/>
          <w:sz w:val="24"/>
          <w:szCs w:val="24"/>
        </w:rPr>
        <w:t>分析该模型并</w:t>
      </w:r>
      <w:r w:rsidR="001A1B76">
        <w:rPr>
          <w:rFonts w:ascii="Times New Roman" w:eastAsia="宋体" w:hAnsi="Times New Roman" w:cs="Times New Roman" w:hint="eastAsia"/>
          <w:sz w:val="24"/>
          <w:szCs w:val="24"/>
        </w:rPr>
        <w:t>提取</w:t>
      </w:r>
      <w:r w:rsidR="00002315">
        <w:rPr>
          <w:rFonts w:ascii="Times New Roman" w:eastAsia="宋体" w:hAnsi="Times New Roman" w:cs="Times New Roman" w:hint="eastAsia"/>
          <w:sz w:val="24"/>
          <w:szCs w:val="24"/>
        </w:rPr>
        <w:t>出</w:t>
      </w:r>
      <w:r w:rsidR="001A1B76">
        <w:rPr>
          <w:rFonts w:ascii="Times New Roman" w:eastAsia="宋体" w:hAnsi="Times New Roman" w:cs="Times New Roman" w:hint="eastAsia"/>
          <w:sz w:val="24"/>
          <w:szCs w:val="24"/>
        </w:rPr>
        <w:t>目标函数</w:t>
      </w:r>
      <w:r w:rsidR="00002315">
        <w:rPr>
          <w:rFonts w:ascii="Times New Roman" w:eastAsia="宋体" w:hAnsi="Times New Roman" w:cs="Times New Roman" w:hint="eastAsia"/>
          <w:sz w:val="24"/>
          <w:szCs w:val="24"/>
        </w:rPr>
        <w:t>，</w:t>
      </w:r>
      <w:r w:rsidR="001A1B76">
        <w:rPr>
          <w:rFonts w:ascii="Times New Roman" w:eastAsia="宋体" w:hAnsi="Times New Roman" w:cs="Times New Roman" w:hint="eastAsia"/>
          <w:sz w:val="24"/>
          <w:szCs w:val="24"/>
        </w:rPr>
        <w:t>并把该目标函数应用到人工鱼群算法上，最后在</w:t>
      </w:r>
      <w:r w:rsidR="001A1B76">
        <w:rPr>
          <w:rFonts w:ascii="Times New Roman" w:eastAsia="宋体" w:hAnsi="Times New Roman" w:cs="Times New Roman" w:hint="eastAsia"/>
          <w:sz w:val="24"/>
          <w:szCs w:val="24"/>
        </w:rPr>
        <w:t>YARN</w:t>
      </w:r>
      <w:r w:rsidR="001A1B76">
        <w:rPr>
          <w:rFonts w:ascii="Times New Roman" w:eastAsia="宋体" w:hAnsi="Times New Roman" w:cs="Times New Roman" w:hint="eastAsia"/>
          <w:sz w:val="24"/>
          <w:szCs w:val="24"/>
        </w:rPr>
        <w:t>框架中实现了插拔式调度器</w:t>
      </w:r>
      <w:r w:rsidR="00D4427F">
        <w:rPr>
          <w:rFonts w:ascii="Times New Roman" w:eastAsia="宋体" w:hAnsi="Times New Roman" w:cs="Times New Roman" w:hint="eastAsia"/>
          <w:sz w:val="24"/>
          <w:szCs w:val="24"/>
        </w:rPr>
        <w:t>以及实验验证该改进的有效性</w:t>
      </w:r>
      <w:del w:id="123" w:author="JieTang" w:date="2016-05-02T19:59:00Z">
        <w:r w:rsidR="00A82CE7" w:rsidRPr="00B96E99" w:rsidDel="00493A43">
          <w:rPr>
            <w:rFonts w:ascii="Times New Roman" w:eastAsia="宋体" w:hAnsi="Times New Roman" w:cs="Times New Roman" w:hint="eastAsia"/>
            <w:sz w:val="24"/>
            <w:szCs w:val="24"/>
          </w:rPr>
          <w:delText>人工鱼群可</w:delText>
        </w:r>
      </w:del>
      <w:r w:rsidR="00A82CE7" w:rsidRPr="00B96E99">
        <w:rPr>
          <w:rFonts w:ascii="Times New Roman" w:eastAsia="宋体" w:hAnsi="Times New Roman" w:cs="Times New Roman"/>
          <w:sz w:val="24"/>
          <w:szCs w:val="24"/>
        </w:rPr>
        <w:t>。</w:t>
      </w:r>
    </w:p>
    <w:p w14:paraId="07F2DF23" w14:textId="0CA86058" w:rsidR="00A82CE7" w:rsidRPr="00B96E99" w:rsidRDefault="00A340FE">
      <w:pPr>
        <w:pStyle w:val="a3"/>
        <w:numPr>
          <w:ilvl w:val="0"/>
          <w:numId w:val="59"/>
        </w:numPr>
        <w:spacing w:line="400" w:lineRule="exact"/>
        <w:ind w:left="567" w:firstLineChars="0" w:hanging="567"/>
        <w:rPr>
          <w:rFonts w:ascii="Times New Roman" w:eastAsia="宋体" w:hAnsi="Times New Roman" w:cs="Times New Roman"/>
          <w:sz w:val="24"/>
          <w:szCs w:val="24"/>
        </w:rPr>
        <w:pPrChange w:id="124"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首先</w:t>
      </w:r>
      <w:ins w:id="125" w:author="JieTang" w:date="2016-05-02T19:46:00Z">
        <w:r w:rsidR="00FC5E44">
          <w:rPr>
            <w:rFonts w:ascii="Times New Roman" w:eastAsia="宋体" w:hAnsi="Times New Roman" w:cs="Times New Roman" w:hint="eastAsia"/>
            <w:sz w:val="24"/>
            <w:szCs w:val="24"/>
          </w:rPr>
          <w:t>深入</w:t>
        </w:r>
      </w:ins>
      <w:del w:id="126" w:author="JieTang" w:date="2016-05-02T19:46:00Z">
        <w:r w:rsidR="00A82CE7" w:rsidRPr="00B96E99" w:rsidDel="00FC5E44">
          <w:rPr>
            <w:rFonts w:ascii="Times New Roman" w:eastAsia="宋体" w:hAnsi="Times New Roman" w:cs="Times New Roman"/>
            <w:sz w:val="24"/>
            <w:szCs w:val="24"/>
          </w:rPr>
          <w:delText>第三章</w:delText>
        </w:r>
      </w:del>
      <w:r w:rsidR="00A82CE7" w:rsidRPr="00B96E99">
        <w:rPr>
          <w:rFonts w:ascii="Times New Roman" w:eastAsia="宋体" w:hAnsi="Times New Roman" w:cs="Times New Roman"/>
          <w:sz w:val="24"/>
          <w:szCs w:val="24"/>
        </w:rPr>
        <w:t>分析了</w:t>
      </w:r>
      <w:r w:rsidR="00A82CE7" w:rsidRPr="00B96E99">
        <w:rPr>
          <w:rFonts w:ascii="Times New Roman" w:eastAsia="宋体" w:hAnsi="Times New Roman" w:cs="Times New Roman"/>
          <w:sz w:val="24"/>
          <w:szCs w:val="24"/>
        </w:rPr>
        <w:t>MapReduce</w:t>
      </w:r>
      <w:r w:rsidR="00A82CE7" w:rsidRPr="00B96E99">
        <w:rPr>
          <w:rFonts w:ascii="Times New Roman" w:eastAsia="宋体" w:hAnsi="Times New Roman" w:cs="Times New Roman"/>
          <w:sz w:val="24"/>
          <w:szCs w:val="24"/>
        </w:rPr>
        <w:t>的</w:t>
      </w:r>
      <w:r w:rsidR="00A82CE7" w:rsidRPr="00B96E99">
        <w:rPr>
          <w:rFonts w:ascii="Times New Roman" w:eastAsia="宋体" w:hAnsi="Times New Roman" w:cs="Times New Roman"/>
          <w:sz w:val="24"/>
          <w:szCs w:val="24"/>
        </w:rPr>
        <w:t xml:space="preserve">Shuffle </w:t>
      </w:r>
      <w:r w:rsidR="00A82CE7" w:rsidRPr="00B96E99">
        <w:rPr>
          <w:rFonts w:ascii="Times New Roman" w:eastAsia="宋体" w:hAnsi="Times New Roman" w:cs="Times New Roman"/>
          <w:sz w:val="24"/>
          <w:szCs w:val="24"/>
        </w:rPr>
        <w:t>过程</w:t>
      </w:r>
      <w:ins w:id="127" w:author="JieTang" w:date="2016-05-02T20:04:00Z">
        <w:r w:rsidR="00493A43">
          <w:rPr>
            <w:rFonts w:ascii="Times New Roman" w:eastAsia="宋体" w:hAnsi="Times New Roman" w:cs="Times New Roman" w:hint="eastAsia"/>
            <w:sz w:val="24"/>
            <w:szCs w:val="24"/>
          </w:rPr>
          <w:t>，</w:t>
        </w:r>
      </w:ins>
      <w:r w:rsidR="00AC317F">
        <w:rPr>
          <w:rFonts w:ascii="Times New Roman" w:eastAsia="宋体" w:hAnsi="Times New Roman" w:cs="Times New Roman" w:hint="eastAsia"/>
          <w:sz w:val="24"/>
          <w:szCs w:val="24"/>
        </w:rPr>
        <w:t>调研</w:t>
      </w:r>
      <w:ins w:id="128" w:author="JieTang" w:date="2016-05-02T20:04:00Z">
        <w:r w:rsidR="00493A43">
          <w:rPr>
            <w:rFonts w:ascii="Times New Roman" w:eastAsia="宋体" w:hAnsi="Times New Roman" w:cs="Times New Roman" w:hint="eastAsia"/>
            <w:sz w:val="24"/>
            <w:szCs w:val="24"/>
          </w:rPr>
          <w:t>了</w:t>
        </w:r>
      </w:ins>
      <w:ins w:id="129" w:author="JieTang" w:date="2016-05-02T20:00:00Z">
        <w:r w:rsidR="00493A43">
          <w:rPr>
            <w:rFonts w:ascii="Times New Roman" w:eastAsia="宋体" w:hAnsi="Times New Roman" w:cs="Times New Roman" w:hint="eastAsia"/>
            <w:sz w:val="24"/>
            <w:szCs w:val="24"/>
          </w:rPr>
          <w:t>Infiniband</w:t>
        </w:r>
        <w:r w:rsidR="00493A43">
          <w:rPr>
            <w:rFonts w:ascii="Times New Roman" w:eastAsia="宋体" w:hAnsi="Times New Roman" w:cs="Times New Roman" w:hint="eastAsia"/>
            <w:sz w:val="24"/>
            <w:szCs w:val="24"/>
          </w:rPr>
          <w:t>等硬件新进展</w:t>
        </w:r>
      </w:ins>
      <w:r w:rsidR="00A82CE7" w:rsidRPr="00B96E99">
        <w:rPr>
          <w:rFonts w:ascii="Times New Roman" w:eastAsia="宋体" w:hAnsi="Times New Roman" w:cs="Times New Roman"/>
          <w:sz w:val="24"/>
          <w:szCs w:val="24"/>
        </w:rPr>
        <w:t>，</w:t>
      </w:r>
      <w:r w:rsidR="00AC317F">
        <w:rPr>
          <w:rFonts w:ascii="Times New Roman" w:eastAsia="宋体" w:hAnsi="Times New Roman" w:cs="Times New Roman" w:hint="eastAsia"/>
          <w:sz w:val="24"/>
          <w:szCs w:val="24"/>
        </w:rPr>
        <w:t>并介绍了</w:t>
      </w:r>
      <w:r w:rsidR="00AC317F">
        <w:rPr>
          <w:rFonts w:ascii="Times New Roman" w:eastAsia="宋体" w:hAnsi="Times New Roman" w:cs="Times New Roman" w:hint="eastAsia"/>
          <w:sz w:val="24"/>
          <w:szCs w:val="24"/>
        </w:rPr>
        <w:t>RDMA</w:t>
      </w:r>
      <w:r w:rsidR="00AC317F">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Remote</w:t>
      </w:r>
      <w:r w:rsidR="00AC317F">
        <w:rPr>
          <w:rFonts w:ascii="Times New Roman" w:eastAsia="宋体" w:hAnsi="Times New Roman" w:cs="Times New Roman"/>
          <w:sz w:val="24"/>
          <w:szCs w:val="24"/>
        </w:rPr>
        <w:t xml:space="preserve"> D</w:t>
      </w:r>
      <w:r w:rsidR="00AC317F">
        <w:rPr>
          <w:rFonts w:ascii="Times New Roman" w:eastAsia="宋体" w:hAnsi="Times New Roman" w:cs="Times New Roman" w:hint="eastAsia"/>
          <w:sz w:val="24"/>
          <w:szCs w:val="24"/>
        </w:rPr>
        <w:t>irect</w:t>
      </w:r>
      <w:r w:rsidR="00AC317F">
        <w:rPr>
          <w:rFonts w:ascii="Times New Roman" w:eastAsia="宋体" w:hAnsi="Times New Roman" w:cs="Times New Roman"/>
          <w:sz w:val="24"/>
          <w:szCs w:val="24"/>
        </w:rPr>
        <w:t xml:space="preserve"> M</w:t>
      </w:r>
      <w:r w:rsidR="00AC317F">
        <w:rPr>
          <w:rFonts w:ascii="Times New Roman" w:eastAsia="宋体" w:hAnsi="Times New Roman" w:cs="Times New Roman" w:hint="eastAsia"/>
          <w:sz w:val="24"/>
          <w:szCs w:val="24"/>
        </w:rPr>
        <w:t>emory</w:t>
      </w:r>
      <w:r w:rsidR="00AC317F">
        <w:rPr>
          <w:rFonts w:ascii="Times New Roman" w:eastAsia="宋体" w:hAnsi="Times New Roman" w:cs="Times New Roman"/>
          <w:sz w:val="24"/>
          <w:szCs w:val="24"/>
        </w:rPr>
        <w:t xml:space="preserve"> A</w:t>
      </w:r>
      <w:r w:rsidR="00AC317F">
        <w:rPr>
          <w:rFonts w:ascii="Times New Roman" w:eastAsia="宋体" w:hAnsi="Times New Roman" w:cs="Times New Roman" w:hint="eastAsia"/>
          <w:sz w:val="24"/>
          <w:szCs w:val="24"/>
        </w:rPr>
        <w:t>ccess</w:t>
      </w:r>
      <w:r w:rsidR="00AC317F">
        <w:rPr>
          <w:rFonts w:ascii="Times New Roman" w:eastAsia="宋体" w:hAnsi="Times New Roman" w:cs="Times New Roman" w:hint="eastAsia"/>
          <w:sz w:val="24"/>
          <w:szCs w:val="24"/>
        </w:rPr>
        <w:t>）远程直接内存拷贝技术，</w:t>
      </w:r>
      <w:r w:rsidR="00BA321D">
        <w:rPr>
          <w:rFonts w:ascii="Times New Roman" w:eastAsia="宋体" w:hAnsi="Times New Roman" w:cs="Times New Roman" w:hint="eastAsia"/>
          <w:sz w:val="24"/>
          <w:szCs w:val="24"/>
        </w:rPr>
        <w:t>根据</w:t>
      </w:r>
      <w:r w:rsidR="00BA321D">
        <w:rPr>
          <w:rFonts w:ascii="Times New Roman" w:eastAsia="宋体" w:hAnsi="Times New Roman" w:cs="Times New Roman" w:hint="eastAsia"/>
          <w:sz w:val="24"/>
          <w:szCs w:val="24"/>
        </w:rPr>
        <w:t>Shuffle</w:t>
      </w:r>
      <w:r w:rsidR="00BA321D">
        <w:rPr>
          <w:rFonts w:ascii="Times New Roman" w:eastAsia="宋体" w:hAnsi="Times New Roman" w:cs="Times New Roman" w:hint="eastAsia"/>
          <w:sz w:val="24"/>
          <w:szCs w:val="24"/>
        </w:rPr>
        <w:t>过程中数据传输较慢的问题，</w:t>
      </w:r>
      <w:ins w:id="130" w:author="JieTang" w:date="2016-05-02T20:05:00Z">
        <w:r w:rsidR="00493A43">
          <w:rPr>
            <w:rFonts w:ascii="Times New Roman" w:eastAsia="宋体" w:hAnsi="Times New Roman" w:cs="Times New Roman" w:hint="eastAsia"/>
            <w:sz w:val="24"/>
            <w:szCs w:val="24"/>
          </w:rPr>
          <w:t>提出了一种基于</w:t>
        </w:r>
      </w:ins>
      <w:del w:id="131" w:author="JieTang" w:date="2016-05-02T20:05:00Z">
        <w:r w:rsidR="00A82CE7" w:rsidRPr="00B96E99" w:rsidDel="00493A43">
          <w:rPr>
            <w:rFonts w:ascii="Times New Roman" w:eastAsia="宋体" w:hAnsi="Times New Roman" w:cs="Times New Roman"/>
            <w:sz w:val="24"/>
            <w:szCs w:val="24"/>
          </w:rPr>
          <w:delText>使用</w:delText>
        </w:r>
      </w:del>
      <w:r w:rsidR="00A82CE7" w:rsidRPr="00B96E99">
        <w:rPr>
          <w:rFonts w:ascii="Times New Roman" w:eastAsia="宋体" w:hAnsi="Times New Roman" w:cs="Times New Roman"/>
          <w:sz w:val="24"/>
          <w:szCs w:val="24"/>
        </w:rPr>
        <w:t xml:space="preserve">RDMA </w:t>
      </w:r>
      <w:r w:rsidR="00A82CE7" w:rsidRPr="00B96E99">
        <w:rPr>
          <w:rFonts w:ascii="Times New Roman" w:eastAsia="宋体" w:hAnsi="Times New Roman" w:cs="Times New Roman"/>
          <w:sz w:val="24"/>
          <w:szCs w:val="24"/>
        </w:rPr>
        <w:t>技术</w:t>
      </w:r>
      <w:ins w:id="132" w:author="JieTang" w:date="2016-05-02T20:05:00Z">
        <w:r w:rsidR="00493A43">
          <w:rPr>
            <w:rFonts w:ascii="Times New Roman" w:eastAsia="宋体" w:hAnsi="Times New Roman" w:cs="Times New Roman" w:hint="eastAsia"/>
            <w:sz w:val="24"/>
            <w:szCs w:val="24"/>
          </w:rPr>
          <w:t>的</w:t>
        </w:r>
        <w:r w:rsidR="00493A43">
          <w:rPr>
            <w:rFonts w:ascii="Times New Roman" w:eastAsia="宋体" w:hAnsi="Times New Roman" w:cs="Times New Roman" w:hint="eastAsia"/>
            <w:sz w:val="24"/>
            <w:szCs w:val="24"/>
          </w:rPr>
          <w:t>Shuffle</w:t>
        </w:r>
        <w:r w:rsidR="00493A43">
          <w:rPr>
            <w:rFonts w:ascii="Times New Roman" w:eastAsia="宋体" w:hAnsi="Times New Roman" w:cs="Times New Roman" w:hint="eastAsia"/>
            <w:sz w:val="24"/>
            <w:szCs w:val="24"/>
          </w:rPr>
          <w:t>算法，</w:t>
        </w:r>
      </w:ins>
      <w:r w:rsidR="00A82CE7" w:rsidRPr="00B96E99">
        <w:rPr>
          <w:rFonts w:ascii="Times New Roman" w:eastAsia="宋体" w:hAnsi="Times New Roman" w:cs="Times New Roman"/>
          <w:sz w:val="24"/>
          <w:szCs w:val="24"/>
        </w:rPr>
        <w:t>替代了传统的</w:t>
      </w:r>
      <w:r w:rsidR="00A82CE7" w:rsidRPr="00B96E99">
        <w:rPr>
          <w:rFonts w:ascii="Times New Roman" w:eastAsia="宋体" w:hAnsi="Times New Roman" w:cs="Times New Roman"/>
          <w:sz w:val="24"/>
          <w:szCs w:val="24"/>
        </w:rPr>
        <w:t xml:space="preserve">TCP/IP </w:t>
      </w:r>
      <w:r w:rsidR="00A82CE7" w:rsidRPr="00B96E99">
        <w:rPr>
          <w:rFonts w:ascii="Times New Roman" w:eastAsia="宋体" w:hAnsi="Times New Roman" w:cs="Times New Roman"/>
          <w:sz w:val="24"/>
          <w:szCs w:val="24"/>
        </w:rPr>
        <w:t>传输协议，并</w:t>
      </w:r>
      <w:del w:id="133" w:author="JieTang" w:date="2016-05-02T20:05:00Z">
        <w:r w:rsidR="00A82CE7" w:rsidRPr="00B96E99" w:rsidDel="00493A43">
          <w:rPr>
            <w:rFonts w:ascii="Times New Roman" w:eastAsia="宋体" w:hAnsi="Times New Roman" w:cs="Times New Roman" w:hint="eastAsia"/>
            <w:sz w:val="24"/>
            <w:szCs w:val="24"/>
          </w:rPr>
          <w:delText>更改了</w:delText>
        </w:r>
      </w:del>
      <w:r w:rsidR="00E851B8">
        <w:rPr>
          <w:rFonts w:ascii="Times New Roman" w:eastAsia="宋体" w:hAnsi="Times New Roman" w:cs="Times New Roman" w:hint="eastAsia"/>
          <w:sz w:val="24"/>
          <w:szCs w:val="24"/>
        </w:rPr>
        <w:t>优化</w:t>
      </w:r>
      <w:ins w:id="134" w:author="JieTang" w:date="2016-05-02T20:05:00Z">
        <w:r w:rsidR="00493A43">
          <w:rPr>
            <w:rFonts w:ascii="Times New Roman" w:eastAsia="宋体" w:hAnsi="Times New Roman" w:cs="Times New Roman" w:hint="eastAsia"/>
            <w:sz w:val="24"/>
            <w:szCs w:val="24"/>
          </w:rPr>
          <w:t>了</w:t>
        </w:r>
      </w:ins>
      <w:r w:rsidR="00A82CE7" w:rsidRPr="00B96E99">
        <w:rPr>
          <w:rFonts w:ascii="Times New Roman" w:eastAsia="宋体" w:hAnsi="Times New Roman" w:cs="Times New Roman"/>
          <w:sz w:val="24"/>
          <w:szCs w:val="24"/>
        </w:rPr>
        <w:t>Shuffle</w:t>
      </w:r>
      <w:ins w:id="135" w:author="JieTang" w:date="2016-05-02T20:05:00Z">
        <w:r w:rsidR="00493A43">
          <w:rPr>
            <w:rFonts w:ascii="Times New Roman" w:eastAsia="宋体" w:hAnsi="Times New Roman" w:cs="Times New Roman" w:hint="eastAsia"/>
            <w:sz w:val="24"/>
            <w:szCs w:val="24"/>
          </w:rPr>
          <w:t>中的关键</w:t>
        </w:r>
      </w:ins>
      <w:del w:id="136" w:author="JieTang" w:date="2016-05-02T20:05:00Z">
        <w:r w:rsidR="00A82CE7" w:rsidRPr="00B96E99" w:rsidDel="00493A43">
          <w:rPr>
            <w:rFonts w:ascii="Times New Roman" w:eastAsia="宋体" w:hAnsi="Times New Roman" w:cs="Times New Roman"/>
            <w:sz w:val="24"/>
            <w:szCs w:val="24"/>
          </w:rPr>
          <w:delText>的</w:delText>
        </w:r>
      </w:del>
      <w:r w:rsidR="00555E11">
        <w:rPr>
          <w:rFonts w:ascii="Times New Roman" w:eastAsia="宋体" w:hAnsi="Times New Roman" w:cs="Times New Roman"/>
          <w:sz w:val="24"/>
          <w:szCs w:val="24"/>
        </w:rPr>
        <w:t>算法</w:t>
      </w:r>
      <w:r w:rsidR="00555E11">
        <w:rPr>
          <w:rFonts w:ascii="Times New Roman" w:eastAsia="宋体" w:hAnsi="Times New Roman" w:cs="Times New Roman" w:hint="eastAsia"/>
          <w:sz w:val="24"/>
          <w:szCs w:val="24"/>
        </w:rPr>
        <w:t>，用</w:t>
      </w:r>
      <w:r w:rsidR="00555E11">
        <w:rPr>
          <w:rFonts w:ascii="Times New Roman" w:eastAsia="宋体" w:hAnsi="Times New Roman" w:cs="Times New Roman" w:hint="eastAsia"/>
          <w:sz w:val="24"/>
          <w:szCs w:val="24"/>
        </w:rPr>
        <w:t>Hadoop</w:t>
      </w:r>
      <w:r w:rsidR="00657577">
        <w:rPr>
          <w:rFonts w:ascii="Times New Roman" w:eastAsia="宋体" w:hAnsi="Times New Roman" w:cs="Times New Roman" w:hint="eastAsia"/>
          <w:sz w:val="24"/>
          <w:szCs w:val="24"/>
        </w:rPr>
        <w:t>基准程序验证</w:t>
      </w:r>
      <w:r w:rsidR="00657577">
        <w:rPr>
          <w:rFonts w:ascii="Times New Roman" w:eastAsia="宋体" w:hAnsi="Times New Roman" w:cs="Times New Roman" w:hint="eastAsia"/>
          <w:sz w:val="24"/>
          <w:szCs w:val="24"/>
        </w:rPr>
        <w:t>Shuffle</w:t>
      </w:r>
      <w:r w:rsidR="00657577">
        <w:rPr>
          <w:rFonts w:ascii="Times New Roman" w:eastAsia="宋体" w:hAnsi="Times New Roman" w:cs="Times New Roman" w:hint="eastAsia"/>
          <w:sz w:val="24"/>
          <w:szCs w:val="24"/>
        </w:rPr>
        <w:t>改进的性能</w:t>
      </w:r>
      <w:r w:rsidR="00555E11">
        <w:rPr>
          <w:rFonts w:ascii="Times New Roman" w:eastAsia="宋体" w:hAnsi="Times New Roman" w:cs="Times New Roman" w:hint="eastAsia"/>
          <w:sz w:val="24"/>
          <w:szCs w:val="24"/>
        </w:rPr>
        <w:t>。</w:t>
      </w:r>
    </w:p>
    <w:p w14:paraId="08E19E94" w14:textId="6724D5C2" w:rsidR="00A82CE7" w:rsidRPr="00102F2D" w:rsidRDefault="00554421">
      <w:pPr>
        <w:pStyle w:val="a3"/>
        <w:numPr>
          <w:ilvl w:val="0"/>
          <w:numId w:val="59"/>
        </w:numPr>
        <w:spacing w:line="400" w:lineRule="exact"/>
        <w:ind w:left="567" w:firstLineChars="0" w:hanging="567"/>
        <w:rPr>
          <w:rFonts w:ascii="Times New Roman" w:eastAsia="宋体" w:hAnsi="Times New Roman" w:cs="Times New Roman"/>
          <w:sz w:val="24"/>
          <w:szCs w:val="24"/>
        </w:rPr>
        <w:pPrChange w:id="137"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介绍</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实现了</w:t>
      </w:r>
      <w:r w:rsidR="00A82CE7" w:rsidRPr="00B96E99">
        <w:rPr>
          <w:rFonts w:ascii="Times New Roman" w:eastAsia="宋体" w:hAnsi="Times New Roman" w:cs="Times New Roman"/>
          <w:sz w:val="24"/>
          <w:szCs w:val="24"/>
        </w:rPr>
        <w:t>PKTM</w:t>
      </w:r>
      <w:r w:rsidR="00A82CE7" w:rsidRPr="00B96E99">
        <w:rPr>
          <w:rFonts w:ascii="Times New Roman" w:eastAsia="宋体" w:hAnsi="Times New Roman" w:cs="Times New Roman"/>
          <w:sz w:val="24"/>
          <w:szCs w:val="24"/>
        </w:rPr>
        <w:t>的</w:t>
      </w:r>
      <w:r w:rsidR="00D92034">
        <w:rPr>
          <w:rFonts w:ascii="Times New Roman" w:eastAsia="宋体" w:hAnsi="Times New Roman" w:cs="Times New Roman" w:hint="eastAsia"/>
          <w:sz w:val="24"/>
          <w:szCs w:val="24"/>
        </w:rPr>
        <w:t>Hadoop</w:t>
      </w:r>
      <w:r w:rsidR="00D92034">
        <w:rPr>
          <w:rFonts w:ascii="Times New Roman" w:eastAsia="宋体" w:hAnsi="Times New Roman" w:cs="Times New Roman" w:hint="eastAsia"/>
          <w:sz w:val="24"/>
          <w:szCs w:val="24"/>
        </w:rPr>
        <w:t>和</w:t>
      </w:r>
      <w:r w:rsidR="00D92034">
        <w:rPr>
          <w:rFonts w:ascii="Times New Roman" w:eastAsia="宋体" w:hAnsi="Times New Roman" w:cs="Times New Roman" w:hint="eastAsia"/>
          <w:sz w:val="24"/>
          <w:szCs w:val="24"/>
        </w:rPr>
        <w:t>Spark</w:t>
      </w:r>
      <w:r w:rsidR="00D92034">
        <w:rPr>
          <w:rFonts w:ascii="Times New Roman" w:eastAsia="宋体" w:hAnsi="Times New Roman" w:cs="Times New Roman" w:hint="eastAsia"/>
          <w:sz w:val="24"/>
          <w:szCs w:val="24"/>
        </w:rPr>
        <w:t>版</w:t>
      </w:r>
      <w:r w:rsidR="00EB4C6B">
        <w:rPr>
          <w:rFonts w:ascii="Times New Roman" w:eastAsia="宋体" w:hAnsi="Times New Roman" w:cs="Times New Roman"/>
          <w:sz w:val="24"/>
          <w:szCs w:val="24"/>
        </w:rPr>
        <w:t>并行化算法，并用</w:t>
      </w:r>
      <w:r w:rsidR="00EB4C6B">
        <w:rPr>
          <w:rFonts w:ascii="Times New Roman" w:eastAsia="宋体" w:hAnsi="Times New Roman" w:cs="Times New Roman" w:hint="eastAsia"/>
          <w:sz w:val="24"/>
          <w:szCs w:val="24"/>
        </w:rPr>
        <w:t>这两个</w:t>
      </w:r>
      <w:r w:rsidR="00C40963">
        <w:rPr>
          <w:rFonts w:ascii="Times New Roman" w:eastAsia="宋体" w:hAnsi="Times New Roman" w:cs="Times New Roman"/>
          <w:sz w:val="24"/>
          <w:szCs w:val="24"/>
        </w:rPr>
        <w:t>算法来验证</w:t>
      </w:r>
      <w:r w:rsidR="00C40963">
        <w:rPr>
          <w:rFonts w:ascii="Times New Roman" w:eastAsia="宋体" w:hAnsi="Times New Roman" w:cs="Times New Roman"/>
          <w:sz w:val="24"/>
          <w:szCs w:val="24"/>
        </w:rPr>
        <w:t>YARN</w:t>
      </w:r>
      <w:r w:rsidR="00C40963">
        <w:rPr>
          <w:rFonts w:ascii="Times New Roman" w:eastAsia="宋体" w:hAnsi="Times New Roman" w:cs="Times New Roman" w:hint="eastAsia"/>
          <w:sz w:val="24"/>
          <w:szCs w:val="24"/>
        </w:rPr>
        <w:t>平台改进</w:t>
      </w:r>
      <w:r w:rsidR="00A82CE7" w:rsidRPr="00B96E99">
        <w:rPr>
          <w:rFonts w:ascii="Times New Roman" w:eastAsia="宋体" w:hAnsi="Times New Roman" w:cs="Times New Roman"/>
          <w:sz w:val="24"/>
          <w:szCs w:val="24"/>
        </w:rPr>
        <w:t>的性能。</w:t>
      </w:r>
    </w:p>
    <w:p w14:paraId="681111D7" w14:textId="46C05BA2" w:rsidR="00796BA1" w:rsidRDefault="00796BA1" w:rsidP="00796BA1">
      <w:pPr>
        <w:pStyle w:val="30"/>
      </w:pPr>
      <w:bookmarkStart w:id="138" w:name="_Toc450637051"/>
      <w:r>
        <w:rPr>
          <w:rFonts w:hint="eastAsia"/>
        </w:rPr>
        <w:t xml:space="preserve">1.3.2 </w:t>
      </w:r>
      <w:r>
        <w:rPr>
          <w:rFonts w:hint="eastAsia"/>
        </w:rPr>
        <w:t>章节安排</w:t>
      </w:r>
      <w:bookmarkEnd w:id="138"/>
    </w:p>
    <w:p w14:paraId="118E2037" w14:textId="1AF5F051" w:rsidR="0047779A" w:rsidRPr="00B96E99" w:rsidRDefault="00176022" w:rsidP="0079561B">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本文一共有五个章节，</w:t>
      </w:r>
      <w:r w:rsidR="0047779A" w:rsidRPr="00B96E99">
        <w:rPr>
          <w:rFonts w:ascii="Times New Roman" w:eastAsia="宋体" w:hAnsi="Times New Roman" w:cs="Times New Roman"/>
          <w:sz w:val="24"/>
          <w:szCs w:val="24"/>
        </w:rPr>
        <w:t>各章节安排如下：</w:t>
      </w:r>
    </w:p>
    <w:p w14:paraId="3FFF2091" w14:textId="0C41A9A9" w:rsidR="00341EE9" w:rsidRDefault="00341EE9" w:rsidP="0079561B">
      <w:pPr>
        <w:pStyle w:val="a3"/>
        <w:numPr>
          <w:ilvl w:val="0"/>
          <w:numId w:val="4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第一章：绪论。</w:t>
      </w:r>
      <w:r w:rsidR="0092751D">
        <w:rPr>
          <w:rFonts w:ascii="Times New Roman" w:eastAsia="宋体" w:hAnsi="Times New Roman" w:cs="Times New Roman" w:hint="eastAsia"/>
          <w:sz w:val="24"/>
          <w:szCs w:val="24"/>
        </w:rPr>
        <w:t>分别介绍了</w:t>
      </w:r>
      <w:r w:rsidR="0092751D">
        <w:rPr>
          <w:rFonts w:ascii="Times New Roman" w:eastAsia="宋体" w:hAnsi="Times New Roman" w:cs="Times New Roman" w:hint="eastAsia"/>
          <w:sz w:val="24"/>
          <w:szCs w:val="24"/>
        </w:rPr>
        <w:t>Hadoop</w:t>
      </w:r>
      <w:r w:rsidR="0092751D">
        <w:rPr>
          <w:rFonts w:ascii="Times New Roman" w:eastAsia="宋体" w:hAnsi="Times New Roman" w:cs="Times New Roman" w:hint="eastAsia"/>
          <w:sz w:val="24"/>
          <w:szCs w:val="24"/>
        </w:rPr>
        <w:t>、</w:t>
      </w:r>
      <w:r w:rsidR="0092751D">
        <w:rPr>
          <w:rFonts w:ascii="Times New Roman" w:eastAsia="宋体" w:hAnsi="Times New Roman" w:cs="Times New Roman" w:hint="eastAsia"/>
          <w:sz w:val="24"/>
          <w:szCs w:val="24"/>
        </w:rPr>
        <w:t>Spark</w:t>
      </w:r>
      <w:r w:rsidR="0092751D">
        <w:rPr>
          <w:rFonts w:ascii="Times New Roman" w:eastAsia="宋体" w:hAnsi="Times New Roman" w:cs="Times New Roman" w:hint="eastAsia"/>
          <w:sz w:val="24"/>
          <w:szCs w:val="24"/>
        </w:rPr>
        <w:t>、</w:t>
      </w:r>
      <w:r w:rsidR="0092751D">
        <w:rPr>
          <w:rFonts w:ascii="Times New Roman" w:eastAsia="宋体" w:hAnsi="Times New Roman" w:cs="Times New Roman" w:hint="eastAsia"/>
          <w:sz w:val="24"/>
          <w:szCs w:val="24"/>
        </w:rPr>
        <w:t>YARN</w:t>
      </w:r>
      <w:r w:rsidR="0092751D">
        <w:rPr>
          <w:rFonts w:ascii="Times New Roman" w:eastAsia="宋体" w:hAnsi="Times New Roman" w:cs="Times New Roman" w:hint="eastAsia"/>
          <w:sz w:val="24"/>
          <w:szCs w:val="24"/>
        </w:rPr>
        <w:t>的背景知识和研究现状，以及存在的一些问题，</w:t>
      </w:r>
      <w:r w:rsidR="00BC1A3E">
        <w:rPr>
          <w:rFonts w:ascii="Times New Roman" w:eastAsia="宋体" w:hAnsi="Times New Roman" w:cs="Times New Roman" w:hint="eastAsia"/>
          <w:sz w:val="24"/>
          <w:szCs w:val="24"/>
        </w:rPr>
        <w:t>本文的研究工作和文章整体框架。</w:t>
      </w:r>
    </w:p>
    <w:p w14:paraId="147698A7" w14:textId="4EE17041"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第二章</w:t>
      </w:r>
      <w:r w:rsidR="003A2D1D">
        <w:rPr>
          <w:rFonts w:ascii="Times New Roman" w:eastAsia="宋体" w:hAnsi="Times New Roman" w:cs="Times New Roman" w:hint="eastAsia"/>
          <w:sz w:val="24"/>
          <w:szCs w:val="24"/>
        </w:rPr>
        <w:t>：</w:t>
      </w:r>
      <w:r w:rsidR="003A2D1D">
        <w:rPr>
          <w:rFonts w:ascii="Times New Roman" w:eastAsia="宋体" w:hAnsi="Times New Roman" w:cs="Times New Roman" w:hint="eastAsia"/>
          <w:sz w:val="24"/>
          <w:szCs w:val="24"/>
        </w:rPr>
        <w:t>YARN</w:t>
      </w:r>
      <w:r w:rsidR="003A2D1D">
        <w:rPr>
          <w:rFonts w:ascii="Times New Roman" w:eastAsia="宋体" w:hAnsi="Times New Roman" w:cs="Times New Roman" w:hint="eastAsia"/>
          <w:sz w:val="24"/>
          <w:szCs w:val="24"/>
        </w:rPr>
        <w:t>平台改进。</w:t>
      </w:r>
      <w:r w:rsidR="00D1578B">
        <w:rPr>
          <w:rFonts w:ascii="Times New Roman" w:eastAsia="宋体" w:hAnsi="Times New Roman" w:cs="Times New Roman" w:hint="eastAsia"/>
          <w:sz w:val="24"/>
          <w:szCs w:val="24"/>
        </w:rPr>
        <w:t>该章</w:t>
      </w:r>
      <w:r w:rsidRPr="00B96E99">
        <w:rPr>
          <w:rFonts w:ascii="Times New Roman" w:eastAsia="宋体" w:hAnsi="Times New Roman" w:cs="Times New Roman"/>
          <w:sz w:val="24"/>
          <w:szCs w:val="24"/>
        </w:rPr>
        <w:t>首先</w:t>
      </w:r>
      <w:r w:rsidR="00C64914">
        <w:rPr>
          <w:rFonts w:ascii="Times New Roman" w:eastAsia="宋体" w:hAnsi="Times New Roman" w:cs="Times New Roman" w:hint="eastAsia"/>
          <w:sz w:val="24"/>
          <w:szCs w:val="24"/>
        </w:rPr>
        <w:t>介绍</w:t>
      </w:r>
      <w:r w:rsidR="00C64914">
        <w:rPr>
          <w:rFonts w:ascii="Times New Roman" w:eastAsia="宋体" w:hAnsi="Times New Roman" w:cs="Times New Roman" w:hint="eastAsia"/>
          <w:sz w:val="24"/>
          <w:szCs w:val="24"/>
        </w:rPr>
        <w:t>YARN</w:t>
      </w:r>
      <w:r w:rsidR="00C64914">
        <w:rPr>
          <w:rFonts w:ascii="Times New Roman" w:eastAsia="宋体" w:hAnsi="Times New Roman" w:cs="Times New Roman" w:hint="eastAsia"/>
          <w:sz w:val="24"/>
          <w:szCs w:val="24"/>
        </w:rPr>
        <w:t>调度器功能，并</w:t>
      </w:r>
      <w:r w:rsidRPr="00B96E99">
        <w:rPr>
          <w:rFonts w:ascii="Times New Roman" w:eastAsia="宋体" w:hAnsi="Times New Roman" w:cs="Times New Roman"/>
          <w:sz w:val="24"/>
          <w:szCs w:val="24"/>
        </w:rPr>
        <w:t>分析了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调度器中存在的问题，然后抽象出多背包问题，应用人工鱼群算法来解决多背包问题，并实现了</w:t>
      </w:r>
      <w:r w:rsidR="0079561B">
        <w:rPr>
          <w:rFonts w:ascii="Times New Roman" w:eastAsia="宋体" w:hAnsi="Times New Roman" w:cs="Times New Roman" w:hint="eastAsia"/>
          <w:sz w:val="24"/>
          <w:szCs w:val="24"/>
        </w:rPr>
        <w:t>插拔式的人工鱼群</w:t>
      </w:r>
      <w:r w:rsidR="00B8334C">
        <w:rPr>
          <w:rFonts w:ascii="Times New Roman" w:eastAsia="宋体" w:hAnsi="Times New Roman" w:cs="Times New Roman"/>
          <w:sz w:val="24"/>
          <w:szCs w:val="24"/>
        </w:rPr>
        <w:t>调度器，最后用实验验证</w:t>
      </w:r>
      <w:r w:rsidR="00B8334C">
        <w:rPr>
          <w:rFonts w:ascii="Times New Roman" w:eastAsia="宋体" w:hAnsi="Times New Roman" w:cs="Times New Roman" w:hint="eastAsia"/>
          <w:sz w:val="24"/>
          <w:szCs w:val="24"/>
        </w:rPr>
        <w:t>该调度器</w:t>
      </w:r>
      <w:r w:rsidRPr="00B96E99">
        <w:rPr>
          <w:rFonts w:ascii="Times New Roman" w:eastAsia="宋体" w:hAnsi="Times New Roman" w:cs="Times New Roman"/>
          <w:sz w:val="24"/>
          <w:szCs w:val="24"/>
        </w:rPr>
        <w:t>的可行性。</w:t>
      </w:r>
    </w:p>
    <w:p w14:paraId="24CAFAC3" w14:textId="5C541F59"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第三章</w:t>
      </w:r>
      <w:r w:rsidR="00CF2392">
        <w:rPr>
          <w:rFonts w:ascii="Times New Roman" w:eastAsia="宋体" w:hAnsi="Times New Roman" w:cs="Times New Roman" w:hint="eastAsia"/>
          <w:sz w:val="24"/>
          <w:szCs w:val="24"/>
        </w:rPr>
        <w:t>：</w:t>
      </w:r>
      <w:r w:rsidR="00CF2392">
        <w:rPr>
          <w:rFonts w:ascii="Times New Roman" w:eastAsia="宋体" w:hAnsi="Times New Roman" w:cs="Times New Roman" w:hint="eastAsia"/>
          <w:sz w:val="24"/>
          <w:szCs w:val="24"/>
        </w:rPr>
        <w:t>Shuffle</w:t>
      </w:r>
      <w:r w:rsidR="00CF2392">
        <w:rPr>
          <w:rFonts w:ascii="Times New Roman" w:eastAsia="宋体" w:hAnsi="Times New Roman" w:cs="Times New Roman" w:hint="eastAsia"/>
          <w:sz w:val="24"/>
          <w:szCs w:val="24"/>
        </w:rPr>
        <w:t>过程改进</w:t>
      </w:r>
      <w:r w:rsidR="00FC1F74">
        <w:rPr>
          <w:rFonts w:ascii="Times New Roman" w:eastAsia="宋体" w:hAnsi="Times New Roman" w:cs="Times New Roman" w:hint="eastAsia"/>
          <w:sz w:val="24"/>
          <w:szCs w:val="24"/>
        </w:rPr>
        <w:t>。首先</w:t>
      </w:r>
      <w:r w:rsidRPr="00B96E99">
        <w:rPr>
          <w:rFonts w:ascii="Times New Roman" w:eastAsia="宋体" w:hAnsi="Times New Roman" w:cs="Times New Roman"/>
          <w:sz w:val="24"/>
          <w:szCs w:val="24"/>
        </w:rPr>
        <w:t>分析了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w:t>
      </w:r>
      <w:r w:rsidR="00381F68">
        <w:rPr>
          <w:rFonts w:ascii="Times New Roman" w:eastAsia="宋体" w:hAnsi="Times New Roman" w:cs="Times New Roman" w:hint="eastAsia"/>
          <w:sz w:val="24"/>
          <w:szCs w:val="24"/>
        </w:rPr>
        <w:t>分析</w:t>
      </w:r>
      <w:r w:rsidR="00381F68">
        <w:rPr>
          <w:rFonts w:ascii="Times New Roman" w:eastAsia="宋体" w:hAnsi="Times New Roman" w:cs="Times New Roman" w:hint="eastAsia"/>
          <w:sz w:val="24"/>
          <w:szCs w:val="24"/>
        </w:rPr>
        <w:t>Shuffle</w:t>
      </w:r>
      <w:r w:rsidR="00381F68">
        <w:rPr>
          <w:rFonts w:ascii="Times New Roman" w:eastAsia="宋体" w:hAnsi="Times New Roman" w:cs="Times New Roman" w:hint="eastAsia"/>
          <w:sz w:val="24"/>
          <w:szCs w:val="24"/>
        </w:rPr>
        <w:t>中的问题，</w:t>
      </w:r>
      <w:r w:rsidRPr="00B96E99">
        <w:rPr>
          <w:rFonts w:ascii="Times New Roman" w:eastAsia="宋体" w:hAnsi="Times New Roman" w:cs="Times New Roman"/>
          <w:sz w:val="24"/>
          <w:szCs w:val="24"/>
        </w:rPr>
        <w:t>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技术替代了传统的</w:t>
      </w:r>
      <w:r w:rsidRPr="00B96E99">
        <w:rPr>
          <w:rFonts w:ascii="Times New Roman" w:eastAsia="宋体" w:hAnsi="Times New Roman" w:cs="Times New Roman"/>
          <w:sz w:val="24"/>
          <w:szCs w:val="24"/>
        </w:rPr>
        <w:t xml:space="preserve">TCP/IP </w:t>
      </w:r>
      <w:r w:rsidR="006627DF" w:rsidRPr="00B96E99">
        <w:rPr>
          <w:rFonts w:ascii="Times New Roman" w:eastAsia="宋体" w:hAnsi="Times New Roman" w:cs="Times New Roman"/>
          <w:sz w:val="24"/>
          <w:szCs w:val="24"/>
        </w:rPr>
        <w:t>传输协议，并</w:t>
      </w:r>
      <w:r w:rsidRPr="00B96E99">
        <w:rPr>
          <w:rFonts w:ascii="Times New Roman" w:eastAsia="宋体" w:hAnsi="Times New Roman" w:cs="Times New Roman"/>
          <w:sz w:val="24"/>
          <w:szCs w:val="24"/>
        </w:rPr>
        <w:t>改</w:t>
      </w:r>
      <w:r w:rsidR="006627DF" w:rsidRPr="00B96E99">
        <w:rPr>
          <w:rFonts w:ascii="Times New Roman" w:eastAsia="宋体" w:hAnsi="Times New Roman" w:cs="Times New Roman"/>
          <w:sz w:val="24"/>
          <w:szCs w:val="24"/>
        </w:rPr>
        <w:t>进</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Shuffle</w:t>
      </w:r>
      <w:r w:rsidR="00784155">
        <w:rPr>
          <w:rFonts w:ascii="Times New Roman" w:eastAsia="宋体" w:hAnsi="Times New Roman" w:cs="Times New Roman"/>
          <w:sz w:val="24"/>
          <w:szCs w:val="24"/>
        </w:rPr>
        <w:t>的算法，</w:t>
      </w:r>
      <w:r w:rsidR="00784155">
        <w:rPr>
          <w:rFonts w:ascii="Times New Roman" w:eastAsia="宋体" w:hAnsi="Times New Roman" w:cs="Times New Roman" w:hint="eastAsia"/>
          <w:sz w:val="24"/>
          <w:szCs w:val="24"/>
        </w:rPr>
        <w:t>最后用实验验证性能提高</w:t>
      </w:r>
      <w:r w:rsidRPr="00B96E99">
        <w:rPr>
          <w:rFonts w:ascii="Times New Roman" w:eastAsia="宋体" w:hAnsi="Times New Roman" w:cs="Times New Roman"/>
          <w:sz w:val="24"/>
          <w:szCs w:val="24"/>
        </w:rPr>
        <w:t>。</w:t>
      </w:r>
    </w:p>
    <w:p w14:paraId="1A02D83E" w14:textId="6CCAD8BD"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第四章</w:t>
      </w:r>
      <w:r w:rsidR="0033056A">
        <w:rPr>
          <w:rFonts w:ascii="Times New Roman" w:eastAsia="宋体" w:hAnsi="Times New Roman" w:cs="Times New Roman" w:hint="eastAsia"/>
          <w:sz w:val="24"/>
          <w:szCs w:val="24"/>
        </w:rPr>
        <w:t>：</w:t>
      </w:r>
      <w:r w:rsidR="00984F9E">
        <w:rPr>
          <w:rFonts w:ascii="Times New Roman" w:eastAsia="宋体" w:hAnsi="Times New Roman" w:cs="Times New Roman" w:hint="eastAsia"/>
          <w:sz w:val="24"/>
          <w:szCs w:val="24"/>
        </w:rPr>
        <w:t>PKTM</w:t>
      </w:r>
      <w:r w:rsidR="00984F9E">
        <w:rPr>
          <w:rFonts w:ascii="Times New Roman" w:eastAsia="宋体" w:hAnsi="Times New Roman" w:cs="Times New Roman" w:hint="eastAsia"/>
          <w:sz w:val="24"/>
          <w:szCs w:val="24"/>
        </w:rPr>
        <w:t>算法改进。</w:t>
      </w:r>
      <w:r w:rsidR="00702AB0">
        <w:rPr>
          <w:rFonts w:ascii="Times New Roman" w:eastAsia="宋体" w:hAnsi="Times New Roman" w:cs="Times New Roman" w:hint="eastAsia"/>
          <w:sz w:val="24"/>
          <w:szCs w:val="24"/>
        </w:rPr>
        <w:t>首先</w:t>
      </w:r>
      <w:r w:rsidRPr="00B96E99">
        <w:rPr>
          <w:rFonts w:ascii="Times New Roman" w:eastAsia="宋体" w:hAnsi="Times New Roman" w:cs="Times New Roman"/>
          <w:sz w:val="24"/>
          <w:szCs w:val="24"/>
        </w:rPr>
        <w:t>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w:t>
      </w:r>
      <w:r w:rsidR="00702AB0">
        <w:rPr>
          <w:rFonts w:ascii="Times New Roman" w:eastAsia="宋体" w:hAnsi="Times New Roman" w:cs="Times New Roman" w:hint="eastAsia"/>
          <w:sz w:val="24"/>
          <w:szCs w:val="24"/>
        </w:rPr>
        <w:t>Hadoop</w:t>
      </w:r>
      <w:r w:rsidR="00702AB0">
        <w:rPr>
          <w:rFonts w:ascii="Times New Roman" w:eastAsia="宋体" w:hAnsi="Times New Roman" w:cs="Times New Roman" w:hint="eastAsia"/>
          <w:sz w:val="24"/>
          <w:szCs w:val="24"/>
        </w:rPr>
        <w:t>和</w:t>
      </w:r>
      <w:r w:rsidR="00702AB0">
        <w:rPr>
          <w:rFonts w:ascii="Times New Roman" w:eastAsia="宋体" w:hAnsi="Times New Roman" w:cs="Times New Roman" w:hint="eastAsia"/>
          <w:sz w:val="24"/>
          <w:szCs w:val="24"/>
        </w:rPr>
        <w:t>Spark</w:t>
      </w:r>
      <w:r w:rsidR="00702AB0">
        <w:rPr>
          <w:rFonts w:ascii="Times New Roman" w:eastAsia="宋体" w:hAnsi="Times New Roman" w:cs="Times New Roman" w:hint="eastAsia"/>
          <w:sz w:val="24"/>
          <w:szCs w:val="24"/>
        </w:rPr>
        <w:t>版</w:t>
      </w:r>
      <w:r w:rsidRPr="00B96E99">
        <w:rPr>
          <w:rFonts w:ascii="Times New Roman" w:eastAsia="宋体" w:hAnsi="Times New Roman" w:cs="Times New Roman"/>
          <w:sz w:val="24"/>
          <w:szCs w:val="24"/>
        </w:rPr>
        <w:t>并行化算法</w:t>
      </w:r>
      <w:r w:rsidR="006870E1">
        <w:rPr>
          <w:rFonts w:ascii="Times New Roman" w:eastAsia="宋体" w:hAnsi="Times New Roman" w:cs="Times New Roman" w:hint="eastAsia"/>
          <w:sz w:val="24"/>
          <w:szCs w:val="24"/>
        </w:rPr>
        <w:t>，并做出一定的改进</w:t>
      </w:r>
      <w:r w:rsidRPr="00B96E99">
        <w:rPr>
          <w:rFonts w:ascii="Times New Roman" w:eastAsia="宋体" w:hAnsi="Times New Roman" w:cs="Times New Roman"/>
          <w:sz w:val="24"/>
          <w:szCs w:val="24"/>
        </w:rPr>
        <w:t>，</w:t>
      </w:r>
      <w:r w:rsidR="00593E9C">
        <w:rPr>
          <w:rFonts w:ascii="Times New Roman" w:eastAsia="宋体" w:hAnsi="Times New Roman" w:cs="Times New Roman" w:hint="eastAsia"/>
          <w:sz w:val="24"/>
          <w:szCs w:val="24"/>
        </w:rPr>
        <w:t>最后</w:t>
      </w:r>
      <w:r w:rsidRPr="00B96E99">
        <w:rPr>
          <w:rFonts w:ascii="Times New Roman" w:eastAsia="宋体" w:hAnsi="Times New Roman" w:cs="Times New Roman"/>
          <w:sz w:val="24"/>
          <w:szCs w:val="24"/>
        </w:rPr>
        <w:t>用此算法来验证</w:t>
      </w:r>
      <w:r w:rsidR="00AF7065">
        <w:rPr>
          <w:rFonts w:ascii="Times New Roman" w:eastAsia="宋体" w:hAnsi="Times New Roman" w:cs="Times New Roman" w:hint="eastAsia"/>
          <w:sz w:val="24"/>
          <w:szCs w:val="24"/>
        </w:rPr>
        <w:t>YARN</w:t>
      </w:r>
      <w:r w:rsidR="00AF7065">
        <w:rPr>
          <w:rFonts w:ascii="Times New Roman" w:eastAsia="宋体" w:hAnsi="Times New Roman" w:cs="Times New Roman" w:hint="eastAsia"/>
          <w:sz w:val="24"/>
          <w:szCs w:val="24"/>
        </w:rPr>
        <w:t>框架改进后</w:t>
      </w:r>
      <w:r w:rsidRPr="00B96E99">
        <w:rPr>
          <w:rFonts w:ascii="Times New Roman" w:eastAsia="宋体" w:hAnsi="Times New Roman" w:cs="Times New Roman"/>
          <w:sz w:val="24"/>
          <w:szCs w:val="24"/>
        </w:rPr>
        <w:t>的性能。</w:t>
      </w:r>
    </w:p>
    <w:p w14:paraId="7A2E8E59" w14:textId="72965250"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第五章</w:t>
      </w:r>
      <w:r w:rsidR="00C825A3">
        <w:rPr>
          <w:rFonts w:ascii="Times New Roman" w:eastAsia="宋体" w:hAnsi="Times New Roman" w:cs="Times New Roman" w:hint="eastAsia"/>
          <w:sz w:val="24"/>
          <w:szCs w:val="24"/>
        </w:rPr>
        <w:t>：总结与展望。</w:t>
      </w:r>
      <w:r w:rsidRPr="00B96E99">
        <w:rPr>
          <w:rFonts w:ascii="Times New Roman" w:eastAsia="宋体" w:hAnsi="Times New Roman" w:cs="Times New Roman"/>
          <w:sz w:val="24"/>
          <w:szCs w:val="24"/>
        </w:rPr>
        <w:t>总结</w:t>
      </w:r>
      <w:r w:rsidR="0077226B">
        <w:rPr>
          <w:rFonts w:ascii="Times New Roman" w:eastAsia="宋体" w:hAnsi="Times New Roman" w:cs="Times New Roman" w:hint="eastAsia"/>
          <w:sz w:val="24"/>
          <w:szCs w:val="24"/>
        </w:rPr>
        <w:t>本文所阐述的所有算法，</w:t>
      </w:r>
      <w:r w:rsidRPr="00B96E99">
        <w:rPr>
          <w:rFonts w:ascii="Times New Roman" w:eastAsia="宋体" w:hAnsi="Times New Roman" w:cs="Times New Roman"/>
          <w:sz w:val="24"/>
          <w:szCs w:val="24"/>
        </w:rPr>
        <w:t>并对下一步工作做出展望。</w:t>
      </w:r>
    </w:p>
    <w:p w14:paraId="3EE102A1" w14:textId="7CDE7A73" w:rsidR="000770A4" w:rsidRDefault="000770A4">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E0C77A6" w14:textId="77777777" w:rsidR="000770A4" w:rsidRPr="00B96E99" w:rsidRDefault="000770A4">
      <w:pPr>
        <w:widowControl/>
        <w:jc w:val="left"/>
        <w:rPr>
          <w:rFonts w:ascii="Times New Roman" w:eastAsia="宋体" w:hAnsi="Times New Roman" w:cs="Times New Roman"/>
          <w:sz w:val="24"/>
          <w:szCs w:val="24"/>
        </w:rPr>
      </w:pPr>
    </w:p>
    <w:p w14:paraId="569BED59" w14:textId="77777777" w:rsidR="00D40D8A" w:rsidRPr="00B96E99" w:rsidRDefault="00493A43" w:rsidP="00450FB8">
      <w:pPr>
        <w:pStyle w:val="1a"/>
        <w:numPr>
          <w:ilvl w:val="0"/>
          <w:numId w:val="28"/>
        </w:numPr>
        <w:rPr>
          <w:rFonts w:ascii="Times New Roman" w:eastAsia="宋体" w:hAnsi="Times New Roman" w:cs="Times New Roman"/>
        </w:rPr>
      </w:pPr>
      <w:bookmarkStart w:id="139" w:name="_Toc450637052"/>
      <w:ins w:id="140" w:author="JieTang" w:date="2016-05-02T20:06:00Z">
        <w:r>
          <w:rPr>
            <w:rFonts w:ascii="Times New Roman" w:eastAsia="宋体" w:hAnsi="Times New Roman" w:cs="Times New Roman" w:hint="eastAsia"/>
          </w:rPr>
          <w:t>一种</w:t>
        </w:r>
      </w:ins>
      <w:ins w:id="141" w:author="JieTang" w:date="2016-05-02T20:29:00Z">
        <w:r w:rsidR="00D642EC">
          <w:rPr>
            <w:rFonts w:ascii="Times New Roman" w:eastAsia="宋体" w:hAnsi="Times New Roman" w:cs="Times New Roman" w:hint="eastAsia"/>
          </w:rPr>
          <w:t>基于</w:t>
        </w:r>
      </w:ins>
      <w:ins w:id="142" w:author="JieTang" w:date="2016-05-02T20:30:00Z">
        <w:r w:rsidR="00D642EC">
          <w:rPr>
            <w:rFonts w:ascii="Times New Roman" w:eastAsia="宋体" w:hAnsi="Times New Roman" w:cs="Times New Roman" w:hint="eastAsia"/>
          </w:rPr>
          <w:t>人工鱼群算法</w:t>
        </w:r>
      </w:ins>
      <w:ins w:id="143" w:author="JieTang" w:date="2016-05-02T20:06:00Z">
        <w:r>
          <w:rPr>
            <w:rFonts w:ascii="Times New Roman" w:eastAsia="宋体" w:hAnsi="Times New Roman" w:cs="Times New Roman" w:hint="eastAsia"/>
          </w:rPr>
          <w:t>的</w:t>
        </w:r>
      </w:ins>
      <w:r w:rsidR="001E2456" w:rsidRPr="00B96E99">
        <w:rPr>
          <w:rFonts w:ascii="Times New Roman" w:eastAsia="宋体" w:hAnsi="Times New Roman" w:cs="Times New Roman"/>
        </w:rPr>
        <w:t>YARN</w:t>
      </w:r>
      <w:r w:rsidR="001E2456" w:rsidRPr="00B96E99">
        <w:rPr>
          <w:rFonts w:ascii="Times New Roman" w:eastAsia="宋体" w:hAnsi="Times New Roman" w:cs="Times New Roman"/>
        </w:rPr>
        <w:t>资源调度</w:t>
      </w:r>
      <w:ins w:id="144" w:author="JieTang" w:date="2016-05-02T20:31:00Z">
        <w:r w:rsidR="00D642EC">
          <w:rPr>
            <w:rFonts w:ascii="Times New Roman" w:eastAsia="宋体" w:hAnsi="Times New Roman" w:cs="Times New Roman" w:hint="eastAsia"/>
          </w:rPr>
          <w:t>器</w:t>
        </w:r>
      </w:ins>
      <w:bookmarkEnd w:id="139"/>
      <w:del w:id="145" w:author="JieTang" w:date="2016-05-02T20:10:00Z">
        <w:r w:rsidR="001E2456" w:rsidRPr="00B96E99" w:rsidDel="006F24DF">
          <w:rPr>
            <w:rFonts w:ascii="Times New Roman" w:eastAsia="宋体" w:hAnsi="Times New Roman" w:cs="Times New Roman"/>
          </w:rPr>
          <w:delText>器</w:delText>
        </w:r>
      </w:del>
      <w:del w:id="146" w:author="JieTang" w:date="2016-05-02T20:06:00Z">
        <w:r w:rsidR="001E2456" w:rsidRPr="00B96E99" w:rsidDel="00493A43">
          <w:rPr>
            <w:rFonts w:ascii="Times New Roman" w:eastAsia="宋体" w:hAnsi="Times New Roman" w:cs="Times New Roman"/>
          </w:rPr>
          <w:delText>更改</w:delText>
        </w:r>
      </w:del>
    </w:p>
    <w:p w14:paraId="4A539D8B" w14:textId="35C7183C" w:rsidR="00B00A76" w:rsidRDefault="009D749B" w:rsidP="00A83B30">
      <w:pPr>
        <w:pStyle w:val="24"/>
      </w:pPr>
      <w:bookmarkStart w:id="147" w:name="_Toc450637053"/>
      <w:r>
        <w:rPr>
          <w:rFonts w:hint="eastAsia"/>
        </w:rPr>
        <w:t>2</w:t>
      </w:r>
      <w:r>
        <w:t>.1 YARN</w:t>
      </w:r>
      <w:r>
        <w:rPr>
          <w:rFonts w:hint="eastAsia"/>
        </w:rPr>
        <w:t>调度器概述</w:t>
      </w:r>
      <w:bookmarkEnd w:id="147"/>
    </w:p>
    <w:p w14:paraId="049D29F1" w14:textId="4992D95E" w:rsidR="007F0434" w:rsidRDefault="00882094" w:rsidP="001B152F">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中，由于</w:t>
      </w:r>
      <w:r>
        <w:rPr>
          <w:rFonts w:ascii="Times New Roman" w:eastAsia="宋体" w:hAnsi="Times New Roman" w:cs="Times New Roman" w:hint="eastAsia"/>
          <w:sz w:val="24"/>
          <w:szCs w:val="24"/>
        </w:rPr>
        <w:t>MRv</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在扩展性、可靠性、资源利用率和多框架</w:t>
      </w:r>
      <w:r w:rsidR="00D62FA6">
        <w:rPr>
          <w:rFonts w:ascii="Times New Roman" w:eastAsia="宋体" w:hAnsi="Times New Roman" w:cs="Times New Roman" w:hint="eastAsia"/>
          <w:sz w:val="24"/>
          <w:szCs w:val="24"/>
        </w:rPr>
        <w:t>支持等方面存在明显的不足，于是诞生了更加先进的下一代</w:t>
      </w:r>
      <w:r w:rsidR="00D62FA6">
        <w:rPr>
          <w:rFonts w:ascii="Times New Roman" w:eastAsia="宋体" w:hAnsi="Times New Roman" w:cs="Times New Roman" w:hint="eastAsia"/>
          <w:sz w:val="24"/>
          <w:szCs w:val="24"/>
        </w:rPr>
        <w:t>MapReduce</w:t>
      </w:r>
      <w:r w:rsidR="00D62FA6">
        <w:rPr>
          <w:rFonts w:ascii="Times New Roman" w:eastAsia="宋体" w:hAnsi="Times New Roman" w:cs="Times New Roman" w:hint="eastAsia"/>
          <w:sz w:val="24"/>
          <w:szCs w:val="24"/>
        </w:rPr>
        <w:t>框架</w:t>
      </w:r>
      <w:r w:rsidR="00D62FA6">
        <w:rPr>
          <w:rFonts w:ascii="Times New Roman" w:eastAsia="宋体" w:hAnsi="Times New Roman" w:cs="Times New Roman" w:hint="eastAsia"/>
          <w:sz w:val="24"/>
          <w:szCs w:val="24"/>
        </w:rPr>
        <w:t>MRv</w:t>
      </w:r>
      <w:r w:rsidR="00125EDA">
        <w:rPr>
          <w:rFonts w:ascii="Times New Roman" w:eastAsia="宋体" w:hAnsi="Times New Roman" w:cs="Times New Roman"/>
          <w:sz w:val="24"/>
          <w:szCs w:val="24"/>
        </w:rPr>
        <w:t>2</w:t>
      </w:r>
      <w:r w:rsidR="00125EDA">
        <w:rPr>
          <w:rFonts w:ascii="Times New Roman" w:eastAsia="宋体" w:hAnsi="Times New Roman" w:cs="Times New Roman" w:hint="eastAsia"/>
          <w:sz w:val="24"/>
          <w:szCs w:val="24"/>
        </w:rPr>
        <w:t>。</w:t>
      </w:r>
      <w:r w:rsidR="00285235">
        <w:rPr>
          <w:rFonts w:ascii="Times New Roman" w:eastAsia="宋体" w:hAnsi="Times New Roman" w:cs="Times New Roman" w:hint="eastAsia"/>
          <w:sz w:val="24"/>
          <w:szCs w:val="24"/>
        </w:rPr>
        <w:t>MRv2</w:t>
      </w:r>
      <w:r w:rsidR="00285235">
        <w:rPr>
          <w:rFonts w:ascii="Times New Roman" w:eastAsia="宋体" w:hAnsi="Times New Roman" w:cs="Times New Roman" w:hint="eastAsia"/>
          <w:sz w:val="24"/>
          <w:szCs w:val="24"/>
        </w:rPr>
        <w:t>将资源管理模块构建成了一个独立的通用系统</w:t>
      </w:r>
      <w:r w:rsidR="00285235">
        <w:rPr>
          <w:rFonts w:ascii="Times New Roman" w:eastAsia="宋体" w:hAnsi="Times New Roman" w:cs="Times New Roman" w:hint="eastAsia"/>
          <w:sz w:val="24"/>
          <w:szCs w:val="24"/>
        </w:rPr>
        <w:t>YARN</w:t>
      </w:r>
      <w:r w:rsidR="001B152F">
        <w:rPr>
          <w:rFonts w:ascii="Times New Roman" w:eastAsia="宋体" w:hAnsi="Times New Roman" w:cs="Times New Roman" w:hint="eastAsia"/>
          <w:sz w:val="24"/>
          <w:szCs w:val="24"/>
        </w:rPr>
        <w:t>。</w:t>
      </w:r>
      <w:r w:rsidR="00BD3E2A">
        <w:rPr>
          <w:rFonts w:ascii="Times New Roman" w:eastAsia="宋体" w:hAnsi="Times New Roman" w:cs="Times New Roman"/>
          <w:sz w:val="24"/>
          <w:szCs w:val="24"/>
        </w:rPr>
        <w:t>YARN</w:t>
      </w:r>
      <w:r w:rsidR="00BD3E2A">
        <w:rPr>
          <w:rFonts w:ascii="Times New Roman" w:eastAsia="宋体" w:hAnsi="Times New Roman" w:cs="Times New Roman" w:hint="eastAsia"/>
          <w:sz w:val="24"/>
          <w:szCs w:val="24"/>
        </w:rPr>
        <w:t>主要</w:t>
      </w:r>
      <w:r w:rsidR="007F0434" w:rsidRPr="00B96E99">
        <w:rPr>
          <w:rFonts w:ascii="Times New Roman" w:eastAsia="宋体" w:hAnsi="Times New Roman" w:cs="Times New Roman"/>
          <w:sz w:val="24"/>
          <w:szCs w:val="24"/>
        </w:rPr>
        <w:t>由</w:t>
      </w:r>
      <w:commentRangeStart w:id="148"/>
      <w:r w:rsidR="007F0434" w:rsidRPr="00B96E99">
        <w:rPr>
          <w:rFonts w:ascii="Times New Roman" w:eastAsia="宋体" w:hAnsi="Times New Roman" w:cs="Times New Roman"/>
          <w:sz w:val="24"/>
          <w:szCs w:val="24"/>
        </w:rPr>
        <w:t>RM</w:t>
      </w:r>
      <w:r w:rsidR="008F4735">
        <w:rPr>
          <w:rFonts w:ascii="Times New Roman" w:eastAsia="宋体" w:hAnsi="Times New Roman" w:cs="Times New Roman" w:hint="eastAsia"/>
          <w:sz w:val="24"/>
          <w:szCs w:val="24"/>
        </w:rPr>
        <w:t>（</w:t>
      </w:r>
      <w:r w:rsidR="008F4735">
        <w:rPr>
          <w:rFonts w:ascii="Times New Roman" w:eastAsia="宋体" w:hAnsi="Times New Roman" w:cs="Times New Roman" w:hint="eastAsia"/>
          <w:sz w:val="24"/>
          <w:szCs w:val="24"/>
        </w:rPr>
        <w:t>ResourceManager</w:t>
      </w:r>
      <w:r w:rsidR="008F4735">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NM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NodeManager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AM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ApplicationMaster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w:t>
      </w:r>
      <w:r w:rsidR="007F0434" w:rsidRPr="00B96E99">
        <w:rPr>
          <w:rFonts w:ascii="Times New Roman" w:eastAsia="宋体" w:hAnsi="Times New Roman" w:cs="Times New Roman"/>
          <w:sz w:val="24"/>
          <w:szCs w:val="24"/>
        </w:rPr>
        <w:t>Container</w:t>
      </w:r>
      <w:commentRangeEnd w:id="148"/>
      <w:r w:rsidR="007F0434">
        <w:rPr>
          <w:rStyle w:val="af3"/>
        </w:rPr>
        <w:commentReference w:id="148"/>
      </w:r>
      <w:r w:rsidR="007F0434" w:rsidRPr="00B96E99">
        <w:rPr>
          <w:rFonts w:ascii="Times New Roman" w:eastAsia="宋体" w:hAnsi="Times New Roman" w:cs="Times New Roman"/>
          <w:sz w:val="24"/>
          <w:szCs w:val="24"/>
        </w:rPr>
        <w:t>等几个组件组成。</w:t>
      </w:r>
      <w:r w:rsidR="007F0434" w:rsidRPr="00B96E99">
        <w:rPr>
          <w:rFonts w:ascii="Times New Roman" w:eastAsia="宋体" w:hAnsi="Times New Roman" w:cs="Times New Roman"/>
          <w:sz w:val="24"/>
          <w:szCs w:val="24"/>
        </w:rPr>
        <w:t>RM</w:t>
      </w:r>
      <w:r w:rsidR="007F0434" w:rsidRPr="00B96E99">
        <w:rPr>
          <w:rFonts w:ascii="Times New Roman" w:eastAsia="宋体" w:hAnsi="Times New Roman" w:cs="Times New Roman"/>
          <w:sz w:val="24"/>
          <w:szCs w:val="24"/>
        </w:rPr>
        <w:t>是一个全局的资源管理器，负责整个系统的资源管理和分配。它主要由两个组件构成：</w:t>
      </w:r>
      <w:commentRangeStart w:id="149"/>
      <w:r w:rsidR="007F0434" w:rsidRPr="00B96E99">
        <w:rPr>
          <w:rFonts w:ascii="Times New Roman" w:eastAsia="宋体" w:hAnsi="Times New Roman" w:cs="Times New Roman"/>
          <w:sz w:val="24"/>
          <w:szCs w:val="24"/>
        </w:rPr>
        <w:t>调度器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Scheduler</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和应用程序管理器</w:t>
      </w:r>
      <w:commentRangeEnd w:id="149"/>
      <w:r w:rsidR="007F0434">
        <w:rPr>
          <w:rStyle w:val="af3"/>
        </w:rPr>
        <w:commentReference w:id="149"/>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ApplicationMasters</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。调度器根据容量、队列等限制条件，将系统中的资源分配给各个正在运行的应用程序。应用程序管理器负责管理整个系统中所有应用程序，包括应用程序提交、与调度器协商资源以启动</w:t>
      </w:r>
      <w:r w:rsidR="007F0434" w:rsidRPr="00B96E99">
        <w:rPr>
          <w:rFonts w:ascii="Times New Roman" w:eastAsia="宋体" w:hAnsi="Times New Roman" w:cs="Times New Roman"/>
          <w:sz w:val="24"/>
          <w:szCs w:val="24"/>
        </w:rPr>
        <w:t>AM</w:t>
      </w:r>
      <w:r w:rsidR="007F0434" w:rsidRPr="00B96E99">
        <w:rPr>
          <w:rFonts w:ascii="Times New Roman" w:eastAsia="宋体" w:hAnsi="Times New Roman" w:cs="Times New Roman"/>
          <w:sz w:val="24"/>
          <w:szCs w:val="24"/>
        </w:rPr>
        <w:t>、监控</w:t>
      </w:r>
      <w:r w:rsidR="007F0434" w:rsidRPr="00B96E99">
        <w:rPr>
          <w:rFonts w:ascii="Times New Roman" w:eastAsia="宋体" w:hAnsi="Times New Roman" w:cs="Times New Roman"/>
          <w:sz w:val="24"/>
          <w:szCs w:val="24"/>
        </w:rPr>
        <w:t xml:space="preserve">AM </w:t>
      </w:r>
      <w:r w:rsidR="007F0434" w:rsidRPr="00B96E99">
        <w:rPr>
          <w:rFonts w:ascii="Times New Roman" w:eastAsia="宋体" w:hAnsi="Times New Roman" w:cs="Times New Roman"/>
          <w:sz w:val="24"/>
          <w:szCs w:val="24"/>
        </w:rPr>
        <w:t>运行状态并在失败时重新启动它等</w:t>
      </w:r>
      <w:r w:rsidR="001811BA">
        <w:rPr>
          <w:rFonts w:ascii="Times New Roman" w:eastAsia="宋体" w:hAnsi="Times New Roman" w:cs="Times New Roman" w:hint="eastAsia"/>
          <w:sz w:val="24"/>
          <w:szCs w:val="24"/>
        </w:rPr>
        <w:t>；</w:t>
      </w:r>
      <w:r w:rsidR="001811BA" w:rsidRPr="00B96E99">
        <w:rPr>
          <w:rFonts w:ascii="Times New Roman" w:eastAsia="宋体" w:hAnsi="Times New Roman" w:cs="Times New Roman"/>
          <w:sz w:val="24"/>
          <w:szCs w:val="24"/>
        </w:rPr>
        <w:t>用户提交的每个应用程序均包含一个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，主要与</w:t>
      </w:r>
      <w:r w:rsidR="001811BA" w:rsidRPr="00B96E99">
        <w:rPr>
          <w:rFonts w:ascii="Times New Roman" w:eastAsia="宋体" w:hAnsi="Times New Roman" w:cs="Times New Roman"/>
          <w:sz w:val="24"/>
          <w:szCs w:val="24"/>
        </w:rPr>
        <w:t>RM</w:t>
      </w:r>
      <w:r w:rsidR="001811BA" w:rsidRPr="00B96E99">
        <w:rPr>
          <w:rFonts w:ascii="Times New Roman" w:eastAsia="宋体" w:hAnsi="Times New Roman" w:cs="Times New Roman"/>
          <w:sz w:val="24"/>
          <w:szCs w:val="24"/>
        </w:rPr>
        <w:t>调度器协商以获取资源（用</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表示）、与</w:t>
      </w:r>
      <w:r w:rsidR="001811BA" w:rsidRPr="00B96E99">
        <w:rPr>
          <w:rFonts w:ascii="Times New Roman" w:eastAsia="宋体" w:hAnsi="Times New Roman" w:cs="Times New Roman"/>
          <w:sz w:val="24"/>
          <w:szCs w:val="24"/>
        </w:rPr>
        <w:t xml:space="preserve">NM </w:t>
      </w:r>
      <w:r w:rsidR="001811BA" w:rsidRPr="00B96E99">
        <w:rPr>
          <w:rFonts w:ascii="Times New Roman" w:eastAsia="宋体" w:hAnsi="Times New Roman" w:cs="Times New Roman"/>
          <w:sz w:val="24"/>
          <w:szCs w:val="24"/>
        </w:rPr>
        <w:t>通信以启动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停止任务、监控所有任务运行状态；</w:t>
      </w:r>
      <w:r w:rsidR="001811BA" w:rsidRPr="00B96E99">
        <w:rPr>
          <w:rFonts w:ascii="Times New Roman" w:eastAsia="宋体" w:hAnsi="Times New Roman" w:cs="Times New Roman"/>
          <w:sz w:val="24"/>
          <w:szCs w:val="24"/>
        </w:rPr>
        <w:t>NM</w:t>
      </w:r>
      <w:r w:rsidR="001811BA" w:rsidRPr="00B96E99">
        <w:rPr>
          <w:rFonts w:ascii="Times New Roman" w:eastAsia="宋体" w:hAnsi="Times New Roman" w:cs="Times New Roman"/>
          <w:sz w:val="24"/>
          <w:szCs w:val="24"/>
        </w:rPr>
        <w:t>是每个节点上的资源和任务管理器，它会定时向</w:t>
      </w:r>
      <w:r w:rsidR="001811BA" w:rsidRPr="00B96E99">
        <w:rPr>
          <w:rFonts w:ascii="Times New Roman" w:eastAsia="宋体" w:hAnsi="Times New Roman" w:cs="Times New Roman"/>
          <w:sz w:val="24"/>
          <w:szCs w:val="24"/>
        </w:rPr>
        <w:t xml:space="preserve">RM </w:t>
      </w:r>
      <w:r w:rsidR="001811BA" w:rsidRPr="00B96E99">
        <w:rPr>
          <w:rFonts w:ascii="Times New Roman" w:eastAsia="宋体" w:hAnsi="Times New Roman" w:cs="Times New Roman"/>
          <w:sz w:val="24"/>
          <w:szCs w:val="24"/>
        </w:rPr>
        <w:t>汇报本节点资源使用情况和各个</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的运行状态和接收并处理来自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的</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停止等各种请求；</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是</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中的资源抽象，它封装了某个节点上的多维度资源，</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会为每个任务分配一个</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，且该任务只能使用该</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中描述的资源</w:t>
      </w:r>
      <w:r w:rsidR="003A01E0">
        <w:rPr>
          <w:rFonts w:ascii="Times New Roman" w:eastAsia="宋体" w:hAnsi="Times New Roman" w:cs="Times New Roman" w:hint="eastAsia"/>
          <w:sz w:val="24"/>
          <w:szCs w:val="24"/>
        </w:rPr>
        <w:t>上限</w:t>
      </w:r>
      <w:r w:rsidR="001811BA" w:rsidRPr="00B96E99">
        <w:rPr>
          <w:rFonts w:ascii="Times New Roman" w:eastAsia="宋体" w:hAnsi="Times New Roman" w:cs="Times New Roman"/>
          <w:sz w:val="24"/>
          <w:szCs w:val="24"/>
        </w:rPr>
        <w:t>。</w:t>
      </w:r>
    </w:p>
    <w:p w14:paraId="66BFD95B" w14:textId="01AB9ACD" w:rsidR="00700904" w:rsidRDefault="00C12F3C" w:rsidP="00700904">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中的资源调度器是插拔式的，用户可以根据自己的需要更改调度器模块。</w:t>
      </w:r>
      <w:r w:rsidR="00EE5517" w:rsidRPr="00B96E99">
        <w:rPr>
          <w:rFonts w:ascii="Times New Roman" w:eastAsia="宋体" w:hAnsi="Times New Roman" w:cs="Times New Roman"/>
          <w:sz w:val="24"/>
          <w:szCs w:val="24"/>
        </w:rPr>
        <w:t>调度器是</w:t>
      </w:r>
      <w:r w:rsidR="00EE5517" w:rsidRPr="00B96E99">
        <w:rPr>
          <w:rFonts w:ascii="Times New Roman" w:eastAsia="宋体" w:hAnsi="Times New Roman" w:cs="Times New Roman"/>
          <w:sz w:val="24"/>
          <w:szCs w:val="24"/>
        </w:rPr>
        <w:t>RM</w:t>
      </w:r>
      <w:r w:rsidR="00EE5517" w:rsidRPr="00B96E99">
        <w:rPr>
          <w:rFonts w:ascii="Times New Roman" w:eastAsia="宋体" w:hAnsi="Times New Roman" w:cs="Times New Roman"/>
          <w:sz w:val="24"/>
          <w:szCs w:val="24"/>
        </w:rPr>
        <w:t>中的一个核心模块，</w:t>
      </w:r>
      <w:r w:rsidR="00EE5517" w:rsidRPr="00B96E99">
        <w:rPr>
          <w:rFonts w:ascii="Times New Roman" w:eastAsia="宋体" w:hAnsi="Times New Roman" w:cs="Times New Roman"/>
          <w:sz w:val="24"/>
          <w:szCs w:val="24"/>
        </w:rPr>
        <w:t>YARN</w:t>
      </w:r>
      <w:r w:rsidR="00EE5517" w:rsidRPr="00B96E99">
        <w:rPr>
          <w:rFonts w:ascii="Times New Roman" w:eastAsia="宋体" w:hAnsi="Times New Roman" w:cs="Times New Roman"/>
          <w:sz w:val="24"/>
          <w:szCs w:val="24"/>
        </w:rPr>
        <w:t>中默认支持三种调度器：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和</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调度器根据</w:t>
      </w:r>
      <w:r w:rsidR="006833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 xml:space="preserve">obs </w:t>
      </w:r>
      <w:r w:rsidR="00EE5517" w:rsidRPr="00B96E99">
        <w:rPr>
          <w:rFonts w:ascii="Times New Roman" w:eastAsia="宋体" w:hAnsi="Times New Roman" w:cs="Times New Roman"/>
          <w:sz w:val="24"/>
          <w:szCs w:val="24"/>
        </w:rPr>
        <w:t>的提交时间来调度。这是最简单的调度器，缺点是耗时的</w:t>
      </w:r>
      <w:r w:rsidR="003564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将会滞留在集群中妨碍后续的</w:t>
      </w:r>
      <w:r w:rsidR="00EE5517" w:rsidRPr="00B96E99">
        <w:rPr>
          <w:rFonts w:ascii="Times New Roman" w:eastAsia="宋体" w:hAnsi="Times New Roman" w:cs="Times New Roman"/>
          <w:sz w:val="24"/>
          <w:szCs w:val="24"/>
        </w:rPr>
        <w:t>jobs</w:t>
      </w:r>
      <w:r w:rsidR="00EE5517" w:rsidRPr="00B96E99">
        <w:rPr>
          <w:rFonts w:ascii="Times New Roman" w:eastAsia="宋体" w:hAnsi="Times New Roman" w:cs="Times New Roman"/>
          <w:sz w:val="24"/>
          <w:szCs w:val="24"/>
        </w:rPr>
        <w:t>执行。这对于多用户来说很不合理；</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调度器是多用户调度器，由</w:t>
      </w:r>
      <w:r w:rsidR="00E12DD7">
        <w:rPr>
          <w:rFonts w:ascii="Times New Roman" w:eastAsia="宋体" w:hAnsi="Times New Roman" w:cs="Times New Roman"/>
          <w:sz w:val="24"/>
          <w:szCs w:val="24"/>
        </w:rPr>
        <w:t>Y</w:t>
      </w:r>
      <w:r w:rsidR="00EE5517" w:rsidRPr="00B96E99">
        <w:rPr>
          <w:rFonts w:ascii="Times New Roman" w:eastAsia="宋体" w:hAnsi="Times New Roman" w:cs="Times New Roman"/>
          <w:sz w:val="24"/>
          <w:szCs w:val="24"/>
        </w:rPr>
        <w:t>ahoo</w:t>
      </w:r>
      <w:r w:rsidR="00EE5517" w:rsidRPr="00B96E99">
        <w:rPr>
          <w:rFonts w:ascii="Times New Roman" w:eastAsia="宋体" w:hAnsi="Times New Roman" w:cs="Times New Roman"/>
          <w:sz w:val="24"/>
          <w:szCs w:val="24"/>
        </w:rPr>
        <w:t>！设计，基于</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结构的资源分配结构，每个</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都有指定的资源和在每个</w:t>
      </w:r>
      <w:r w:rsidR="00EE5517" w:rsidRPr="00B96E99">
        <w:rPr>
          <w:rFonts w:ascii="Times New Roman" w:eastAsia="宋体" w:hAnsi="Times New Roman" w:cs="Times New Roman"/>
          <w:sz w:val="24"/>
          <w:szCs w:val="24"/>
        </w:rPr>
        <w:t xml:space="preserve">queue </w:t>
      </w:r>
      <w:r w:rsidR="00EE5517" w:rsidRPr="00B96E99">
        <w:rPr>
          <w:rFonts w:ascii="Times New Roman" w:eastAsia="宋体" w:hAnsi="Times New Roman" w:cs="Times New Roman"/>
          <w:sz w:val="24"/>
          <w:szCs w:val="24"/>
        </w:rPr>
        <w:t>内部使用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策略来调度</w:t>
      </w:r>
      <w:r w:rsidR="00E524E9">
        <w:rPr>
          <w:rFonts w:ascii="Times New Roman" w:eastAsia="宋体" w:hAnsi="Times New Roman" w:cs="Times New Roman" w:hint="eastAsia"/>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调度器非常类似于</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调度器，也是一个多用户调度器，由</w:t>
      </w:r>
      <w:r w:rsidR="00EE5517" w:rsidRPr="00B96E99">
        <w:rPr>
          <w:rFonts w:ascii="Times New Roman" w:eastAsia="宋体" w:hAnsi="Times New Roman" w:cs="Times New Roman"/>
          <w:sz w:val="24"/>
          <w:szCs w:val="24"/>
        </w:rPr>
        <w:t>Facebook</w:t>
      </w:r>
      <w:r w:rsidR="00EE5517" w:rsidRPr="00B96E99">
        <w:rPr>
          <w:rFonts w:ascii="Times New Roman" w:eastAsia="宋体" w:hAnsi="Times New Roman" w:cs="Times New Roman"/>
          <w:sz w:val="24"/>
          <w:szCs w:val="24"/>
        </w:rPr>
        <w:t>开发。</w:t>
      </w:r>
    </w:p>
    <w:p w14:paraId="2F5E4AC5" w14:textId="77601A29" w:rsidR="006E73F6" w:rsidRDefault="001A6996" w:rsidP="00700904">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通过上面的分析，我们知道了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中自带的调度器存在着一定的不足</w:t>
      </w:r>
      <w:r w:rsidR="0075416A">
        <w:rPr>
          <w:rFonts w:ascii="Times New Roman" w:eastAsia="宋体" w:hAnsi="Times New Roman" w:cs="Times New Roman" w:hint="eastAsia"/>
          <w:sz w:val="24"/>
          <w:szCs w:val="24"/>
        </w:rPr>
        <w:t>，</w:t>
      </w:r>
      <w:r w:rsidR="00021083">
        <w:rPr>
          <w:rFonts w:ascii="Times New Roman" w:eastAsia="宋体" w:hAnsi="Times New Roman" w:cs="Times New Roman" w:hint="eastAsia"/>
          <w:sz w:val="24"/>
          <w:szCs w:val="24"/>
        </w:rPr>
        <w:t>在资源利用率和缩减</w:t>
      </w:r>
      <w:r w:rsidR="00021083">
        <w:rPr>
          <w:rFonts w:ascii="Times New Roman" w:eastAsia="宋体" w:hAnsi="Times New Roman" w:cs="Times New Roman" w:hint="eastAsia"/>
          <w:sz w:val="24"/>
          <w:szCs w:val="24"/>
        </w:rPr>
        <w:t>Jobs</w:t>
      </w:r>
      <w:r w:rsidR="00021083">
        <w:rPr>
          <w:rFonts w:ascii="Times New Roman" w:eastAsia="宋体" w:hAnsi="Times New Roman" w:cs="Times New Roman" w:hint="eastAsia"/>
          <w:sz w:val="24"/>
          <w:szCs w:val="24"/>
        </w:rPr>
        <w:t>运行时间方面有着很大的提升空间，</w:t>
      </w:r>
      <w:r w:rsidR="00F10027">
        <w:rPr>
          <w:rFonts w:ascii="Times New Roman" w:eastAsia="宋体" w:hAnsi="Times New Roman" w:cs="Times New Roman" w:hint="eastAsia"/>
          <w:sz w:val="24"/>
          <w:szCs w:val="24"/>
        </w:rPr>
        <w:t>在本文中，我们</w:t>
      </w:r>
      <w:r w:rsidR="00FF39BB">
        <w:rPr>
          <w:rFonts w:ascii="Times New Roman" w:eastAsia="宋体" w:hAnsi="Times New Roman" w:cs="Times New Roman" w:hint="eastAsia"/>
          <w:sz w:val="24"/>
          <w:szCs w:val="24"/>
        </w:rPr>
        <w:t>以</w:t>
      </w:r>
      <w:r w:rsidR="00F10027">
        <w:rPr>
          <w:rFonts w:ascii="Times New Roman" w:eastAsia="宋体" w:hAnsi="Times New Roman" w:cs="Times New Roman" w:hint="eastAsia"/>
          <w:sz w:val="24"/>
          <w:szCs w:val="24"/>
        </w:rPr>
        <w:t>这两个方面</w:t>
      </w:r>
      <w:r w:rsidR="00FF39BB">
        <w:rPr>
          <w:rFonts w:ascii="Times New Roman" w:eastAsia="宋体" w:hAnsi="Times New Roman" w:cs="Times New Roman" w:hint="eastAsia"/>
          <w:sz w:val="24"/>
          <w:szCs w:val="24"/>
        </w:rPr>
        <w:t>为目标</w:t>
      </w:r>
      <w:r w:rsidR="007D5E83">
        <w:rPr>
          <w:rFonts w:ascii="Times New Roman" w:eastAsia="宋体" w:hAnsi="Times New Roman" w:cs="Times New Roman" w:hint="eastAsia"/>
          <w:sz w:val="24"/>
          <w:szCs w:val="24"/>
        </w:rPr>
        <w:t>，使用人工鱼群算法</w:t>
      </w:r>
      <w:r w:rsidR="00F10027">
        <w:rPr>
          <w:rFonts w:ascii="Times New Roman" w:eastAsia="宋体" w:hAnsi="Times New Roman" w:cs="Times New Roman" w:hint="eastAsia"/>
          <w:sz w:val="24"/>
          <w:szCs w:val="24"/>
        </w:rPr>
        <w:t>来开发一个新的资源调度器</w:t>
      </w:r>
      <w:r w:rsidR="00110364">
        <w:rPr>
          <w:rFonts w:ascii="Times New Roman" w:eastAsia="宋体" w:hAnsi="Times New Roman" w:cs="Times New Roman" w:hint="eastAsia"/>
          <w:sz w:val="24"/>
          <w:szCs w:val="24"/>
        </w:rPr>
        <w:t>。</w:t>
      </w:r>
    </w:p>
    <w:p w14:paraId="03B361F0" w14:textId="6AD8C813" w:rsidR="00382DD9" w:rsidRPr="00D62FA6" w:rsidRDefault="00382DD9" w:rsidP="00382DD9">
      <w:pPr>
        <w:pStyle w:val="24"/>
      </w:pPr>
      <w:bookmarkStart w:id="150" w:name="_Toc450637054"/>
      <w:r>
        <w:rPr>
          <w:rFonts w:hint="eastAsia"/>
        </w:rPr>
        <w:lastRenderedPageBreak/>
        <w:t xml:space="preserve">2.2 </w:t>
      </w:r>
      <w:r>
        <w:rPr>
          <w:rFonts w:hint="eastAsia"/>
        </w:rPr>
        <w:t>相关工作</w:t>
      </w:r>
      <w:bookmarkEnd w:id="150"/>
    </w:p>
    <w:p w14:paraId="787A3BF5" w14:textId="2380A31B" w:rsidR="001826C5" w:rsidRDefault="00E54E41" w:rsidP="00FD227A">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综上所述，目前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自带调度器的性能</w:t>
      </w:r>
      <w:r w:rsidR="00FB21BA">
        <w:rPr>
          <w:rFonts w:ascii="Times New Roman" w:eastAsia="宋体" w:hAnsi="Times New Roman" w:cs="Times New Roman" w:hint="eastAsia"/>
          <w:sz w:val="24"/>
          <w:szCs w:val="24"/>
        </w:rPr>
        <w:t>有待提高，调度器是</w:t>
      </w:r>
      <w:r w:rsidR="00FB21BA">
        <w:rPr>
          <w:rFonts w:ascii="Times New Roman" w:eastAsia="宋体" w:hAnsi="Times New Roman" w:cs="Times New Roman" w:hint="eastAsia"/>
          <w:sz w:val="24"/>
          <w:szCs w:val="24"/>
        </w:rPr>
        <w:t>YARN</w:t>
      </w:r>
      <w:r w:rsidR="00FB21BA">
        <w:rPr>
          <w:rFonts w:ascii="Times New Roman" w:eastAsia="宋体" w:hAnsi="Times New Roman" w:cs="Times New Roman" w:hint="eastAsia"/>
          <w:sz w:val="24"/>
          <w:szCs w:val="24"/>
        </w:rPr>
        <w:t>中的核心模块，因此有很多工作者研究不同情形下的调度器开发。</w:t>
      </w:r>
      <w:r w:rsidR="00A65D89">
        <w:rPr>
          <w:rFonts w:ascii="Times New Roman" w:eastAsia="宋体" w:hAnsi="Times New Roman" w:cs="Times New Roman" w:hint="eastAsia"/>
          <w:sz w:val="24"/>
          <w:szCs w:val="24"/>
        </w:rPr>
        <w:t>Yao</w:t>
      </w:r>
      <w:r w:rsidR="00A65D89">
        <w:rPr>
          <w:rFonts w:ascii="Times New Roman" w:eastAsia="宋体" w:hAnsi="Times New Roman" w:cs="Times New Roman" w:hint="eastAsia"/>
          <w:sz w:val="24"/>
          <w:szCs w:val="24"/>
        </w:rPr>
        <w:t>和</w:t>
      </w:r>
      <w:r w:rsidR="00A65D89">
        <w:rPr>
          <w:rFonts w:ascii="Times New Roman" w:eastAsia="宋体" w:hAnsi="Times New Roman" w:cs="Times New Roman" w:hint="eastAsia"/>
          <w:sz w:val="24"/>
          <w:szCs w:val="24"/>
        </w:rPr>
        <w:t>Wang</w:t>
      </w:r>
      <w:r w:rsidR="00A65D89">
        <w:rPr>
          <w:rFonts w:ascii="Times New Roman" w:eastAsia="宋体" w:hAnsi="Times New Roman" w:cs="Times New Roman" w:hint="eastAsia"/>
          <w:sz w:val="24"/>
          <w:szCs w:val="24"/>
        </w:rPr>
        <w:t>提出了</w:t>
      </w:r>
      <w:r w:rsidR="00A65D89">
        <w:rPr>
          <w:rFonts w:ascii="Times New Roman" w:eastAsia="宋体" w:hAnsi="Times New Roman" w:cs="Times New Roman" w:hint="eastAsia"/>
          <w:sz w:val="24"/>
          <w:szCs w:val="24"/>
        </w:rPr>
        <w:t>HaSTE</w:t>
      </w:r>
      <w:r w:rsidR="00A65D89">
        <w:rPr>
          <w:rFonts w:ascii="Times New Roman" w:eastAsia="宋体" w:hAnsi="Times New Roman" w:cs="Times New Roman" w:hint="eastAsia"/>
          <w:sz w:val="24"/>
          <w:szCs w:val="24"/>
        </w:rPr>
        <w:t>调度器</w:t>
      </w:r>
      <w:r w:rsidR="00701F98">
        <w:rPr>
          <w:rFonts w:ascii="Times New Roman" w:eastAsia="宋体" w:hAnsi="Times New Roman" w:cs="Times New Roman" w:hint="eastAsia"/>
          <w:sz w:val="24"/>
          <w:szCs w:val="24"/>
        </w:rPr>
        <w:t>[</w:t>
      </w:r>
      <w:r w:rsidR="00383754">
        <w:rPr>
          <w:rFonts w:ascii="Times New Roman" w:eastAsia="宋体" w:hAnsi="Times New Roman" w:cs="Times New Roman"/>
          <w:sz w:val="24"/>
          <w:szCs w:val="24"/>
        </w:rPr>
        <w:t>72</w:t>
      </w:r>
      <w:r w:rsidR="00701F98">
        <w:rPr>
          <w:rFonts w:ascii="Times New Roman" w:eastAsia="宋体" w:hAnsi="Times New Roman" w:cs="Times New Roman" w:hint="eastAsia"/>
          <w:sz w:val="24"/>
          <w:szCs w:val="24"/>
        </w:rPr>
        <w:t>]</w:t>
      </w:r>
      <w:r w:rsidR="00A65D89">
        <w:rPr>
          <w:rFonts w:ascii="Times New Roman" w:eastAsia="宋体" w:hAnsi="Times New Roman" w:cs="Times New Roman" w:hint="eastAsia"/>
          <w:sz w:val="24"/>
          <w:szCs w:val="24"/>
        </w:rPr>
        <w:t>，该调度器</w:t>
      </w:r>
      <w:r w:rsidR="0083236B">
        <w:rPr>
          <w:rFonts w:ascii="Times New Roman" w:eastAsia="宋体" w:hAnsi="Times New Roman" w:cs="Times New Roman" w:hint="eastAsia"/>
          <w:sz w:val="24"/>
          <w:szCs w:val="24"/>
        </w:rPr>
        <w:t>利用资源请求的信息，依赖信息，容量信息等选择最佳的任务进行调度</w:t>
      </w:r>
      <w:r w:rsidR="00996893">
        <w:rPr>
          <w:rFonts w:ascii="Times New Roman" w:eastAsia="宋体" w:hAnsi="Times New Roman" w:cs="Times New Roman" w:hint="eastAsia"/>
          <w:sz w:val="24"/>
          <w:szCs w:val="24"/>
        </w:rPr>
        <w:t>；</w:t>
      </w:r>
      <w:r w:rsidR="00BA4392">
        <w:rPr>
          <w:rFonts w:ascii="Times New Roman" w:eastAsia="宋体" w:hAnsi="Times New Roman" w:cs="Times New Roman" w:hint="eastAsia"/>
          <w:sz w:val="24"/>
          <w:szCs w:val="24"/>
        </w:rPr>
        <w:t>Zaharia</w:t>
      </w:r>
      <w:r w:rsidR="00BA4392">
        <w:rPr>
          <w:rFonts w:ascii="Times New Roman" w:eastAsia="宋体" w:hAnsi="Times New Roman" w:cs="Times New Roman" w:hint="eastAsia"/>
          <w:sz w:val="24"/>
          <w:szCs w:val="24"/>
        </w:rPr>
        <w:t>等</w:t>
      </w:r>
      <w:r w:rsidR="00E5773E">
        <w:rPr>
          <w:rFonts w:ascii="Times New Roman" w:eastAsia="宋体" w:hAnsi="Times New Roman" w:cs="Times New Roman" w:hint="eastAsia"/>
          <w:sz w:val="24"/>
          <w:szCs w:val="24"/>
        </w:rPr>
        <w:t>提出了</w:t>
      </w:r>
      <w:r w:rsidR="00E5773E">
        <w:rPr>
          <w:rFonts w:ascii="Times New Roman" w:eastAsia="宋体" w:hAnsi="Times New Roman" w:cs="Times New Roman" w:hint="eastAsia"/>
          <w:sz w:val="24"/>
          <w:szCs w:val="24"/>
        </w:rPr>
        <w:t>Delay</w:t>
      </w:r>
      <w:r w:rsidR="00E5773E">
        <w:rPr>
          <w:rFonts w:ascii="Times New Roman" w:eastAsia="宋体" w:hAnsi="Times New Roman" w:cs="Times New Roman" w:hint="eastAsia"/>
          <w:sz w:val="24"/>
          <w:szCs w:val="24"/>
        </w:rPr>
        <w:t>调度</w:t>
      </w:r>
      <w:r w:rsidR="005558D5">
        <w:rPr>
          <w:rFonts w:ascii="Times New Roman" w:eastAsia="宋体" w:hAnsi="Times New Roman" w:cs="Times New Roman" w:hint="eastAsia"/>
          <w:sz w:val="24"/>
          <w:szCs w:val="24"/>
        </w:rPr>
        <w:t>[</w:t>
      </w:r>
      <w:r w:rsidR="005558D5">
        <w:rPr>
          <w:rFonts w:ascii="Times New Roman" w:eastAsia="宋体" w:hAnsi="Times New Roman" w:cs="Times New Roman"/>
          <w:sz w:val="24"/>
          <w:szCs w:val="24"/>
        </w:rPr>
        <w:t>46</w:t>
      </w:r>
      <w:r w:rsidR="005558D5">
        <w:rPr>
          <w:rFonts w:ascii="Times New Roman" w:eastAsia="宋体" w:hAnsi="Times New Roman" w:cs="Times New Roman" w:hint="eastAsia"/>
          <w:sz w:val="24"/>
          <w:szCs w:val="24"/>
        </w:rPr>
        <w:t>]</w:t>
      </w:r>
      <w:r w:rsidR="00E5773E">
        <w:rPr>
          <w:rFonts w:ascii="Times New Roman" w:eastAsia="宋体" w:hAnsi="Times New Roman" w:cs="Times New Roman" w:hint="eastAsia"/>
          <w:sz w:val="24"/>
          <w:szCs w:val="24"/>
        </w:rPr>
        <w:t>，通过本地性来提高集群性能；</w:t>
      </w:r>
      <w:r w:rsidR="00C977A9">
        <w:rPr>
          <w:rFonts w:ascii="Times New Roman" w:eastAsia="宋体" w:hAnsi="Times New Roman" w:cs="Times New Roman" w:hint="eastAsia"/>
          <w:sz w:val="24"/>
          <w:szCs w:val="24"/>
        </w:rPr>
        <w:t>Quincy</w:t>
      </w:r>
      <w:r w:rsidR="00C977A9">
        <w:rPr>
          <w:rFonts w:ascii="Times New Roman" w:eastAsia="宋体" w:hAnsi="Times New Roman" w:cs="Times New Roman" w:hint="eastAsia"/>
          <w:sz w:val="24"/>
          <w:szCs w:val="24"/>
        </w:rPr>
        <w:t>把</w:t>
      </w:r>
      <w:r w:rsidR="00C977A9">
        <w:rPr>
          <w:rFonts w:ascii="Times New Roman" w:eastAsia="宋体" w:hAnsi="Times New Roman" w:cs="Times New Roman" w:hint="eastAsia"/>
          <w:sz w:val="24"/>
          <w:szCs w:val="24"/>
        </w:rPr>
        <w:t>Hadoop</w:t>
      </w:r>
      <w:r w:rsidR="00C977A9">
        <w:rPr>
          <w:rFonts w:ascii="Times New Roman" w:eastAsia="宋体" w:hAnsi="Times New Roman" w:cs="Times New Roman" w:hint="eastAsia"/>
          <w:sz w:val="24"/>
          <w:szCs w:val="24"/>
        </w:rPr>
        <w:t>调度问题看成一个最小流网络问题，然后通过遵从公平性和数据本地性来解决该问题</w:t>
      </w:r>
      <w:r w:rsidR="006F3630">
        <w:rPr>
          <w:rFonts w:ascii="Times New Roman" w:eastAsia="宋体" w:hAnsi="Times New Roman" w:cs="Times New Roman" w:hint="eastAsia"/>
          <w:sz w:val="24"/>
          <w:szCs w:val="24"/>
        </w:rPr>
        <w:t>[</w:t>
      </w:r>
      <w:r w:rsidR="006F3630">
        <w:rPr>
          <w:rFonts w:ascii="Times New Roman" w:eastAsia="宋体" w:hAnsi="Times New Roman" w:cs="Times New Roman"/>
          <w:sz w:val="24"/>
          <w:szCs w:val="24"/>
        </w:rPr>
        <w:t>73</w:t>
      </w:r>
      <w:r w:rsidR="006F3630">
        <w:rPr>
          <w:rFonts w:ascii="Times New Roman" w:eastAsia="宋体" w:hAnsi="Times New Roman" w:cs="Times New Roman" w:hint="eastAsia"/>
          <w:sz w:val="24"/>
          <w:szCs w:val="24"/>
        </w:rPr>
        <w:t>]</w:t>
      </w:r>
      <w:r w:rsidR="00C977A9">
        <w:rPr>
          <w:rFonts w:ascii="Times New Roman" w:eastAsia="宋体" w:hAnsi="Times New Roman" w:cs="Times New Roman" w:hint="eastAsia"/>
          <w:sz w:val="24"/>
          <w:szCs w:val="24"/>
        </w:rPr>
        <w:t>；</w:t>
      </w:r>
      <w:r w:rsidR="00C04758">
        <w:rPr>
          <w:rFonts w:ascii="Times New Roman" w:eastAsia="宋体" w:hAnsi="Times New Roman" w:cs="Times New Roman" w:hint="eastAsia"/>
          <w:sz w:val="24"/>
          <w:szCs w:val="24"/>
        </w:rPr>
        <w:t>Verma</w:t>
      </w:r>
      <w:r w:rsidR="00C04758">
        <w:rPr>
          <w:rFonts w:ascii="Times New Roman" w:eastAsia="宋体" w:hAnsi="Times New Roman" w:cs="Times New Roman" w:hint="eastAsia"/>
          <w:sz w:val="24"/>
          <w:szCs w:val="24"/>
        </w:rPr>
        <w:t>应用经典的</w:t>
      </w:r>
      <w:r w:rsidR="00C04758">
        <w:rPr>
          <w:rFonts w:ascii="Times New Roman" w:eastAsia="宋体" w:hAnsi="Times New Roman" w:cs="Times New Roman" w:hint="eastAsia"/>
          <w:sz w:val="24"/>
          <w:szCs w:val="24"/>
        </w:rPr>
        <w:t>Johnson</w:t>
      </w:r>
      <w:r w:rsidR="00C04758">
        <w:rPr>
          <w:rFonts w:ascii="Times New Roman" w:eastAsia="宋体" w:hAnsi="Times New Roman" w:cs="Times New Roman" w:hint="eastAsia"/>
          <w:sz w:val="24"/>
          <w:szCs w:val="24"/>
        </w:rPr>
        <w:t>算法来缩短</w:t>
      </w:r>
      <w:r w:rsidR="00C04758">
        <w:rPr>
          <w:rFonts w:ascii="Times New Roman" w:eastAsia="宋体" w:hAnsi="Times New Roman" w:cs="Times New Roman" w:hint="eastAsia"/>
          <w:sz w:val="24"/>
          <w:szCs w:val="24"/>
        </w:rPr>
        <w:t>MapReduce</w:t>
      </w:r>
      <w:r w:rsidR="00C04758">
        <w:rPr>
          <w:rFonts w:ascii="Times New Roman" w:eastAsia="宋体" w:hAnsi="Times New Roman" w:cs="Times New Roman"/>
          <w:sz w:val="24"/>
          <w:szCs w:val="24"/>
        </w:rPr>
        <w:t xml:space="preserve"> J</w:t>
      </w:r>
      <w:r w:rsidR="00C04758">
        <w:rPr>
          <w:rFonts w:ascii="Times New Roman" w:eastAsia="宋体" w:hAnsi="Times New Roman" w:cs="Times New Roman" w:hint="eastAsia"/>
          <w:sz w:val="24"/>
          <w:szCs w:val="24"/>
        </w:rPr>
        <w:t>obs</w:t>
      </w:r>
      <w:r w:rsidR="00C04758">
        <w:rPr>
          <w:rFonts w:ascii="Times New Roman" w:eastAsia="宋体" w:hAnsi="Times New Roman" w:cs="Times New Roman" w:hint="eastAsia"/>
          <w:sz w:val="24"/>
          <w:szCs w:val="24"/>
        </w:rPr>
        <w:t>的运行时间</w:t>
      </w:r>
      <w:r w:rsidR="00C04758">
        <w:rPr>
          <w:rFonts w:ascii="Times New Roman" w:eastAsia="宋体" w:hAnsi="Times New Roman" w:cs="Times New Roman" w:hint="eastAsia"/>
          <w:sz w:val="24"/>
          <w:szCs w:val="24"/>
        </w:rPr>
        <w:t>[74]</w:t>
      </w:r>
      <w:r w:rsidR="00C04758">
        <w:rPr>
          <w:rFonts w:ascii="Times New Roman" w:eastAsia="宋体" w:hAnsi="Times New Roman" w:cs="Times New Roman" w:hint="eastAsia"/>
          <w:sz w:val="24"/>
          <w:szCs w:val="24"/>
        </w:rPr>
        <w:t>；</w:t>
      </w:r>
      <w:r w:rsidR="00BB7DA1">
        <w:rPr>
          <w:rFonts w:ascii="Times New Roman" w:eastAsia="宋体" w:hAnsi="Times New Roman" w:cs="Times New Roman" w:hint="eastAsia"/>
          <w:sz w:val="24"/>
          <w:szCs w:val="24"/>
        </w:rPr>
        <w:t>文章</w:t>
      </w:r>
      <w:r w:rsidR="00BB7DA1">
        <w:rPr>
          <w:rFonts w:ascii="Times New Roman" w:eastAsia="宋体" w:hAnsi="Times New Roman" w:cs="Times New Roman" w:hint="eastAsia"/>
          <w:sz w:val="24"/>
          <w:szCs w:val="24"/>
        </w:rPr>
        <w:t>[75]</w:t>
      </w:r>
      <w:r w:rsidR="00BB7DA1">
        <w:rPr>
          <w:rFonts w:ascii="Times New Roman" w:eastAsia="宋体" w:hAnsi="Times New Roman" w:cs="Times New Roman" w:hint="eastAsia"/>
          <w:sz w:val="24"/>
          <w:szCs w:val="24"/>
        </w:rPr>
        <w:t>中提出了一个新的模式，把</w:t>
      </w:r>
      <w:r w:rsidR="00BB7DA1">
        <w:rPr>
          <w:rFonts w:ascii="Times New Roman" w:eastAsia="宋体" w:hAnsi="Times New Roman" w:cs="Times New Roman" w:hint="eastAsia"/>
          <w:sz w:val="24"/>
          <w:szCs w:val="24"/>
        </w:rPr>
        <w:t>slot</w:t>
      </w:r>
      <w:r w:rsidR="00BB7DA1">
        <w:rPr>
          <w:rFonts w:ascii="Times New Roman" w:eastAsia="宋体" w:hAnsi="Times New Roman" w:cs="Times New Roman" w:hint="eastAsia"/>
          <w:sz w:val="24"/>
          <w:szCs w:val="24"/>
        </w:rPr>
        <w:t>的分配作为一个调优选项来减少</w:t>
      </w:r>
      <w:r w:rsidR="00BB7DA1">
        <w:rPr>
          <w:rFonts w:ascii="Times New Roman" w:eastAsia="宋体" w:hAnsi="Times New Roman" w:cs="Times New Roman" w:hint="eastAsia"/>
          <w:sz w:val="24"/>
          <w:szCs w:val="24"/>
        </w:rPr>
        <w:t>Jobs</w:t>
      </w:r>
      <w:r w:rsidR="00BB7DA1">
        <w:rPr>
          <w:rFonts w:ascii="Times New Roman" w:eastAsia="宋体" w:hAnsi="Times New Roman" w:cs="Times New Roman" w:hint="eastAsia"/>
          <w:sz w:val="24"/>
          <w:szCs w:val="24"/>
        </w:rPr>
        <w:t>的执行时间；</w:t>
      </w:r>
      <w:r w:rsidR="00636804">
        <w:rPr>
          <w:rFonts w:ascii="Times New Roman" w:eastAsia="宋体" w:hAnsi="Times New Roman" w:cs="Times New Roman" w:hint="eastAsia"/>
          <w:sz w:val="24"/>
          <w:szCs w:val="24"/>
        </w:rPr>
        <w:t>Polo</w:t>
      </w:r>
      <w:r w:rsidR="00636804">
        <w:rPr>
          <w:rFonts w:ascii="Times New Roman" w:eastAsia="宋体" w:hAnsi="Times New Roman" w:cs="Times New Roman" w:hint="eastAsia"/>
          <w:sz w:val="24"/>
          <w:szCs w:val="24"/>
        </w:rPr>
        <w:t>利用</w:t>
      </w:r>
      <w:r w:rsidR="00636804">
        <w:rPr>
          <w:rFonts w:ascii="Times New Roman" w:eastAsia="宋体" w:hAnsi="Times New Roman" w:cs="Times New Roman" w:hint="eastAsia"/>
          <w:sz w:val="24"/>
          <w:szCs w:val="24"/>
        </w:rPr>
        <w:t>Job</w:t>
      </w:r>
      <w:r w:rsidR="00636804">
        <w:rPr>
          <w:rFonts w:ascii="Times New Roman" w:eastAsia="宋体" w:hAnsi="Times New Roman" w:cs="Times New Roman"/>
          <w:sz w:val="24"/>
          <w:szCs w:val="24"/>
        </w:rPr>
        <w:t xml:space="preserve"> </w:t>
      </w:r>
      <w:r w:rsidR="00636804">
        <w:rPr>
          <w:rFonts w:ascii="Times New Roman" w:eastAsia="宋体" w:hAnsi="Times New Roman" w:cs="Times New Roman" w:hint="eastAsia"/>
          <w:sz w:val="24"/>
          <w:szCs w:val="24"/>
        </w:rPr>
        <w:t>profile</w:t>
      </w:r>
      <w:r w:rsidR="00636804">
        <w:rPr>
          <w:rFonts w:ascii="Times New Roman" w:eastAsia="宋体" w:hAnsi="Times New Roman" w:cs="Times New Roman" w:hint="eastAsia"/>
          <w:sz w:val="24"/>
          <w:szCs w:val="24"/>
        </w:rPr>
        <w:t>信息动态的适配每个节点上的</w:t>
      </w:r>
      <w:r w:rsidR="00636804">
        <w:rPr>
          <w:rFonts w:ascii="Times New Roman" w:eastAsia="宋体" w:hAnsi="Times New Roman" w:cs="Times New Roman" w:hint="eastAsia"/>
          <w:sz w:val="24"/>
          <w:szCs w:val="24"/>
        </w:rPr>
        <w:t>slots</w:t>
      </w:r>
      <w:r w:rsidR="00F72CF8">
        <w:rPr>
          <w:rFonts w:ascii="Times New Roman" w:eastAsia="宋体" w:hAnsi="Times New Roman" w:cs="Times New Roman" w:hint="eastAsia"/>
          <w:sz w:val="24"/>
          <w:szCs w:val="24"/>
        </w:rPr>
        <w:t>，提高了集群资源的利用率</w:t>
      </w:r>
      <w:r w:rsidR="00CF17CB">
        <w:rPr>
          <w:rFonts w:ascii="Times New Roman" w:eastAsia="宋体" w:hAnsi="Times New Roman" w:cs="Times New Roman" w:hint="eastAsia"/>
          <w:sz w:val="24"/>
          <w:szCs w:val="24"/>
        </w:rPr>
        <w:t>[76]</w:t>
      </w:r>
      <w:r w:rsidR="00636804">
        <w:rPr>
          <w:rFonts w:ascii="Times New Roman" w:eastAsia="宋体" w:hAnsi="Times New Roman" w:cs="Times New Roman" w:hint="eastAsia"/>
          <w:sz w:val="24"/>
          <w:szCs w:val="24"/>
        </w:rPr>
        <w:t>。</w:t>
      </w:r>
    </w:p>
    <w:p w14:paraId="2A434CF0" w14:textId="527D1996" w:rsidR="006936C3" w:rsidRPr="00BB7DA1" w:rsidRDefault="00FD227A" w:rsidP="00D23FBF">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资源调度器作为</w:t>
      </w:r>
      <w:r>
        <w:rPr>
          <w:rFonts w:ascii="Times New Roman" w:eastAsia="宋体" w:hAnsi="Times New Roman" w:cs="Times New Roman" w:hint="eastAsia"/>
          <w:sz w:val="24"/>
          <w:szCs w:val="24"/>
        </w:rPr>
        <w:t>Y</w:t>
      </w:r>
      <w:r>
        <w:rPr>
          <w:rFonts w:ascii="Times New Roman" w:eastAsia="宋体" w:hAnsi="Times New Roman" w:cs="Times New Roman"/>
          <w:sz w:val="24"/>
          <w:szCs w:val="24"/>
        </w:rPr>
        <w:t>ARN</w:t>
      </w:r>
      <w:r>
        <w:rPr>
          <w:rFonts w:ascii="Times New Roman" w:eastAsia="宋体" w:hAnsi="Times New Roman" w:cs="Times New Roman" w:hint="eastAsia"/>
          <w:sz w:val="24"/>
          <w:szCs w:val="24"/>
        </w:rPr>
        <w:t>的核心组件，其安全性和可用性至关重要。目前，已经发现多租户</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系统存在</w:t>
      </w:r>
      <w:r>
        <w:rPr>
          <w:rFonts w:ascii="Times New Roman" w:eastAsia="宋体" w:hAnsi="Times New Roman" w:cs="Times New Roman" w:hint="eastAsia"/>
          <w:sz w:val="24"/>
          <w:szCs w:val="24"/>
        </w:rPr>
        <w:t>DoS</w:t>
      </w:r>
      <w:r>
        <w:rPr>
          <w:rFonts w:ascii="Times New Roman" w:eastAsia="宋体" w:hAnsi="Times New Roman" w:cs="Times New Roman" w:hint="eastAsia"/>
          <w:sz w:val="24"/>
          <w:szCs w:val="24"/>
        </w:rPr>
        <w:t>攻击隐患</w:t>
      </w:r>
      <w:r>
        <w:rPr>
          <w:rFonts w:ascii="Times New Roman" w:eastAsia="宋体" w:hAnsi="Times New Roman" w:cs="Times New Roman" w:hint="eastAsia"/>
          <w:sz w:val="24"/>
          <w:szCs w:val="24"/>
        </w:rPr>
        <w:t>[</w:t>
      </w:r>
      <w:r>
        <w:rPr>
          <w:rFonts w:ascii="Times New Roman" w:eastAsia="宋体" w:hAnsi="Times New Roman" w:cs="Times New Roman"/>
          <w:sz w:val="24"/>
          <w:szCs w:val="24"/>
        </w:rPr>
        <w:t>77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00E02473">
        <w:rPr>
          <w:rFonts w:ascii="Times New Roman" w:eastAsia="宋体" w:hAnsi="Times New Roman" w:cs="Times New Roman" w:hint="eastAsia"/>
          <w:sz w:val="24"/>
          <w:szCs w:val="24"/>
        </w:rPr>
        <w:t>这主要是因为</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目前只支持对内存和</w:t>
      </w:r>
      <w:r w:rsidR="00E02473">
        <w:rPr>
          <w:rFonts w:ascii="Times New Roman" w:eastAsia="宋体" w:hAnsi="Times New Roman" w:cs="Times New Roman" w:hint="eastAsia"/>
          <w:sz w:val="24"/>
          <w:szCs w:val="24"/>
        </w:rPr>
        <w:t>CPU</w:t>
      </w:r>
      <w:r w:rsidR="00E02473">
        <w:rPr>
          <w:rFonts w:ascii="Times New Roman" w:eastAsia="宋体" w:hAnsi="Times New Roman" w:cs="Times New Roman" w:hint="eastAsia"/>
          <w:sz w:val="24"/>
          <w:szCs w:val="24"/>
        </w:rPr>
        <w:t>两种资源进行限制，对其他计算资源则没有限制，恶意的用户可以在集群中运行恶意的任务大量占用这些没有限制的资源，这样就会导致集群崩溃，此外</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还存在资源利用率不高、</w:t>
      </w:r>
      <w:r w:rsidR="00E02473">
        <w:rPr>
          <w:rFonts w:ascii="Times New Roman" w:eastAsia="宋体" w:hAnsi="Times New Roman" w:cs="Times New Roman" w:hint="eastAsia"/>
          <w:sz w:val="24"/>
          <w:szCs w:val="24"/>
        </w:rPr>
        <w:t>Jobs</w:t>
      </w:r>
      <w:r w:rsidR="00E02473">
        <w:rPr>
          <w:rFonts w:ascii="Times New Roman" w:eastAsia="宋体" w:hAnsi="Times New Roman" w:cs="Times New Roman" w:hint="eastAsia"/>
          <w:sz w:val="24"/>
          <w:szCs w:val="24"/>
        </w:rPr>
        <w:t>运行时间过长等缺点</w:t>
      </w:r>
      <w:r w:rsidR="003C79CB">
        <w:rPr>
          <w:rFonts w:ascii="Times New Roman" w:eastAsia="宋体" w:hAnsi="Times New Roman" w:cs="Times New Roman" w:hint="eastAsia"/>
          <w:sz w:val="24"/>
          <w:szCs w:val="24"/>
        </w:rPr>
        <w:t>。从这些缺点中，我们可以看出</w:t>
      </w:r>
      <w:r w:rsidR="003C79CB">
        <w:rPr>
          <w:rFonts w:ascii="Times New Roman" w:eastAsia="宋体" w:hAnsi="Times New Roman" w:cs="Times New Roman" w:hint="eastAsia"/>
          <w:sz w:val="24"/>
          <w:szCs w:val="24"/>
        </w:rPr>
        <w:t>YARN</w:t>
      </w:r>
      <w:r w:rsidR="003C79CB">
        <w:rPr>
          <w:rFonts w:ascii="Times New Roman" w:eastAsia="宋体" w:hAnsi="Times New Roman" w:cs="Times New Roman" w:hint="eastAsia"/>
          <w:sz w:val="24"/>
          <w:szCs w:val="24"/>
        </w:rPr>
        <w:t>资源管理框架还有很大的提升空间。</w:t>
      </w:r>
      <w:r w:rsidR="007B5AC9">
        <w:rPr>
          <w:rFonts w:ascii="Times New Roman" w:eastAsia="宋体" w:hAnsi="Times New Roman" w:cs="Times New Roman" w:hint="eastAsia"/>
          <w:sz w:val="24"/>
          <w:szCs w:val="24"/>
        </w:rPr>
        <w:t>本文主要用人工鱼群算法来实现</w:t>
      </w:r>
      <w:r w:rsidR="007B5AC9">
        <w:rPr>
          <w:rFonts w:ascii="Times New Roman" w:eastAsia="宋体" w:hAnsi="Times New Roman" w:cs="Times New Roman" w:hint="eastAsia"/>
          <w:sz w:val="24"/>
          <w:szCs w:val="24"/>
        </w:rPr>
        <w:t>YARN</w:t>
      </w:r>
      <w:r w:rsidR="007B5AC9">
        <w:rPr>
          <w:rFonts w:ascii="Times New Roman" w:eastAsia="宋体" w:hAnsi="Times New Roman" w:cs="Times New Roman" w:hint="eastAsia"/>
          <w:sz w:val="24"/>
          <w:szCs w:val="24"/>
        </w:rPr>
        <w:t>的插拔式调度器，提高了资源利用率缩短了</w:t>
      </w:r>
      <w:r w:rsidR="007B5AC9">
        <w:rPr>
          <w:rFonts w:ascii="Times New Roman" w:eastAsia="宋体" w:hAnsi="Times New Roman" w:cs="Times New Roman" w:hint="eastAsia"/>
          <w:sz w:val="24"/>
          <w:szCs w:val="24"/>
        </w:rPr>
        <w:t>Jobs</w:t>
      </w:r>
      <w:r w:rsidR="007B5AC9">
        <w:rPr>
          <w:rFonts w:ascii="Times New Roman" w:eastAsia="宋体" w:hAnsi="Times New Roman" w:cs="Times New Roman" w:hint="eastAsia"/>
          <w:sz w:val="24"/>
          <w:szCs w:val="24"/>
        </w:rPr>
        <w:t>的运行时间。</w:t>
      </w:r>
    </w:p>
    <w:p w14:paraId="7D8602F8" w14:textId="22BDC111" w:rsidR="006D0B16" w:rsidRPr="00B96E99" w:rsidRDefault="006F24DF">
      <w:pPr>
        <w:pStyle w:val="24"/>
        <w:rPr>
          <w:rFonts w:ascii="Times New Roman" w:hAnsi="Times New Roman" w:cs="Times New Roman"/>
        </w:rPr>
        <w:pPrChange w:id="151" w:author="JieTang" w:date="2016-05-02T20:11:00Z">
          <w:pPr>
            <w:pStyle w:val="24"/>
            <w:numPr>
              <w:ilvl w:val="1"/>
              <w:numId w:val="16"/>
            </w:numPr>
            <w:ind w:left="576" w:hanging="576"/>
          </w:pPr>
        </w:pPrChange>
      </w:pPr>
      <w:bookmarkStart w:id="152" w:name="_Toc450637055"/>
      <w:ins w:id="153" w:author="JieTang" w:date="2016-05-02T20:11:00Z">
        <w:r>
          <w:rPr>
            <w:rFonts w:ascii="Times New Roman" w:hAnsi="Times New Roman" w:cs="Times New Roman" w:hint="eastAsia"/>
            <w:highlight w:val="lightGray"/>
          </w:rPr>
          <w:t>2.3</w:t>
        </w:r>
        <w:r>
          <w:rPr>
            <w:rFonts w:ascii="Times New Roman" w:hAnsi="Times New Roman" w:cs="Times New Roman" w:hint="eastAsia"/>
          </w:rPr>
          <w:t xml:space="preserve"> </w:t>
        </w:r>
      </w:ins>
      <w:del w:id="154" w:author="JieTang" w:date="2016-05-04T09:55:00Z">
        <w:r w:rsidRPr="00B96E99" w:rsidDel="00784AD3">
          <w:rPr>
            <w:rFonts w:ascii="Times New Roman" w:hAnsi="Times New Roman" w:cs="Times New Roman"/>
          </w:rPr>
          <w:delText>EASY</w:delText>
        </w:r>
      </w:del>
      <w:r w:rsidR="006936C3">
        <w:rPr>
          <w:rFonts w:ascii="Times New Roman" w:hAnsi="Times New Roman" w:cs="Times New Roman" w:hint="eastAsia"/>
        </w:rPr>
        <w:t>基于人工鱼群</w:t>
      </w:r>
      <w:r w:rsidR="002F209D">
        <w:rPr>
          <w:rFonts w:ascii="Times New Roman" w:hAnsi="Times New Roman" w:cs="Times New Roman" w:hint="eastAsia"/>
        </w:rPr>
        <w:t>算法</w:t>
      </w:r>
      <w:r w:rsidR="006936C3">
        <w:rPr>
          <w:rFonts w:ascii="Times New Roman" w:hAnsi="Times New Roman" w:cs="Times New Roman" w:hint="eastAsia"/>
        </w:rPr>
        <w:t>的</w:t>
      </w:r>
      <w:r w:rsidR="006936C3">
        <w:rPr>
          <w:rFonts w:ascii="Times New Roman" w:hAnsi="Times New Roman" w:cs="Times New Roman" w:hint="eastAsia"/>
        </w:rPr>
        <w:t>YARN</w:t>
      </w:r>
      <w:r w:rsidR="006936C3">
        <w:rPr>
          <w:rFonts w:ascii="Times New Roman" w:hAnsi="Times New Roman" w:cs="Times New Roman" w:hint="eastAsia"/>
        </w:rPr>
        <w:t>调度器实现细节</w:t>
      </w:r>
      <w:bookmarkEnd w:id="152"/>
      <w:del w:id="155" w:author="JieTang" w:date="2016-05-02T20:12:00Z">
        <w:r w:rsidRPr="00B96E99" w:rsidDel="006F24DF">
          <w:rPr>
            <w:rFonts w:ascii="Times New Roman" w:hAnsi="Times New Roman" w:cs="Times New Roman"/>
          </w:rPr>
          <w:delText>介绍</w:delText>
        </w:r>
      </w:del>
    </w:p>
    <w:p w14:paraId="05EBD6A5" w14:textId="1CA86886" w:rsidR="00FB0D21" w:rsidRDefault="00FB0D21" w:rsidP="00F46C83">
      <w:pPr>
        <w:pStyle w:val="30"/>
      </w:pPr>
      <w:bookmarkStart w:id="156" w:name="_Toc450637056"/>
      <w:r>
        <w:rPr>
          <w:rFonts w:hint="eastAsia"/>
        </w:rPr>
        <w:t>2.3.1</w:t>
      </w:r>
      <w:r w:rsidR="00F46C83">
        <w:t xml:space="preserve"> </w:t>
      </w:r>
      <w:r w:rsidR="00F46C83">
        <w:rPr>
          <w:rFonts w:hint="eastAsia"/>
        </w:rPr>
        <w:t>资源调度问题陈述</w:t>
      </w:r>
      <w:bookmarkEnd w:id="156"/>
    </w:p>
    <w:p w14:paraId="126B7901" w14:textId="52097E48" w:rsidR="0067223A" w:rsidRPr="00B96E99" w:rsidRDefault="0067223A" w:rsidP="0022211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调度器模块中，</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被分配到各个节点上。由此产生的问题就是：哪些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被分配到哪些节点上</w:t>
      </w:r>
      <w:r w:rsidR="00F77E51">
        <w:rPr>
          <w:rFonts w:ascii="Times New Roman" w:eastAsia="宋体" w:hAnsi="Times New Roman" w:cs="Times New Roman" w:hint="eastAsia"/>
          <w:sz w:val="24"/>
          <w:szCs w:val="24"/>
        </w:rPr>
        <w:t>才能达到最佳的运行效果</w:t>
      </w:r>
      <w:r w:rsidRPr="00B96E99">
        <w:rPr>
          <w:rFonts w:ascii="Times New Roman" w:eastAsia="宋体" w:hAnsi="Times New Roman" w:cs="Times New Roman"/>
          <w:sz w:val="24"/>
          <w:szCs w:val="24"/>
        </w:rPr>
        <w:t>。这个问题就是调度器的重点。问题的模型如下图</w:t>
      </w:r>
      <w:r w:rsidR="00222110">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w:t>
      </w:r>
    </w:p>
    <w:p w14:paraId="311C6EF6" w14:textId="315F30DB" w:rsidR="00F46C83" w:rsidRDefault="00222110" w:rsidP="00222110">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DA8B49A" wp14:editId="2C2572FB">
            <wp:extent cx="4786685" cy="2374325"/>
            <wp:effectExtent l="0" t="0" r="0" b="698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5346" cy="2383581"/>
                    </a:xfrm>
                    <a:prstGeom prst="rect">
                      <a:avLst/>
                    </a:prstGeom>
                  </pic:spPr>
                </pic:pic>
              </a:graphicData>
            </a:graphic>
          </wp:inline>
        </w:drawing>
      </w:r>
    </w:p>
    <w:p w14:paraId="2BE212B5" w14:textId="7360F4B7" w:rsidR="00222110" w:rsidRDefault="00222110" w:rsidP="00222110">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问题模型</w:t>
      </w:r>
    </w:p>
    <w:p w14:paraId="14831978" w14:textId="7BE1DF6E" w:rsidR="002A5BA5" w:rsidRDefault="002A5BA5" w:rsidP="008A326D">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我们通过图中模型来分析问题。我们定义一组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 J</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 J</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 …}, m</w:t>
      </w:r>
      <w:r w:rsidRPr="00B96E99">
        <w:rPr>
          <w:rFonts w:ascii="Times New Roman" w:eastAsia="宋体" w:hAnsi="Times New Roman" w:cs="Times New Roman"/>
          <w:sz w:val="24"/>
          <w:szCs w:val="24"/>
        </w:rPr>
        <w:t>个节点</w:t>
      </w:r>
      <w:r w:rsidRPr="00B96E99">
        <w:rPr>
          <w:rFonts w:ascii="Times New Roman" w:eastAsia="宋体" w:hAnsi="Times New Roman" w:cs="Times New Roman"/>
          <w:sz w:val="24"/>
          <w:szCs w:val="24"/>
        </w:rPr>
        <w:t>{S</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 S</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 S</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 … S</w:t>
      </w:r>
      <w:r w:rsidRPr="00B96E99">
        <w:rPr>
          <w:rFonts w:ascii="Times New Roman" w:eastAsia="宋体" w:hAnsi="Times New Roman" w:cs="Times New Roman"/>
          <w:sz w:val="24"/>
          <w:szCs w:val="24"/>
          <w:vertAlign w:val="subscript"/>
        </w:rPr>
        <w:t>m</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由一系列</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中，当一个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提交时，</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会分配一个</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来运行程序对应的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会接管这个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请求资源，每个资源请求都是一个元组</w:t>
      </w:r>
      <w:r w:rsidRPr="00B96E99">
        <w:rPr>
          <w:rFonts w:ascii="Times New Roman" w:eastAsia="宋体" w:hAnsi="Times New Roman" w:cs="Times New Roman"/>
          <w:sz w:val="24"/>
          <w:szCs w:val="24"/>
        </w:rPr>
        <w:t>&lt;</w:t>
      </w:r>
      <m:oMath>
        <m:r>
          <m:rPr>
            <m:sty m:val="p"/>
          </m:rPr>
          <w:rPr>
            <w:rFonts w:ascii="Cambria Math" w:eastAsia="宋体" w:hAnsi="Cambria Math" w:cs="Times New Roman"/>
            <w:sz w:val="24"/>
            <w:szCs w:val="24"/>
          </w:rPr>
          <m:t>p,</m:t>
        </m:r>
        <m:acc>
          <m:accPr>
            <m:chr m:val="⃗"/>
            <m:ctrlPr>
              <w:rPr>
                <w:rFonts w:ascii="Cambria Math" w:eastAsia="宋体" w:hAnsi="Cambria Math" w:cs="Times New Roman"/>
                <w:sz w:val="24"/>
                <w:szCs w:val="24"/>
              </w:rPr>
            </m:ctrlPr>
          </m:accPr>
          <m:e>
            <m:r>
              <w:rPr>
                <w:rFonts w:ascii="Cambria Math" w:eastAsia="宋体" w:hAnsi="Cambria Math" w:cs="Times New Roman"/>
                <w:sz w:val="24"/>
                <w:szCs w:val="24"/>
              </w:rPr>
              <m:t>r</m:t>
            </m:r>
          </m:e>
        </m:acc>
        <m:r>
          <w:rPr>
            <w:rFonts w:ascii="Cambria Math" w:eastAsia="宋体" w:hAnsi="Cambria Math" w:cs="Times New Roman"/>
            <w:sz w:val="24"/>
            <w:szCs w:val="24"/>
          </w:rPr>
          <m:t>,m,l,γ</m:t>
        </m:r>
      </m:oMath>
      <w:r w:rsidRPr="00B96E99">
        <w:rPr>
          <w:rFonts w:ascii="Times New Roman" w:eastAsia="宋体" w:hAnsi="Times New Roman" w:cs="Times New Roman"/>
          <w:sz w:val="24"/>
          <w:szCs w:val="24"/>
        </w:rPr>
        <w:t>&gt;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oMath>
      <w:r w:rsidRPr="00B96E99">
        <w:rPr>
          <w:rFonts w:ascii="Times New Roman" w:eastAsia="宋体" w:hAnsi="Times New Roman" w:cs="Times New Roman"/>
          <w:sz w:val="24"/>
          <w:szCs w:val="24"/>
        </w:rPr>
        <w:t>代表优先级，</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r</m:t>
                </m:r>
              </m:e>
            </m:acc>
          </m:e>
        </m:box>
      </m:oMath>
      <w:r w:rsidRPr="00B96E99">
        <w:rPr>
          <w:rFonts w:ascii="Times New Roman" w:eastAsia="宋体" w:hAnsi="Times New Roman" w:cs="Times New Roman"/>
          <w:sz w:val="24"/>
          <w:szCs w:val="24"/>
        </w:rPr>
        <w:t>资源列表（如</w:t>
      </w:r>
      <w:r w:rsidRPr="00B96E99">
        <w:rPr>
          <w:rFonts w:ascii="Times New Roman" w:eastAsia="宋体" w:hAnsi="Times New Roman" w:cs="Times New Roman"/>
          <w:sz w:val="24"/>
          <w:szCs w:val="24"/>
        </w:rPr>
        <w:t>&lt;1024MB,1core&gt;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B96E99">
        <w:rPr>
          <w:rFonts w:ascii="Times New Roman" w:eastAsia="宋体" w:hAnsi="Times New Roman" w:cs="Times New Roman"/>
          <w:sz w:val="24"/>
          <w:szCs w:val="24"/>
        </w:rPr>
        <w:t>代表相同</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的个数，</w:t>
      </w:r>
      <m:oMath>
        <m:r>
          <w:rPr>
            <w:rFonts w:ascii="Cambria Math" w:eastAsia="宋体" w:hAnsi="Cambria Math" w:cs="Times New Roman"/>
            <w:sz w:val="24"/>
            <w:szCs w:val="24"/>
          </w:rPr>
          <m:t>l</m:t>
        </m:r>
      </m:oMath>
      <w:r w:rsidRPr="00B96E99">
        <w:rPr>
          <w:rFonts w:ascii="Times New Roman" w:eastAsia="宋体" w:hAnsi="Times New Roman" w:cs="Times New Roman"/>
          <w:sz w:val="24"/>
          <w:szCs w:val="24"/>
        </w:rPr>
        <w:t>表示数据存放的位置，</w:t>
      </w:r>
      <m:oMath>
        <m:r>
          <m:rPr>
            <m:sty m:val="p"/>
          </m:rPr>
          <w:rPr>
            <w:rFonts w:ascii="Cambria Math" w:eastAsia="宋体" w:hAnsi="Cambria Math" w:cs="Times New Roman"/>
            <w:sz w:val="24"/>
            <w:szCs w:val="24"/>
          </w:rPr>
          <m:t>γ</m:t>
        </m:r>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是否本地化。我们将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拆分成</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3</m:t>
            </m:r>
          </m:sub>
        </m:sSub>
        <m:r>
          <w:rPr>
            <w:rFonts w:ascii="Cambria Math" w:eastAsia="宋体" w:hAnsi="Cambria Math" w:cs="Times New Roman"/>
            <w:sz w:val="24"/>
            <w:szCs w:val="24"/>
          </w:rPr>
          <m:t xml:space="preserve">, …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，这样在集群中我们便没有了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的概念，只有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的概念。</w:t>
      </w:r>
    </w:p>
    <w:p w14:paraId="03DF0DC3" w14:textId="77777777" w:rsidR="002032F1" w:rsidRPr="00B96E99" w:rsidRDefault="002032F1" w:rsidP="002032F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的源码上来看，所有</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都运行在</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区分，但是</w:t>
      </w:r>
      <w:r w:rsidRPr="00B96E99">
        <w:rPr>
          <w:rFonts w:ascii="Times New Roman" w:eastAsia="宋体" w:hAnsi="Times New Roman" w:cs="Times New Roman"/>
          <w:sz w:val="24"/>
          <w:szCs w:val="24"/>
        </w:rPr>
        <w:t xml:space="preserve">AM </w:t>
      </w:r>
      <w:r w:rsidRPr="00B96E99">
        <w:rPr>
          <w:rFonts w:ascii="Times New Roman" w:eastAsia="宋体" w:hAnsi="Times New Roman" w:cs="Times New Roman"/>
          <w:sz w:val="24"/>
          <w:szCs w:val="24"/>
        </w:rPr>
        <w:t>在向</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提交请求时，不同种类的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有不同的优先级，可以通过该优先级来判断</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的种类。另外在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中有多种资源存在，如内存、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等，我们定义资源向量</w:t>
      </w:r>
      <m:oMath>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&gt;</m:t>
        </m:r>
      </m:oMath>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 xml:space="preserve">k </w:t>
      </w:r>
      <w:r w:rsidRPr="00B96E99">
        <w:rPr>
          <w:rFonts w:ascii="Times New Roman" w:eastAsia="宋体" w:hAnsi="Times New Roman" w:cs="Times New Roman"/>
          <w:sz w:val="24"/>
          <w:szCs w:val="24"/>
        </w:rPr>
        <w:t>种资源，目前</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中只考虑</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种资源：内存、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。另外，我们定义两个二维数组</w:t>
      </w:r>
      <w:r w:rsidRPr="00B96E99">
        <w:rPr>
          <w:rFonts w:ascii="Times New Roman" w:eastAsia="宋体" w:hAnsi="Times New Roman" w:cs="Times New Roman"/>
          <w:sz w:val="24"/>
          <w:szCs w:val="24"/>
        </w:rPr>
        <w:t>W, V</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W[i, j]</w:t>
      </w:r>
      <w:r w:rsidRPr="00B96E99">
        <w:rPr>
          <w:rFonts w:ascii="Times New Roman" w:eastAsia="宋体" w:hAnsi="Times New Roman" w:cs="Times New Roman"/>
          <w:sz w:val="24"/>
          <w:szCs w:val="24"/>
        </w:rPr>
        <w:t>表示在节点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中的剩余可用资源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。调度器可以根据每次心跳机制获得的信息来获取</w:t>
      </w:r>
      <w:r w:rsidRPr="00B96E99">
        <w:rPr>
          <w:rFonts w:ascii="Times New Roman" w:eastAsia="宋体" w:hAnsi="Times New Roman" w:cs="Times New Roman"/>
          <w:sz w:val="24"/>
          <w:szCs w:val="24"/>
        </w:rPr>
        <w:t>W</w:t>
      </w:r>
      <w:r w:rsidRPr="00B96E99">
        <w:rPr>
          <w:rFonts w:ascii="Times New Roman" w:eastAsia="宋体" w:hAnsi="Times New Roman" w:cs="Times New Roman"/>
          <w:sz w:val="24"/>
          <w:szCs w:val="24"/>
        </w:rPr>
        <w:t>数组。而</w:t>
      </w:r>
      <w:r w:rsidRPr="00B96E99">
        <w:rPr>
          <w:rFonts w:ascii="Times New Roman" w:eastAsia="宋体" w:hAnsi="Times New Roman" w:cs="Times New Roman"/>
          <w:sz w:val="24"/>
          <w:szCs w:val="24"/>
        </w:rPr>
        <w:t xml:space="preserve">V[i, j] </w:t>
      </w:r>
      <w:r w:rsidRPr="00B96E99">
        <w:rPr>
          <w:rFonts w:ascii="Times New Roman" w:eastAsia="宋体" w:hAnsi="Times New Roman" w:cs="Times New Roman"/>
          <w:sz w:val="24"/>
          <w:szCs w:val="24"/>
        </w:rPr>
        <w:t>数组代表所有</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的资源请求，</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代表第</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种资源。</w:t>
      </w:r>
    </w:p>
    <w:p w14:paraId="1F1FB654" w14:textId="09CA202C" w:rsidR="002032F1" w:rsidRPr="00B96E99" w:rsidRDefault="002032F1" w:rsidP="002032F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00CA7537">
        <w:rPr>
          <w:rFonts w:ascii="Times New Roman" w:eastAsia="宋体" w:hAnsi="Times New Roman" w:cs="Times New Roman"/>
          <w:sz w:val="24"/>
          <w:szCs w:val="24"/>
        </w:rPr>
        <w:t>中</w:t>
      </w:r>
      <w:r w:rsidRPr="00B96E99">
        <w:rPr>
          <w:rFonts w:ascii="Times New Roman" w:eastAsia="宋体" w:hAnsi="Times New Roman" w:cs="Times New Roman"/>
          <w:sz w:val="24"/>
          <w:szCs w:val="24"/>
        </w:rPr>
        <w:t>调度器的</w:t>
      </w:r>
      <w:r w:rsidR="00F15368">
        <w:rPr>
          <w:rFonts w:ascii="Times New Roman" w:eastAsia="宋体" w:hAnsi="Times New Roman" w:cs="Times New Roman" w:hint="eastAsia"/>
          <w:sz w:val="24"/>
          <w:szCs w:val="24"/>
        </w:rPr>
        <w:t>优化</w:t>
      </w:r>
      <w:r w:rsidRPr="00B96E99">
        <w:rPr>
          <w:rFonts w:ascii="Times New Roman" w:eastAsia="宋体" w:hAnsi="Times New Roman" w:cs="Times New Roman"/>
          <w:sz w:val="24"/>
          <w:szCs w:val="24"/>
        </w:rPr>
        <w:t>目标主要有两点：最大化资源利用率和缩减运行时间。我们定义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代表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E06193">
        <w:rPr>
          <w:rFonts w:ascii="Times New Roman" w:eastAsia="宋体" w:hAnsi="Times New Roman" w:cs="Times New Roman"/>
          <w:sz w:val="24"/>
          <w:szCs w:val="24"/>
        </w:rPr>
        <w:t>任务的开始时间（</w:t>
      </w:r>
      <w:r w:rsidR="00E06193">
        <w:rPr>
          <w:rFonts w:ascii="Times New Roman" w:eastAsia="宋体" w:hAnsi="Times New Roman" w:cs="Times New Roman" w:hint="eastAsia"/>
          <w:sz w:val="24"/>
          <w:szCs w:val="24"/>
        </w:rPr>
        <w:t>假设</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开始时间为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表示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任务的总的运行时间。所以最理想化的目标函数为：</w:t>
      </w:r>
    </w:p>
    <w:p w14:paraId="1EA268BE" w14:textId="7013C611" w:rsidR="002032F1" w:rsidRPr="00B96E99" w:rsidRDefault="002032F1" w:rsidP="003E2EDF">
      <w:pPr>
        <w:spacing w:line="360" w:lineRule="auto"/>
        <w:ind w:firstLineChars="200"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minimum:</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d>
          </m:e>
        </m:func>
        <m:r>
          <m:rPr>
            <m:sty m:val="p"/>
          </m:rPr>
          <w:rPr>
            <w:rFonts w:ascii="Cambria Math" w:eastAsia="宋体" w:hAnsi="Cambria Math" w:cs="Times New Roman"/>
            <w:sz w:val="24"/>
            <w:szCs w:val="24"/>
          </w:rPr>
          <m:t>, 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oMath>
      <w:r w:rsidR="003E2EDF">
        <w:rPr>
          <w:rFonts w:ascii="Times New Roman" w:eastAsia="宋体" w:hAnsi="Times New Roman" w:cs="Times New Roman" w:hint="eastAsia"/>
          <w:sz w:val="24"/>
          <w:szCs w:val="24"/>
        </w:rPr>
        <w:t xml:space="preserve"> </w:t>
      </w:r>
      <w:r w:rsidR="003E2EDF">
        <w:rPr>
          <w:rFonts w:ascii="Times New Roman" w:eastAsia="宋体" w:hAnsi="Times New Roman" w:cs="Times New Roman"/>
          <w:sz w:val="24"/>
          <w:szCs w:val="24"/>
        </w:rPr>
        <w:t xml:space="preserve">  </w:t>
      </w:r>
      <w:r w:rsidR="003E2EDF">
        <w:rPr>
          <w:rFonts w:ascii="Times New Roman" w:eastAsia="宋体" w:hAnsi="Times New Roman" w:cs="Times New Roman" w:hint="eastAsia"/>
          <w:sz w:val="24"/>
          <w:szCs w:val="24"/>
        </w:rPr>
        <w:t>(</w:t>
      </w:r>
      <w:r w:rsidR="003E2EDF">
        <w:rPr>
          <w:rFonts w:ascii="Times New Roman" w:eastAsia="宋体" w:hAnsi="Times New Roman" w:cs="Times New Roman"/>
          <w:sz w:val="24"/>
          <w:szCs w:val="24"/>
        </w:rPr>
        <w:t>1</w:t>
      </w:r>
      <w:r w:rsidR="003E2EDF">
        <w:rPr>
          <w:rFonts w:ascii="Times New Roman" w:eastAsia="宋体" w:hAnsi="Times New Roman" w:cs="Times New Roman" w:hint="eastAsia"/>
          <w:sz w:val="24"/>
          <w:szCs w:val="24"/>
        </w:rPr>
        <w:t>)</w:t>
      </w:r>
    </w:p>
    <w:p w14:paraId="57990BA7" w14:textId="7326AFE4" w:rsidR="002032F1" w:rsidRPr="00B96E99" w:rsidRDefault="002032F1" w:rsidP="002032F1">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supHide m:val="1"/>
              <m:ctrlPr>
                <w:rPr>
                  <w:rFonts w:ascii="Cambria Math" w:eastAsia="宋体" w:hAnsi="Cambria Math" w:cs="Times New Roman"/>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hint="eastAsia"/>
                          <w:sz w:val="24"/>
                          <w:szCs w:val="24"/>
                        </w:rPr>
                        <m:t>j</m:t>
                      </m:r>
                    </m:sub>
                  </m:sSub>
                </m:sub>
              </m:sSub>
            </m:sub>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i,r</m:t>
                      </m:r>
                    </m:e>
                  </m:d>
                  <m:r>
                    <w:rPr>
                      <w:rFonts w:ascii="Cambria Math" w:eastAsia="宋体" w:hAnsi="Cambria Math" w:cs="Times New Roman"/>
                      <w:sz w:val="24"/>
                      <w:szCs w:val="24"/>
                    </w:rPr>
                    <m:t>&lt;W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j,r</m:t>
                      </m:r>
                    </m:e>
                  </m:d>
                </m:e>
              </m:nary>
            </m:e>
          </m:nary>
        </m:oMath>
      </m:oMathPara>
    </w:p>
    <w:p w14:paraId="2560DC36" w14:textId="77777777" w:rsidR="002032F1" w:rsidRPr="00B96E99" w:rsidRDefault="002032F1" w:rsidP="002032F1">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w:lastRenderedPageBreak/>
            <m:t>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r>
            <m:rPr>
              <m:sty m:val="p"/>
            </m:rPr>
            <w:rPr>
              <w:rFonts w:ascii="Cambria Math" w:eastAsia="宋体" w:hAnsi="Cambria Math" w:cs="Times New Roman"/>
              <w:sz w:val="24"/>
              <w:szCs w:val="24"/>
            </w:rPr>
            <m:t>,j∈</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m:t>
              </m:r>
            </m:e>
          </m:d>
          <m:r>
            <m:rPr>
              <m:sty m:val="p"/>
            </m:rPr>
            <w:rPr>
              <w:rFonts w:ascii="Cambria Math" w:eastAsia="宋体" w:hAnsi="Cambria Math" w:cs="Times New Roman"/>
              <w:sz w:val="24"/>
              <w:szCs w:val="24"/>
            </w:rPr>
            <m:t>,r∈[1,k]</m:t>
          </m:r>
        </m:oMath>
      </m:oMathPara>
    </w:p>
    <w:p w14:paraId="0517AB97" w14:textId="1C84F976" w:rsidR="002032F1" w:rsidRDefault="002032F1" w:rsidP="00396B5C">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公式中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oMath>
      <w:r w:rsidRPr="00B96E99">
        <w:rPr>
          <w:rFonts w:ascii="Times New Roman" w:eastAsia="宋体" w:hAnsi="Times New Roman" w:cs="Times New Roman"/>
          <w:sz w:val="24"/>
          <w:szCs w:val="24"/>
        </w:rPr>
        <w:t>表示当前在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中分配的任务。这个公式阐述了从</w:t>
      </w:r>
      <w:r w:rsidR="009F4918">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开始到最后一个</w:t>
      </w:r>
      <w:r w:rsidRPr="00B96E99">
        <w:rPr>
          <w:rFonts w:ascii="Times New Roman" w:eastAsia="宋体" w:hAnsi="Times New Roman" w:cs="Times New Roman"/>
          <w:sz w:val="24"/>
          <w:szCs w:val="24"/>
        </w:rPr>
        <w:t>task</w:t>
      </w:r>
      <w:r w:rsidR="00B41D3D">
        <w:rPr>
          <w:rFonts w:ascii="Times New Roman" w:eastAsia="宋体" w:hAnsi="Times New Roman" w:cs="Times New Roman"/>
          <w:sz w:val="24"/>
          <w:szCs w:val="24"/>
        </w:rPr>
        <w:t>执行完毕所消耗的所有时间，该时间越小表示</w:t>
      </w:r>
      <w:r w:rsidR="00B41D3D">
        <w:rPr>
          <w:rFonts w:ascii="Times New Roman" w:eastAsia="宋体" w:hAnsi="Times New Roman" w:cs="Times New Roman" w:hint="eastAsia"/>
          <w:sz w:val="24"/>
          <w:szCs w:val="24"/>
        </w:rPr>
        <w:t>jobs</w:t>
      </w:r>
      <w:r w:rsidR="00D34FC7">
        <w:rPr>
          <w:rFonts w:ascii="Times New Roman" w:eastAsia="宋体" w:hAnsi="Times New Roman" w:cs="Times New Roman" w:hint="eastAsia"/>
          <w:sz w:val="24"/>
          <w:szCs w:val="24"/>
        </w:rPr>
        <w:t>运行</w:t>
      </w:r>
      <w:r w:rsidR="00B41D3D">
        <w:rPr>
          <w:rFonts w:ascii="Times New Roman" w:eastAsia="宋体" w:hAnsi="Times New Roman" w:cs="Times New Roman" w:hint="eastAsia"/>
          <w:sz w:val="24"/>
          <w:szCs w:val="24"/>
        </w:rPr>
        <w:t>时间越短</w:t>
      </w:r>
      <w:r w:rsidRPr="00B96E99">
        <w:rPr>
          <w:rFonts w:ascii="Times New Roman" w:eastAsia="宋体" w:hAnsi="Times New Roman" w:cs="Times New Roman"/>
          <w:sz w:val="24"/>
          <w:szCs w:val="24"/>
        </w:rPr>
        <w:t>。但由于</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运行时间不能准确得到，所有这只是最理想的目标函数。本文使用人工鱼群算法实现</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调度器模块，用人工鱼群的目标函数来替代理想的目标函数以尽量实现最佳效率。</w:t>
      </w:r>
    </w:p>
    <w:p w14:paraId="0361E4FB" w14:textId="1548FA6A" w:rsidR="002A5BA5" w:rsidRPr="00C339BD" w:rsidRDefault="00C339BD" w:rsidP="00C339BD">
      <w:pPr>
        <w:pStyle w:val="30"/>
      </w:pPr>
      <w:bookmarkStart w:id="157" w:name="_Toc450637057"/>
      <w:r>
        <w:rPr>
          <w:rFonts w:hint="eastAsia"/>
        </w:rPr>
        <w:t xml:space="preserve">2.3.2 </w:t>
      </w:r>
      <w:r w:rsidR="003275A1">
        <w:rPr>
          <w:rFonts w:hint="eastAsia"/>
        </w:rPr>
        <w:t>基于人工鱼群的</w:t>
      </w:r>
      <w:r>
        <w:rPr>
          <w:rFonts w:hint="eastAsia"/>
        </w:rPr>
        <w:t>资源调度器框架</w:t>
      </w:r>
      <w:bookmarkEnd w:id="157"/>
    </w:p>
    <w:p w14:paraId="192CDFF4" w14:textId="05473E1A" w:rsidR="00D67C29" w:rsidRPr="00B96E99" w:rsidRDefault="0048732C" w:rsidP="00F87642">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sidR="00D67C29" w:rsidRPr="00B96E99">
        <w:rPr>
          <w:rFonts w:ascii="Times New Roman" w:eastAsia="宋体" w:hAnsi="Times New Roman" w:cs="Times New Roman"/>
          <w:sz w:val="24"/>
          <w:szCs w:val="24"/>
        </w:rPr>
        <w:t>调度器的设计目标是提高资源利用率和缩短</w:t>
      </w:r>
      <w:r w:rsidR="00D67C29" w:rsidRPr="00B96E99">
        <w:rPr>
          <w:rFonts w:ascii="Times New Roman" w:eastAsia="宋体" w:hAnsi="Times New Roman" w:cs="Times New Roman"/>
          <w:sz w:val="24"/>
          <w:szCs w:val="24"/>
        </w:rPr>
        <w:t>job</w:t>
      </w:r>
      <w:r w:rsidR="00D67C29" w:rsidRPr="00B96E99">
        <w:rPr>
          <w:rFonts w:ascii="Times New Roman" w:eastAsia="宋体" w:hAnsi="Times New Roman" w:cs="Times New Roman"/>
          <w:sz w:val="24"/>
          <w:szCs w:val="24"/>
        </w:rPr>
        <w:t>运行时间。</w:t>
      </w:r>
      <w:r w:rsidR="00064746">
        <w:rPr>
          <w:rFonts w:ascii="Times New Roman" w:eastAsia="宋体" w:hAnsi="Times New Roman" w:cs="Times New Roman" w:hint="eastAsia"/>
          <w:sz w:val="24"/>
          <w:szCs w:val="24"/>
        </w:rPr>
        <w:t>基于人工鱼群调度器</w:t>
      </w:r>
      <w:r w:rsidR="00D67C29" w:rsidRPr="00B96E99">
        <w:rPr>
          <w:rFonts w:ascii="Times New Roman" w:eastAsia="宋体" w:hAnsi="Times New Roman" w:cs="Times New Roman"/>
          <w:sz w:val="24"/>
          <w:szCs w:val="24"/>
        </w:rPr>
        <w:t>作为</w:t>
      </w:r>
      <w:r w:rsidR="00D67C29" w:rsidRPr="00B96E99">
        <w:rPr>
          <w:rFonts w:ascii="Times New Roman" w:eastAsia="宋体" w:hAnsi="Times New Roman" w:cs="Times New Roman"/>
          <w:sz w:val="24"/>
          <w:szCs w:val="24"/>
        </w:rPr>
        <w:t>RM</w:t>
      </w:r>
      <w:r w:rsidR="00D67C29" w:rsidRPr="00B96E99">
        <w:rPr>
          <w:rFonts w:ascii="Times New Roman" w:eastAsia="宋体" w:hAnsi="Times New Roman" w:cs="Times New Roman"/>
          <w:sz w:val="24"/>
          <w:szCs w:val="24"/>
        </w:rPr>
        <w:t>的里的一个组件，主要有两个部分构成：</w:t>
      </w:r>
      <w:r w:rsidR="00DD488E">
        <w:rPr>
          <w:rFonts w:ascii="Times New Roman" w:eastAsia="宋体" w:hAnsi="Times New Roman" w:cs="Times New Roman"/>
          <w:sz w:val="24"/>
          <w:szCs w:val="24"/>
        </w:rPr>
        <w:t>Memory-based</w:t>
      </w:r>
      <w:r w:rsidR="00D67C29" w:rsidRPr="00B96E99">
        <w:rPr>
          <w:rFonts w:ascii="Times New Roman" w:eastAsia="宋体" w:hAnsi="Times New Roman" w:cs="Times New Roman"/>
          <w:sz w:val="24"/>
          <w:szCs w:val="24"/>
        </w:rPr>
        <w:t>分配和</w:t>
      </w:r>
      <w:r w:rsidR="00D67C29" w:rsidRPr="00B96E99">
        <w:rPr>
          <w:rFonts w:ascii="Times New Roman" w:eastAsia="宋体" w:hAnsi="Times New Roman" w:cs="Times New Roman"/>
          <w:sz w:val="24"/>
          <w:szCs w:val="24"/>
        </w:rPr>
        <w:t>Time-based</w:t>
      </w:r>
      <w:r w:rsidR="00D67C29" w:rsidRPr="00B96E99">
        <w:rPr>
          <w:rFonts w:ascii="Times New Roman" w:eastAsia="宋体" w:hAnsi="Times New Roman" w:cs="Times New Roman"/>
          <w:sz w:val="24"/>
          <w:szCs w:val="24"/>
        </w:rPr>
        <w:t>分配。</w:t>
      </w:r>
      <w:r w:rsidR="00A878FA">
        <w:rPr>
          <w:rFonts w:ascii="Times New Roman" w:eastAsia="宋体" w:hAnsi="Times New Roman" w:cs="Times New Roman" w:hint="eastAsia"/>
          <w:sz w:val="24"/>
          <w:szCs w:val="24"/>
        </w:rPr>
        <w:t>该调度器</w:t>
      </w:r>
      <w:r w:rsidR="00C16258">
        <w:rPr>
          <w:rFonts w:ascii="Times New Roman" w:eastAsia="宋体" w:hAnsi="Times New Roman" w:cs="Times New Roman" w:hint="eastAsia"/>
          <w:sz w:val="24"/>
          <w:szCs w:val="24"/>
        </w:rPr>
        <w:t>的</w:t>
      </w:r>
      <w:r w:rsidR="00D67C29" w:rsidRPr="00B96E99">
        <w:rPr>
          <w:rFonts w:ascii="Times New Roman" w:eastAsia="宋体" w:hAnsi="Times New Roman" w:cs="Times New Roman"/>
          <w:sz w:val="24"/>
          <w:szCs w:val="24"/>
        </w:rPr>
        <w:t>架构图如图</w:t>
      </w:r>
      <w:r w:rsidR="00C66FE0">
        <w:rPr>
          <w:rFonts w:ascii="Times New Roman" w:eastAsia="宋体" w:hAnsi="Times New Roman" w:cs="Times New Roman"/>
          <w:sz w:val="24"/>
          <w:szCs w:val="24"/>
        </w:rPr>
        <w:t>2.2</w:t>
      </w:r>
      <w:r w:rsidR="00D67C29" w:rsidRPr="00B96E99">
        <w:rPr>
          <w:rFonts w:ascii="Times New Roman" w:eastAsia="宋体" w:hAnsi="Times New Roman" w:cs="Times New Roman"/>
          <w:sz w:val="24"/>
          <w:szCs w:val="24"/>
        </w:rPr>
        <w:t>所示。</w:t>
      </w:r>
    </w:p>
    <w:p w14:paraId="699850DB" w14:textId="77777777" w:rsidR="00D67C29" w:rsidRPr="00B96E99" w:rsidRDefault="00D67C29" w:rsidP="00D67C29">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28A0311" wp14:editId="73A465B6">
            <wp:extent cx="4500438" cy="3535981"/>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8396" cy="3550090"/>
                    </a:xfrm>
                    <a:prstGeom prst="rect">
                      <a:avLst/>
                    </a:prstGeom>
                  </pic:spPr>
                </pic:pic>
              </a:graphicData>
            </a:graphic>
          </wp:inline>
        </w:drawing>
      </w:r>
    </w:p>
    <w:p w14:paraId="1362CAC3" w14:textId="1EE08924" w:rsidR="00D67C29" w:rsidRPr="00B96E99" w:rsidRDefault="00D67C29" w:rsidP="00D67C2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242431">
        <w:rPr>
          <w:rFonts w:ascii="Times New Roman" w:eastAsia="宋体" w:hAnsi="Times New Roman" w:cs="Times New Roman"/>
          <w:sz w:val="24"/>
          <w:szCs w:val="24"/>
        </w:rPr>
        <w:t>2.2</w:t>
      </w:r>
      <w:r w:rsidR="00AD6015">
        <w:rPr>
          <w:rFonts w:ascii="Times New Roman" w:eastAsia="宋体" w:hAnsi="Times New Roman" w:cs="Times New Roman"/>
          <w:sz w:val="24"/>
          <w:szCs w:val="24"/>
        </w:rPr>
        <w:t xml:space="preserve"> </w:t>
      </w:r>
      <w:r w:rsidR="00AD601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架构</w:t>
      </w:r>
    </w:p>
    <w:p w14:paraId="389C3637" w14:textId="124B003F" w:rsidR="008E6EF3" w:rsidRDefault="008F3AB5" w:rsidP="00F87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从图中更可以看出，</w:t>
      </w:r>
      <w:r w:rsidR="00A17549">
        <w:rPr>
          <w:rFonts w:ascii="Times New Roman" w:eastAsia="宋体" w:hAnsi="Times New Roman" w:cs="Times New Roman" w:hint="eastAsia"/>
          <w:sz w:val="24"/>
          <w:szCs w:val="24"/>
        </w:rPr>
        <w:t>本文的</w:t>
      </w:r>
      <w:r w:rsidRPr="00B96E99">
        <w:rPr>
          <w:rFonts w:ascii="Times New Roman" w:eastAsia="宋体" w:hAnsi="Times New Roman" w:cs="Times New Roman"/>
          <w:sz w:val="24"/>
          <w:szCs w:val="24"/>
        </w:rPr>
        <w:t>调度器组合了两个部分来调度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。通过这两个部分选择最优的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来运行。从细节上来看，</w:t>
      </w:r>
      <w:r w:rsidRPr="00B96E99">
        <w:rPr>
          <w:rFonts w:ascii="Times New Roman" w:eastAsia="宋体" w:hAnsi="Times New Roman" w:cs="Times New Roman"/>
          <w:sz w:val="24"/>
          <w:szCs w:val="24"/>
        </w:rPr>
        <w:t>client</w:t>
      </w:r>
      <w:r w:rsidRPr="00B96E99">
        <w:rPr>
          <w:rFonts w:ascii="Times New Roman" w:eastAsia="宋体" w:hAnsi="Times New Roman" w:cs="Times New Roman"/>
          <w:sz w:val="24"/>
          <w:szCs w:val="24"/>
        </w:rPr>
        <w:t>向</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中提交</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，然后启动程序对应的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传输</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w:t>
      </w:r>
      <w:r w:rsidR="00462CCD">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，并且</w:t>
      </w:r>
      <w:r w:rsidR="00B24102">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根据</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心跳机制传来的信息决定</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分配到哪个节点上。在图</w:t>
      </w:r>
      <w:r w:rsidR="00EB1EDA">
        <w:rPr>
          <w:rFonts w:ascii="Times New Roman" w:eastAsia="宋体" w:hAnsi="Times New Roman" w:cs="Times New Roman"/>
          <w:sz w:val="24"/>
          <w:szCs w:val="24"/>
        </w:rPr>
        <w:t>2.2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中有两个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在运行，每个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0037586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模块不断重复的分配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到节点上运行。</w:t>
      </w:r>
    </w:p>
    <w:p w14:paraId="625537D8" w14:textId="0A0B212F" w:rsidR="00915A4C" w:rsidRPr="00915A4C" w:rsidRDefault="00915A4C" w:rsidP="00F87642">
      <w:pPr>
        <w:pStyle w:val="30"/>
      </w:pPr>
      <w:bookmarkStart w:id="158" w:name="_Toc450637058"/>
      <w:r>
        <w:lastRenderedPageBreak/>
        <w:t xml:space="preserve">2.3.3 </w:t>
      </w:r>
      <w:r>
        <w:rPr>
          <w:rFonts w:hint="eastAsia"/>
        </w:rPr>
        <w:t>详细设计</w:t>
      </w:r>
      <w:bookmarkEnd w:id="158"/>
    </w:p>
    <w:p w14:paraId="5BD8B884" w14:textId="73085C57" w:rsidR="00484AAC" w:rsidRDefault="00F87642" w:rsidP="00F876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本文调度器</w:t>
      </w:r>
      <w:r w:rsidR="00FB4F4B" w:rsidRPr="00F87642">
        <w:rPr>
          <w:rFonts w:ascii="Times New Roman" w:eastAsia="宋体" w:hAnsi="Times New Roman" w:cs="Times New Roman" w:hint="eastAsia"/>
          <w:sz w:val="24"/>
          <w:szCs w:val="24"/>
        </w:rPr>
        <w:t>使用人工鱼群算法</w:t>
      </w:r>
      <w:r w:rsidR="00F67EB8">
        <w:rPr>
          <w:rFonts w:ascii="Times New Roman" w:eastAsia="宋体" w:hAnsi="Times New Roman" w:cs="Times New Roman" w:hint="eastAsia"/>
          <w:sz w:val="24"/>
          <w:szCs w:val="24"/>
        </w:rPr>
        <w:t>调度</w:t>
      </w:r>
      <w:r w:rsidR="00F67EB8">
        <w:rPr>
          <w:rFonts w:ascii="Times New Roman" w:eastAsia="宋体" w:hAnsi="Times New Roman" w:cs="Times New Roman" w:hint="eastAsia"/>
          <w:sz w:val="24"/>
          <w:szCs w:val="24"/>
        </w:rPr>
        <w:t>tasks</w:t>
      </w:r>
      <w:r w:rsidR="00FB4F4B" w:rsidRPr="00F87642">
        <w:rPr>
          <w:rFonts w:ascii="Times New Roman" w:eastAsia="宋体" w:hAnsi="Times New Roman" w:cs="Times New Roman" w:hint="eastAsia"/>
          <w:sz w:val="24"/>
          <w:szCs w:val="24"/>
        </w:rPr>
        <w:t>，我们通过</w:t>
      </w:r>
      <w:r w:rsidR="00057595">
        <w:rPr>
          <w:rFonts w:ascii="Times New Roman" w:eastAsia="宋体" w:hAnsi="Times New Roman" w:cs="Times New Roman" w:hint="eastAsia"/>
          <w:sz w:val="24"/>
          <w:szCs w:val="24"/>
        </w:rPr>
        <w:t>分析</w:t>
      </w:r>
      <w:r w:rsidR="00057595">
        <w:rPr>
          <w:rFonts w:ascii="Times New Roman" w:eastAsia="宋体" w:hAnsi="Times New Roman" w:cs="Times New Roman" w:hint="eastAsia"/>
          <w:sz w:val="24"/>
          <w:szCs w:val="24"/>
        </w:rPr>
        <w:t>YARN</w:t>
      </w:r>
      <w:r w:rsidR="00057595">
        <w:rPr>
          <w:rFonts w:ascii="Times New Roman" w:eastAsia="宋体" w:hAnsi="Times New Roman" w:cs="Times New Roman" w:hint="eastAsia"/>
          <w:sz w:val="24"/>
          <w:szCs w:val="24"/>
        </w:rPr>
        <w:t>调度</w:t>
      </w:r>
      <w:r w:rsidR="00057595">
        <w:rPr>
          <w:rFonts w:ascii="Times New Roman" w:eastAsia="宋体" w:hAnsi="Times New Roman" w:cs="Times New Roman" w:hint="eastAsia"/>
          <w:sz w:val="24"/>
          <w:szCs w:val="24"/>
        </w:rPr>
        <w:t>tasks</w:t>
      </w:r>
      <w:r w:rsidR="00057595">
        <w:rPr>
          <w:rFonts w:ascii="Times New Roman" w:eastAsia="宋体" w:hAnsi="Times New Roman" w:cs="Times New Roman" w:hint="eastAsia"/>
          <w:sz w:val="24"/>
          <w:szCs w:val="24"/>
        </w:rPr>
        <w:t>的相关因素来</w:t>
      </w:r>
      <w:r w:rsidR="00FB4F4B" w:rsidRPr="00F87642">
        <w:rPr>
          <w:rFonts w:ascii="Times New Roman" w:eastAsia="宋体" w:hAnsi="Times New Roman" w:cs="Times New Roman" w:hint="eastAsia"/>
          <w:sz w:val="24"/>
          <w:szCs w:val="24"/>
        </w:rPr>
        <w:t>设计目标函数</w:t>
      </w:r>
      <w:r w:rsidR="00057595">
        <w:rPr>
          <w:rFonts w:ascii="Times New Roman" w:eastAsia="宋体" w:hAnsi="Times New Roman" w:cs="Times New Roman" w:hint="eastAsia"/>
          <w:sz w:val="24"/>
          <w:szCs w:val="24"/>
        </w:rPr>
        <w:t>，并用之来</w:t>
      </w:r>
      <w:r w:rsidR="00FB4F4B" w:rsidRPr="00F87642">
        <w:rPr>
          <w:rFonts w:ascii="Times New Roman" w:eastAsia="宋体" w:hAnsi="Times New Roman" w:cs="Times New Roman" w:hint="eastAsia"/>
          <w:sz w:val="24"/>
          <w:szCs w:val="24"/>
        </w:rPr>
        <w:t>计算每个</w:t>
      </w:r>
      <w:r w:rsidR="00FB4F4B" w:rsidRPr="00F87642">
        <w:rPr>
          <w:rFonts w:ascii="Times New Roman" w:eastAsia="宋体" w:hAnsi="Times New Roman" w:cs="Times New Roman"/>
          <w:sz w:val="24"/>
          <w:szCs w:val="24"/>
        </w:rPr>
        <w:t>task</w:t>
      </w:r>
      <w:r w:rsidR="00FB4F4B" w:rsidRPr="00F87642">
        <w:rPr>
          <w:rFonts w:ascii="Times New Roman" w:eastAsia="宋体" w:hAnsi="Times New Roman" w:cs="Times New Roman" w:hint="eastAsia"/>
          <w:sz w:val="24"/>
          <w:szCs w:val="24"/>
        </w:rPr>
        <w:t>的</w:t>
      </w:r>
      <w:r w:rsidR="000F38DF">
        <w:rPr>
          <w:rFonts w:ascii="Times New Roman" w:eastAsia="宋体" w:hAnsi="Times New Roman" w:cs="Times New Roman" w:hint="eastAsia"/>
          <w:sz w:val="24"/>
          <w:szCs w:val="24"/>
        </w:rPr>
        <w:t>目标</w:t>
      </w:r>
      <w:r w:rsidR="00FB4F4B" w:rsidRPr="00F87642">
        <w:rPr>
          <w:rFonts w:ascii="Times New Roman" w:eastAsia="宋体" w:hAnsi="Times New Roman" w:cs="Times New Roman" w:hint="eastAsia"/>
          <w:sz w:val="24"/>
          <w:szCs w:val="24"/>
        </w:rPr>
        <w:t>值，根据这些值的大小来选择运行在节点上的</w:t>
      </w:r>
      <w:r w:rsidR="00FB4F4B" w:rsidRPr="00F87642">
        <w:rPr>
          <w:rFonts w:ascii="Times New Roman" w:eastAsia="宋体" w:hAnsi="Times New Roman" w:cs="Times New Roman"/>
          <w:sz w:val="24"/>
          <w:szCs w:val="24"/>
        </w:rPr>
        <w:t>tasks</w:t>
      </w:r>
      <w:r w:rsidR="005F16CA">
        <w:rPr>
          <w:rFonts w:ascii="Times New Roman" w:eastAsia="宋体" w:hAnsi="Times New Roman" w:cs="Times New Roman" w:hint="eastAsia"/>
          <w:sz w:val="24"/>
          <w:szCs w:val="24"/>
        </w:rPr>
        <w:t>。因此，本章节首先从不同角度分析</w:t>
      </w:r>
      <w:r w:rsidR="00FB4F4B" w:rsidRPr="00F87642">
        <w:rPr>
          <w:rFonts w:ascii="Times New Roman" w:eastAsia="宋体" w:hAnsi="Times New Roman" w:cs="Times New Roman" w:hint="eastAsia"/>
          <w:sz w:val="24"/>
          <w:szCs w:val="24"/>
        </w:rPr>
        <w:t>目标函数的设计，</w:t>
      </w:r>
      <w:r w:rsidR="005F16CA">
        <w:rPr>
          <w:rFonts w:ascii="Times New Roman" w:eastAsia="宋体" w:hAnsi="Times New Roman" w:cs="Times New Roman" w:hint="eastAsia"/>
          <w:sz w:val="24"/>
          <w:szCs w:val="24"/>
        </w:rPr>
        <w:t>包括</w:t>
      </w:r>
      <w:r w:rsidR="00FB4F4B" w:rsidRPr="00F87642">
        <w:rPr>
          <w:rFonts w:ascii="Times New Roman" w:eastAsia="宋体" w:hAnsi="Times New Roman" w:cs="Times New Roman"/>
          <w:sz w:val="24"/>
          <w:szCs w:val="24"/>
        </w:rPr>
        <w:t>Memory</w:t>
      </w:r>
      <w:r w:rsidR="00FB4F4B" w:rsidRPr="00F87642">
        <w:rPr>
          <w:rFonts w:ascii="Times New Roman" w:eastAsia="宋体" w:hAnsi="Times New Roman" w:cs="Times New Roman" w:hint="eastAsia"/>
          <w:sz w:val="24"/>
          <w:szCs w:val="24"/>
        </w:rPr>
        <w:t>和</w:t>
      </w:r>
      <w:r w:rsidR="00FB4F4B" w:rsidRPr="00F87642">
        <w:rPr>
          <w:rFonts w:ascii="Times New Roman" w:eastAsia="宋体" w:hAnsi="Times New Roman" w:cs="Times New Roman"/>
          <w:sz w:val="24"/>
          <w:szCs w:val="24"/>
        </w:rPr>
        <w:t>Time</w:t>
      </w:r>
      <w:r w:rsidR="00FB4F4B" w:rsidRPr="00F87642">
        <w:rPr>
          <w:rFonts w:ascii="Times New Roman" w:eastAsia="宋体" w:hAnsi="Times New Roman" w:cs="Times New Roman" w:hint="eastAsia"/>
          <w:sz w:val="24"/>
          <w:szCs w:val="24"/>
        </w:rPr>
        <w:t>两方面来分析目标函数的构建，</w:t>
      </w:r>
      <m:oMath>
        <m:r>
          <m:rPr>
            <m:sty m:val="p"/>
          </m:rP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oMath>
      <w:r w:rsidR="00696F28">
        <w:rPr>
          <w:rFonts w:ascii="Times New Roman" w:eastAsia="宋体" w:hAnsi="Times New Roman" w:cs="Times New Roman" w:hint="eastAsia"/>
          <w:sz w:val="24"/>
          <w:szCs w:val="24"/>
        </w:rPr>
        <w:t>；然后介绍结合人工鱼群算法来给出调度器算法的实现</w:t>
      </w:r>
      <w:r w:rsidR="00FB4F4B" w:rsidRPr="00F87642">
        <w:rPr>
          <w:rFonts w:ascii="Times New Roman" w:eastAsia="宋体" w:hAnsi="Times New Roman" w:cs="Times New Roman" w:hint="eastAsia"/>
          <w:sz w:val="24"/>
          <w:szCs w:val="24"/>
        </w:rPr>
        <w:t>。</w:t>
      </w:r>
      <w:r w:rsidR="00B6349F">
        <w:rPr>
          <w:rFonts w:ascii="Times New Roman" w:eastAsia="宋体" w:hAnsi="Times New Roman" w:cs="Times New Roman" w:hint="eastAsia"/>
          <w:sz w:val="24"/>
          <w:szCs w:val="24"/>
        </w:rPr>
        <w:t>在本章节中，由于</w:t>
      </w:r>
      <w:r w:rsidR="00FB4F4B" w:rsidRPr="00F87642">
        <w:rPr>
          <w:rFonts w:ascii="Times New Roman" w:eastAsia="宋体" w:hAnsi="Times New Roman" w:cs="Times New Roman"/>
          <w:sz w:val="24"/>
          <w:szCs w:val="24"/>
        </w:rPr>
        <w:t>YARN</w:t>
      </w:r>
      <w:r w:rsidR="00FB4F4B" w:rsidRPr="00F87642">
        <w:rPr>
          <w:rFonts w:ascii="Times New Roman" w:eastAsia="宋体" w:hAnsi="Times New Roman" w:cs="Times New Roman" w:hint="eastAsia"/>
          <w:sz w:val="24"/>
          <w:szCs w:val="24"/>
        </w:rPr>
        <w:t>的资源管理器对</w:t>
      </w:r>
      <w:r w:rsidR="00FB4F4B" w:rsidRPr="00F87642">
        <w:rPr>
          <w:rFonts w:ascii="Times New Roman" w:eastAsia="宋体" w:hAnsi="Times New Roman" w:cs="Times New Roman"/>
          <w:sz w:val="24"/>
          <w:szCs w:val="24"/>
        </w:rPr>
        <w:t xml:space="preserve">cpu </w:t>
      </w:r>
      <w:r w:rsidR="008A1659">
        <w:rPr>
          <w:rFonts w:ascii="Times New Roman" w:eastAsia="宋体" w:hAnsi="Times New Roman" w:cs="Times New Roman" w:hint="eastAsia"/>
          <w:sz w:val="24"/>
          <w:szCs w:val="24"/>
        </w:rPr>
        <w:t>资源隔离不充分</w:t>
      </w:r>
      <w:r w:rsidR="00FB4F4B" w:rsidRPr="00F87642">
        <w:rPr>
          <w:rFonts w:ascii="Times New Roman" w:eastAsia="宋体" w:hAnsi="Times New Roman" w:cs="Times New Roman" w:hint="eastAsia"/>
          <w:sz w:val="24"/>
          <w:szCs w:val="24"/>
        </w:rPr>
        <w:t>，因此，</w:t>
      </w:r>
      <w:r w:rsidR="004119E2">
        <w:rPr>
          <w:rFonts w:ascii="Times New Roman" w:eastAsia="宋体" w:hAnsi="Times New Roman" w:cs="Times New Roman" w:hint="eastAsia"/>
          <w:sz w:val="24"/>
          <w:szCs w:val="24"/>
        </w:rPr>
        <w:t>在这里</w:t>
      </w:r>
      <w:r w:rsidR="00BA2DEC">
        <w:rPr>
          <w:rFonts w:ascii="Times New Roman" w:eastAsia="宋体" w:hAnsi="Times New Roman" w:cs="Times New Roman" w:hint="eastAsia"/>
          <w:sz w:val="24"/>
          <w:szCs w:val="24"/>
        </w:rPr>
        <w:t>我们</w:t>
      </w:r>
      <w:r w:rsidR="00FB4F4B" w:rsidRPr="00F87642">
        <w:rPr>
          <w:rFonts w:ascii="Times New Roman" w:eastAsia="宋体" w:hAnsi="Times New Roman" w:cs="Times New Roman" w:hint="eastAsia"/>
          <w:sz w:val="24"/>
          <w:szCs w:val="24"/>
        </w:rPr>
        <w:t>主要讨论</w:t>
      </w:r>
      <w:r w:rsidR="00FB4F4B" w:rsidRPr="00F87642">
        <w:rPr>
          <w:rFonts w:ascii="Times New Roman" w:eastAsia="宋体" w:hAnsi="Times New Roman" w:cs="Times New Roman"/>
          <w:sz w:val="24"/>
          <w:szCs w:val="24"/>
        </w:rPr>
        <w:t>Memory</w:t>
      </w:r>
      <w:r w:rsidR="000B1F02">
        <w:rPr>
          <w:rFonts w:ascii="Times New Roman" w:eastAsia="宋体" w:hAnsi="Times New Roman" w:cs="Times New Roman" w:hint="eastAsia"/>
          <w:sz w:val="24"/>
          <w:szCs w:val="24"/>
        </w:rPr>
        <w:t>方面的</w:t>
      </w:r>
      <w:r w:rsidR="00FB4F4B" w:rsidRPr="00F87642">
        <w:rPr>
          <w:rFonts w:ascii="Times New Roman" w:eastAsia="宋体" w:hAnsi="Times New Roman" w:cs="Times New Roman" w:hint="eastAsia"/>
          <w:sz w:val="24"/>
          <w:szCs w:val="24"/>
        </w:rPr>
        <w:t>资源管理。</w:t>
      </w:r>
    </w:p>
    <w:p w14:paraId="242B864F" w14:textId="415429EB" w:rsidR="007D318E" w:rsidRPr="003C6958" w:rsidRDefault="003C6958" w:rsidP="003C6958">
      <w:pPr>
        <w:pStyle w:val="40"/>
        <w:rPr>
          <w:color w:val="FF0000"/>
        </w:rPr>
      </w:pPr>
      <w:bookmarkStart w:id="159" w:name="_Toc450637059"/>
      <w:r>
        <w:rPr>
          <w:rFonts w:hint="eastAsia"/>
        </w:rPr>
        <w:t>2.3.3.1 Memory-based</w:t>
      </w:r>
      <w:r>
        <w:rPr>
          <w:rFonts w:hint="eastAsia"/>
        </w:rPr>
        <w:t>目标函数</w:t>
      </w:r>
      <w:r w:rsidR="005148A7">
        <w:rPr>
          <w:rFonts w:hint="eastAsia"/>
        </w:rPr>
        <w:t>设计</w:t>
      </w:r>
      <w:bookmarkEnd w:id="159"/>
    </w:p>
    <w:p w14:paraId="34CC3CD2" w14:textId="06EA2CB0" w:rsidR="00B51B48" w:rsidRPr="00B96E99" w:rsidRDefault="00D73D16" w:rsidP="008746E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中，所有节点并行的发送心跳信息到</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中。这意味着在一个时刻可能会有很多节点同时向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发送心跳。因此，我们可以抽象出一个多背包（</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）问题。每个节点相当于一个背包，</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相当于背包中的物品，</w:t>
      </w:r>
      <w:r w:rsidR="00C54790">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分配到各个节点上就相当于把物品放到背包中，这就是</w:t>
      </w:r>
      <w:r w:rsidRPr="00B96E99">
        <w:rPr>
          <w:rFonts w:ascii="Times New Roman" w:eastAsia="宋体" w:hAnsi="Times New Roman" w:cs="Times New Roman"/>
          <w:sz w:val="24"/>
          <w:szCs w:val="24"/>
        </w:rPr>
        <w:t>MKP</w:t>
      </w:r>
      <w:r w:rsidR="00895430">
        <w:rPr>
          <w:rFonts w:ascii="Times New Roman" w:eastAsia="宋体" w:hAnsi="Times New Roman" w:cs="Times New Roman"/>
          <w:sz w:val="24"/>
          <w:szCs w:val="24"/>
        </w:rPr>
        <w:t>问题。</w:t>
      </w:r>
      <w:r w:rsidR="00895430">
        <w:rPr>
          <w:rFonts w:ascii="Times New Roman" w:eastAsia="宋体" w:hAnsi="Times New Roman" w:cs="Times New Roman" w:hint="eastAsia"/>
          <w:sz w:val="24"/>
          <w:szCs w:val="24"/>
        </w:rPr>
        <w:t>可以看出</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模型非常</w:t>
      </w:r>
      <w:r w:rsidR="00895430">
        <w:rPr>
          <w:rFonts w:ascii="Times New Roman" w:eastAsia="宋体" w:hAnsi="Times New Roman" w:cs="Times New Roman" w:hint="eastAsia"/>
          <w:sz w:val="24"/>
          <w:szCs w:val="24"/>
        </w:rPr>
        <w:t>适配</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的运行环境。下面用一个例子说明</w:t>
      </w:r>
      <w:r w:rsidRPr="00B96E99">
        <w:rPr>
          <w:rFonts w:ascii="Times New Roman" w:eastAsia="宋体" w:hAnsi="Times New Roman" w:cs="Times New Roman"/>
          <w:sz w:val="24"/>
          <w:szCs w:val="24"/>
        </w:rPr>
        <w:t xml:space="preserve">MKP </w:t>
      </w:r>
      <w:r w:rsidR="00D634E0">
        <w:rPr>
          <w:rFonts w:ascii="Times New Roman" w:eastAsia="宋体" w:hAnsi="Times New Roman" w:cs="Times New Roman"/>
          <w:sz w:val="24"/>
          <w:szCs w:val="24"/>
        </w:rPr>
        <w:t>模型的</w:t>
      </w:r>
      <w:r w:rsidR="00D634E0">
        <w:rPr>
          <w:rFonts w:ascii="Times New Roman" w:eastAsia="宋体" w:hAnsi="Times New Roman" w:cs="Times New Roman" w:hint="eastAsia"/>
          <w:sz w:val="24"/>
          <w:szCs w:val="24"/>
        </w:rPr>
        <w:t>适配性</w:t>
      </w:r>
      <w:r w:rsidRPr="00B96E99">
        <w:rPr>
          <w:rFonts w:ascii="Times New Roman" w:eastAsia="宋体" w:hAnsi="Times New Roman" w:cs="Times New Roman"/>
          <w:sz w:val="24"/>
          <w:szCs w:val="24"/>
        </w:rPr>
        <w:t>（此处只考虑</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w:t>
      </w:r>
      <w:r w:rsidR="00472E7A">
        <w:rPr>
          <w:rFonts w:ascii="Times New Roman" w:eastAsia="宋体" w:hAnsi="Times New Roman" w:cs="Times New Roman" w:hint="eastAsia"/>
          <w:sz w:val="24"/>
          <w:szCs w:val="24"/>
        </w:rPr>
        <w:t>假设</w:t>
      </w:r>
      <w:r w:rsidR="00AB1FB6">
        <w:rPr>
          <w:rFonts w:ascii="Times New Roman" w:eastAsia="宋体" w:hAnsi="Times New Roman" w:cs="Times New Roman"/>
          <w:sz w:val="24"/>
          <w:szCs w:val="24"/>
        </w:rPr>
        <w:t>每个节点</w:t>
      </w:r>
      <w:r w:rsidR="00AB1FB6">
        <w:rPr>
          <w:rFonts w:ascii="Times New Roman" w:eastAsia="宋体" w:hAnsi="Times New Roman" w:cs="Times New Roman" w:hint="eastAsia"/>
          <w:sz w:val="24"/>
          <w:szCs w:val="24"/>
        </w:rPr>
        <w:t>只</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100</w:t>
      </w:r>
      <w:r w:rsidRPr="00B96E99">
        <w:rPr>
          <w:rFonts w:ascii="Times New Roman" w:eastAsia="宋体" w:hAnsi="Times New Roman" w:cs="Times New Roman"/>
          <w:sz w:val="24"/>
          <w:szCs w:val="24"/>
        </w:rPr>
        <w:t>容量的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，并且有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个待分配的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，它们的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需求分别是</w:t>
      </w:r>
      <w:r w:rsidRPr="00B96E99">
        <w:rPr>
          <w:rFonts w:ascii="Times New Roman" w:eastAsia="宋体" w:hAnsi="Times New Roman" w:cs="Times New Roman"/>
          <w:sz w:val="24"/>
          <w:szCs w:val="24"/>
        </w:rPr>
        <w:t>82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模型会将</w:t>
      </w:r>
      <w:r w:rsidR="00261EF3" w:rsidRPr="00B96E99">
        <w:rPr>
          <w:rFonts w:ascii="Times New Roman" w:eastAsia="宋体" w:hAnsi="Times New Roman" w:cs="Times New Roman"/>
          <w:sz w:val="24"/>
          <w:szCs w:val="24"/>
        </w:rPr>
        <w:t>&lt;82,12,6&gt;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放入第一个节点，</w:t>
      </w:r>
      <w:r w:rsidRPr="00B96E99">
        <w:rPr>
          <w:rFonts w:ascii="Times New Roman" w:eastAsia="宋体" w:hAnsi="Times New Roman" w:cs="Times New Roman"/>
          <w:sz w:val="24"/>
          <w:szCs w:val="24"/>
        </w:rPr>
        <w:t xml:space="preserve">&lt;43,42,15&gt; </w:t>
      </w:r>
      <w:r w:rsidRPr="00B96E99">
        <w:rPr>
          <w:rFonts w:ascii="Times New Roman" w:eastAsia="宋体" w:hAnsi="Times New Roman" w:cs="Times New Roman"/>
          <w:sz w:val="24"/>
          <w:szCs w:val="24"/>
        </w:rPr>
        <w:t>放入第二个节点，在</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很多的情况下，该分配方法能最大化</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利用率。我们通过图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来对比</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模型和</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中现存调度器的分配模型。</w:t>
      </w:r>
    </w:p>
    <w:p w14:paraId="1A462001" w14:textId="77777777" w:rsidR="00D73D16" w:rsidRPr="00B96E99" w:rsidRDefault="00D73D16" w:rsidP="00D73D1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2A83D7D" wp14:editId="0185AA20">
            <wp:extent cx="4256841" cy="2948025"/>
            <wp:effectExtent l="0" t="0" r="0" b="508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3623" cy="2987349"/>
                    </a:xfrm>
                    <a:prstGeom prst="rect">
                      <a:avLst/>
                    </a:prstGeom>
                  </pic:spPr>
                </pic:pic>
              </a:graphicData>
            </a:graphic>
          </wp:inline>
        </w:drawing>
      </w:r>
    </w:p>
    <w:p w14:paraId="0F46866E" w14:textId="77777777" w:rsidR="00D73D16" w:rsidRPr="00B96E99" w:rsidRDefault="00D73D16" w:rsidP="00D73D1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模型对比</w:t>
      </w:r>
    </w:p>
    <w:p w14:paraId="1F9FE90E" w14:textId="3F967678" w:rsidR="00CB6152" w:rsidRPr="00B96E99" w:rsidRDefault="00CB6152" w:rsidP="008746ED">
      <w:pPr>
        <w:spacing w:line="400" w:lineRule="exact"/>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在图中我们看出，</w:t>
      </w:r>
      <w:r w:rsidR="00971BE3">
        <w:rPr>
          <w:rFonts w:ascii="Times New Roman" w:eastAsia="宋体" w:hAnsi="Times New Roman" w:cs="Times New Roman"/>
          <w:sz w:val="24"/>
          <w:szCs w:val="24"/>
        </w:rPr>
        <w:t>FIFO</w:t>
      </w:r>
      <w:r w:rsidRPr="00B96E99">
        <w:rPr>
          <w:rFonts w:ascii="Times New Roman" w:eastAsia="宋体" w:hAnsi="Times New Roman" w:cs="Times New Roman"/>
          <w:sz w:val="24"/>
          <w:szCs w:val="24"/>
        </w:rPr>
        <w:t>调度器的模型按照先进先出的方式来调度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调度器根据公平性和容量调度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，达到了相对较大的资源利用率；然而</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模型得到了最大的资源利用率。</w:t>
      </w:r>
    </w:p>
    <w:p w14:paraId="54BC6F50" w14:textId="69B45F75" w:rsidR="00DC04AB" w:rsidRPr="00B96E99" w:rsidRDefault="00DE1CFC" w:rsidP="003A5D76">
      <w:pPr>
        <w:spacing w:line="400" w:lineRule="exact"/>
        <w:ind w:firstLine="482"/>
        <w:rPr>
          <w:rFonts w:ascii="Times New Roman" w:eastAsia="宋体" w:hAnsi="Times New Roman" w:cs="Times New Roman"/>
          <w:sz w:val="24"/>
          <w:szCs w:val="24"/>
        </w:rPr>
      </w:pPr>
      <w:r>
        <w:rPr>
          <w:rFonts w:ascii="Times New Roman" w:eastAsia="宋体" w:hAnsi="Times New Roman" w:cs="Times New Roman"/>
          <w:sz w:val="24"/>
          <w:szCs w:val="24"/>
        </w:rPr>
        <w:t>从源码角度来看，整</w:t>
      </w:r>
      <w:r>
        <w:rPr>
          <w:rFonts w:ascii="Times New Roman" w:eastAsia="宋体" w:hAnsi="Times New Roman" w:cs="Times New Roman" w:hint="eastAsia"/>
          <w:sz w:val="24"/>
          <w:szCs w:val="24"/>
        </w:rPr>
        <w:t>个调度器</w:t>
      </w:r>
      <w:r w:rsidR="00DC04AB" w:rsidRPr="00B96E99">
        <w:rPr>
          <w:rFonts w:ascii="Times New Roman" w:eastAsia="宋体" w:hAnsi="Times New Roman" w:cs="Times New Roman"/>
          <w:sz w:val="24"/>
          <w:szCs w:val="24"/>
        </w:rPr>
        <w:t>调度过程就是一个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w:t>
      </w:r>
      <w:r w:rsidR="00DC04AB" w:rsidRPr="00B96E99">
        <w:rPr>
          <w:rFonts w:ascii="Times New Roman" w:eastAsia="宋体" w:hAnsi="Times New Roman" w:cs="Times New Roman"/>
          <w:sz w:val="24"/>
          <w:szCs w:val="24"/>
        </w:rPr>
        <w:t>Remote Procedure Call</w:t>
      </w:r>
      <w:r w:rsidR="003A5D76">
        <w:rPr>
          <w:rFonts w:ascii="Times New Roman" w:eastAsia="宋体" w:hAnsi="Times New Roman" w:cs="Times New Roman"/>
          <w:sz w:val="24"/>
          <w:szCs w:val="24"/>
        </w:rPr>
        <w:t>）方法调用。当节点发送一个心</w:t>
      </w:r>
      <w:r w:rsidR="003A5D76">
        <w:rPr>
          <w:rFonts w:ascii="Times New Roman" w:eastAsia="宋体" w:hAnsi="Times New Roman" w:cs="Times New Roman" w:hint="eastAsia"/>
          <w:sz w:val="24"/>
          <w:szCs w:val="24"/>
        </w:rPr>
        <w:t>跳</w:t>
      </w:r>
      <w:r w:rsidR="00DC04AB" w:rsidRPr="00B96E99">
        <w:rPr>
          <w:rFonts w:ascii="Times New Roman" w:eastAsia="宋体" w:hAnsi="Times New Roman" w:cs="Times New Roman"/>
          <w:sz w:val="24"/>
          <w:szCs w:val="24"/>
        </w:rPr>
        <w:t>信息时，其实它在调用一个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函数，通过参数把信息传入到调度器中，然后调度器分析这些信息，求出最佳</w:t>
      </w:r>
      <w:r w:rsidR="00DC04AB" w:rsidRPr="00B96E99">
        <w:rPr>
          <w:rFonts w:ascii="Times New Roman" w:eastAsia="宋体" w:hAnsi="Times New Roman" w:cs="Times New Roman"/>
          <w:sz w:val="24"/>
          <w:szCs w:val="24"/>
        </w:rPr>
        <w:t>tasks</w:t>
      </w:r>
      <w:r w:rsidR="000E26B1">
        <w:rPr>
          <w:rFonts w:ascii="Times New Roman" w:eastAsia="宋体" w:hAnsi="Times New Roman" w:cs="Times New Roman" w:hint="eastAsia"/>
          <w:sz w:val="24"/>
          <w:szCs w:val="24"/>
        </w:rPr>
        <w:t>目标值</w:t>
      </w:r>
      <w:r w:rsidR="00DC04AB" w:rsidRPr="00B96E99">
        <w:rPr>
          <w:rFonts w:ascii="Times New Roman" w:eastAsia="宋体" w:hAnsi="Times New Roman" w:cs="Times New Roman"/>
          <w:sz w:val="24"/>
          <w:szCs w:val="24"/>
        </w:rPr>
        <w:t>并分配到节点上。在</w:t>
      </w:r>
      <w:r w:rsidR="00DC04AB" w:rsidRPr="00B96E99">
        <w:rPr>
          <w:rFonts w:ascii="Times New Roman" w:eastAsia="宋体" w:hAnsi="Times New Roman" w:cs="Times New Roman"/>
          <w:sz w:val="24"/>
          <w:szCs w:val="24"/>
        </w:rPr>
        <w:t>YARN</w:t>
      </w:r>
      <w:r w:rsidR="00DC04AB" w:rsidRPr="00B96E99">
        <w:rPr>
          <w:rFonts w:ascii="Times New Roman" w:eastAsia="宋体" w:hAnsi="Times New Roman" w:cs="Times New Roman"/>
          <w:sz w:val="24"/>
          <w:szCs w:val="24"/>
        </w:rPr>
        <w:t>中，所有心跳信息保存在队列中，然后调度器每次都从队列中取出一个信息进行处理，而在</w:t>
      </w:r>
      <w:r w:rsidR="00760809">
        <w:rPr>
          <w:rFonts w:ascii="Times New Roman" w:eastAsia="宋体" w:hAnsi="Times New Roman" w:cs="Times New Roman" w:hint="eastAsia"/>
          <w:sz w:val="24"/>
          <w:szCs w:val="24"/>
        </w:rPr>
        <w:t>本文调度器</w:t>
      </w:r>
      <w:r w:rsidR="00DC04AB" w:rsidRPr="00B96E99">
        <w:rPr>
          <w:rFonts w:ascii="Times New Roman" w:eastAsia="宋体" w:hAnsi="Times New Roman" w:cs="Times New Roman"/>
          <w:sz w:val="24"/>
          <w:szCs w:val="24"/>
        </w:rPr>
        <w:t>中，我们用一个后台线程一次处理多个信息</w:t>
      </w:r>
      <w:r w:rsidR="004057F3">
        <w:rPr>
          <w:rFonts w:ascii="Times New Roman" w:eastAsia="宋体" w:hAnsi="Times New Roman" w:cs="Times New Roman"/>
          <w:sz w:val="24"/>
          <w:szCs w:val="24"/>
        </w:rPr>
        <w:t>，这样就</w:t>
      </w:r>
      <w:r w:rsidR="004057F3">
        <w:rPr>
          <w:rFonts w:ascii="Times New Roman" w:eastAsia="宋体" w:hAnsi="Times New Roman" w:cs="Times New Roman" w:hint="eastAsia"/>
          <w:sz w:val="24"/>
          <w:szCs w:val="24"/>
        </w:rPr>
        <w:t>实现了</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模型是一个</w:t>
      </w:r>
      <w:r w:rsidR="00DC04AB" w:rsidRPr="00B96E99">
        <w:rPr>
          <w:rFonts w:ascii="Times New Roman" w:eastAsia="宋体" w:hAnsi="Times New Roman" w:cs="Times New Roman"/>
          <w:sz w:val="24"/>
          <w:szCs w:val="24"/>
        </w:rPr>
        <w:t>NP-hard</w:t>
      </w:r>
      <w:r w:rsidR="00DC04AB" w:rsidRPr="00B96E99">
        <w:rPr>
          <w:rFonts w:ascii="Times New Roman" w:eastAsia="宋体" w:hAnsi="Times New Roman" w:cs="Times New Roman"/>
          <w:sz w:val="24"/>
          <w:szCs w:val="24"/>
        </w:rPr>
        <w:t>问题</w:t>
      </w:r>
      <w:r w:rsidR="001929BA" w:rsidRPr="00B96E99">
        <w:rPr>
          <w:rFonts w:ascii="Times New Roman" w:eastAsia="宋体" w:hAnsi="Times New Roman" w:cs="Times New Roman"/>
          <w:sz w:val="24"/>
          <w:szCs w:val="24"/>
        </w:rPr>
        <w:t>[17-18]</w:t>
      </w:r>
      <w:r w:rsidR="00DC04AB" w:rsidRPr="00B96E99">
        <w:rPr>
          <w:rFonts w:ascii="Times New Roman" w:eastAsia="宋体" w:hAnsi="Times New Roman" w:cs="Times New Roman"/>
          <w:sz w:val="24"/>
          <w:szCs w:val="24"/>
        </w:rPr>
        <w:t>。我们使用</w:t>
      </w:r>
      <w:r w:rsidR="0070375B">
        <w:rPr>
          <w:rFonts w:ascii="Times New Roman" w:eastAsia="宋体" w:hAnsi="Times New Roman" w:cs="Times New Roman" w:hint="eastAsia"/>
          <w:sz w:val="24"/>
          <w:szCs w:val="24"/>
        </w:rPr>
        <w:t>人工鱼群算法（</w:t>
      </w:r>
      <w:r w:rsidR="00DC04AB" w:rsidRPr="00B96E99">
        <w:rPr>
          <w:rFonts w:ascii="Times New Roman" w:eastAsia="宋体" w:hAnsi="Times New Roman" w:cs="Times New Roman"/>
          <w:sz w:val="24"/>
          <w:szCs w:val="24"/>
        </w:rPr>
        <w:t>AFSA</w:t>
      </w:r>
      <w:r w:rsidR="0070375B">
        <w:rPr>
          <w:rFonts w:ascii="Times New Roman" w:eastAsia="宋体" w:hAnsi="Times New Roman" w:cs="Times New Roman" w:hint="eastAsia"/>
          <w:sz w:val="24"/>
          <w:szCs w:val="24"/>
        </w:rPr>
        <w:t>）</w:t>
      </w:r>
      <w:r w:rsidR="00DC04AB" w:rsidRPr="00B96E99">
        <w:rPr>
          <w:rFonts w:ascii="Times New Roman" w:eastAsia="宋体" w:hAnsi="Times New Roman" w:cs="Times New Roman"/>
          <w:sz w:val="24"/>
          <w:szCs w:val="24"/>
        </w:rPr>
        <w:t>来解决该问题，</w:t>
      </w:r>
      <w:r w:rsidR="00DC04AB" w:rsidRPr="00B96E99">
        <w:rPr>
          <w:rFonts w:ascii="Times New Roman" w:eastAsia="宋体" w:hAnsi="Times New Roman" w:cs="Times New Roman"/>
          <w:sz w:val="24"/>
          <w:szCs w:val="24"/>
        </w:rPr>
        <w:t>AFSA</w:t>
      </w:r>
      <w:r w:rsidR="00DC04AB" w:rsidRPr="00B96E99">
        <w:rPr>
          <w:rFonts w:ascii="Times New Roman" w:eastAsia="宋体" w:hAnsi="Times New Roman" w:cs="Times New Roman"/>
          <w:sz w:val="24"/>
          <w:szCs w:val="24"/>
        </w:rPr>
        <w:t>是人工智能中一种典型的行为程序，适合求解组合优化问题，寻找最优解。</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的目标函数如下所示：</w:t>
      </w:r>
    </w:p>
    <w:p w14:paraId="5C0736DD" w14:textId="7E2344FA" w:rsidR="00B94F8E" w:rsidRPr="00B96E99" w:rsidRDefault="00B94F8E" w:rsidP="00BF23D7">
      <w:pPr>
        <w:spacing w:line="360" w:lineRule="auto"/>
        <w:ind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max</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r>
              <w:rPr>
                <w:rFonts w:ascii="Cambria Math" w:eastAsia="宋体" w:hAnsi="Cambria Math" w:cs="Times New Roman"/>
                <w:sz w:val="24"/>
                <w:szCs w:val="24"/>
              </w:rPr>
              <m:t>,i∈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r>
              <w:rPr>
                <w:rFonts w:ascii="Cambria Math" w:eastAsia="宋体" w:hAnsi="Cambria Math" w:cs="Times New Roman"/>
                <w:sz w:val="24"/>
                <w:szCs w:val="24"/>
              </w:rPr>
              <m:t>,j∈[1,m]</m:t>
            </m:r>
          </m:e>
        </m:nary>
      </m:oMath>
      <w:r w:rsidR="00BF23D7">
        <w:rPr>
          <w:rFonts w:ascii="Times New Roman" w:eastAsia="宋体" w:hAnsi="Times New Roman" w:cs="Times New Roman" w:hint="eastAsia"/>
          <w:sz w:val="24"/>
          <w:szCs w:val="24"/>
        </w:rPr>
        <w:t xml:space="preserve">   (</w:t>
      </w:r>
      <w:r w:rsidR="00BF23D7">
        <w:rPr>
          <w:rFonts w:ascii="Times New Roman" w:eastAsia="宋体" w:hAnsi="Times New Roman" w:cs="Times New Roman"/>
          <w:sz w:val="24"/>
          <w:szCs w:val="24"/>
        </w:rPr>
        <w:t>2</w:t>
      </w:r>
      <w:r w:rsidR="00BF23D7">
        <w:rPr>
          <w:rFonts w:ascii="Times New Roman" w:eastAsia="宋体" w:hAnsi="Times New Roman" w:cs="Times New Roman" w:hint="eastAsia"/>
          <w:sz w:val="24"/>
          <w:szCs w:val="24"/>
        </w:rPr>
        <w:t>)</w:t>
      </w:r>
    </w:p>
    <w:p w14:paraId="1BD09E38" w14:textId="1BC64937" w:rsidR="00D6082B" w:rsidRPr="00B96E99" w:rsidRDefault="001E0117" w:rsidP="00BF23D7">
      <w:pPr>
        <w:spacing w:line="360" w:lineRule="auto"/>
        <w:ind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wei</m:t>
                </m:r>
              </m:e>
            </m:acc>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e>
        </m:box>
      </m:oMath>
      <w:r w:rsidR="00BF23D7">
        <w:rPr>
          <w:rFonts w:ascii="Times New Roman" w:eastAsia="宋体" w:hAnsi="Times New Roman" w:cs="Times New Roman" w:hint="eastAsia"/>
          <w:sz w:val="24"/>
          <w:szCs w:val="24"/>
        </w:rPr>
        <w:t xml:space="preserve">   (</w:t>
      </w:r>
      <w:r w:rsidR="00BF23D7">
        <w:rPr>
          <w:rFonts w:ascii="Times New Roman" w:eastAsia="宋体" w:hAnsi="Times New Roman" w:cs="Times New Roman"/>
          <w:sz w:val="24"/>
          <w:szCs w:val="24"/>
        </w:rPr>
        <w:t>3</w:t>
      </w:r>
      <w:r w:rsidR="00BF23D7">
        <w:rPr>
          <w:rFonts w:ascii="Times New Roman" w:eastAsia="宋体" w:hAnsi="Times New Roman" w:cs="Times New Roman" w:hint="eastAsia"/>
          <w:sz w:val="24"/>
          <w:szCs w:val="24"/>
        </w:rPr>
        <w:t>)</w:t>
      </w:r>
    </w:p>
    <w:p w14:paraId="2D528D55" w14:textId="77777777" w:rsidR="00D6082B" w:rsidRPr="00B96E99" w:rsidRDefault="00D6082B"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e>
              </m:nary>
            </m:e>
          </m:nary>
        </m:oMath>
      </m:oMathPara>
    </w:p>
    <w:p w14:paraId="5304B831" w14:textId="77777777" w:rsidR="006F7C79" w:rsidRPr="00B96E99" w:rsidRDefault="006F7C79"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≤1,i∈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e>
          </m:nary>
        </m:oMath>
      </m:oMathPara>
    </w:p>
    <w:p w14:paraId="771B001F" w14:textId="77777777" w:rsidR="006F7C79" w:rsidRPr="00B96E99" w:rsidRDefault="001E0117"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,i∈[1,n]</m:t>
          </m:r>
        </m:oMath>
      </m:oMathPara>
    </w:p>
    <w:p w14:paraId="61E09AAC" w14:textId="53D2B36A" w:rsidR="00F5021C" w:rsidRDefault="001E0117" w:rsidP="006F5215">
      <w:pPr>
        <w:spacing w:line="400" w:lineRule="exact"/>
        <w:ind w:firstLine="482"/>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是每个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5D72CB" w:rsidRPr="00B96E99">
        <w:rPr>
          <w:rFonts w:ascii="Times New Roman" w:eastAsia="宋体" w:hAnsi="Times New Roman" w:cs="Times New Roman"/>
          <w:sz w:val="24"/>
          <w:szCs w:val="24"/>
        </w:rPr>
        <w:t>MKP</w:t>
      </w:r>
      <w:r w:rsidR="005D72CB" w:rsidRPr="00B96E99">
        <w:rPr>
          <w:rFonts w:ascii="Times New Roman" w:eastAsia="宋体" w:hAnsi="Times New Roman" w:cs="Times New Roman"/>
          <w:sz w:val="24"/>
          <w:szCs w:val="24"/>
        </w:rPr>
        <w:t>模型的目标是最大化资源利用率，所以我们根据资源来定义</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的价值。我们用加权和来定义该价值，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hint="eastAsia"/>
                <w:sz w:val="24"/>
                <w:szCs w:val="24"/>
              </w:rPr>
              <m:t>wei</m:t>
            </m:r>
          </m:e>
        </m:acc>
        <m:r>
          <w:rPr>
            <w:rFonts w:ascii="Cambria Math" w:eastAsia="宋体" w:hAnsi="Cambria Math" w:cs="Times New Roman"/>
            <w:sz w:val="24"/>
            <w:szCs w:val="24"/>
          </w:rPr>
          <m:t>∙V[i]</m:t>
        </m:r>
      </m:oMath>
      <w:r w:rsidR="005D72CB" w:rsidRPr="00B96E99">
        <w:rPr>
          <w:rFonts w:ascii="Times New Roman" w:eastAsia="宋体" w:hAnsi="Times New Roman" w:cs="Times New Roman"/>
          <w:sz w:val="24"/>
          <w:szCs w:val="24"/>
        </w:rPr>
        <w:t>。在</w:t>
      </w:r>
      <w:r w:rsidR="005D72CB" w:rsidRPr="00B96E99">
        <w:rPr>
          <w:rFonts w:ascii="Times New Roman" w:eastAsia="宋体" w:hAnsi="Times New Roman" w:cs="Times New Roman"/>
          <w:sz w:val="24"/>
          <w:szCs w:val="24"/>
        </w:rPr>
        <w:t xml:space="preserve">Hadoop </w:t>
      </w:r>
      <w:r w:rsidR="005D72CB" w:rsidRPr="00B96E99">
        <w:rPr>
          <w:rFonts w:ascii="Times New Roman" w:eastAsia="宋体" w:hAnsi="Times New Roman" w:cs="Times New Roman"/>
          <w:sz w:val="24"/>
          <w:szCs w:val="24"/>
        </w:rPr>
        <w:t>中，</w:t>
      </w:r>
      <w:r w:rsidR="005D72CB" w:rsidRPr="00B96E99">
        <w:rPr>
          <w:rFonts w:ascii="Times New Roman" w:eastAsia="宋体" w:hAnsi="Times New Roman" w:cs="Times New Roman"/>
          <w:sz w:val="24"/>
          <w:szCs w:val="24"/>
        </w:rPr>
        <w:t xml:space="preserve">reduce task </w:t>
      </w:r>
      <w:r w:rsidR="005D72CB" w:rsidRPr="00B96E99">
        <w:rPr>
          <w:rFonts w:ascii="Times New Roman" w:eastAsia="宋体" w:hAnsi="Times New Roman" w:cs="Times New Roman"/>
          <w:sz w:val="24"/>
          <w:szCs w:val="24"/>
        </w:rPr>
        <w:t>会在</w:t>
      </w:r>
      <w:r w:rsidR="005D72CB" w:rsidRPr="00B96E99">
        <w:rPr>
          <w:rFonts w:ascii="Times New Roman" w:eastAsia="宋体" w:hAnsi="Times New Roman" w:cs="Times New Roman"/>
          <w:sz w:val="24"/>
          <w:szCs w:val="24"/>
        </w:rPr>
        <w:t>map task</w:t>
      </w:r>
      <w:r w:rsidR="005D72CB" w:rsidRPr="00B96E99">
        <w:rPr>
          <w:rFonts w:ascii="Times New Roman" w:eastAsia="宋体" w:hAnsi="Times New Roman" w:cs="Times New Roman"/>
          <w:sz w:val="24"/>
          <w:szCs w:val="24"/>
        </w:rPr>
        <w:t>没有结束前就开始运行，并一直占着资源，影响集群性能，所以我们对每个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定义一个常数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来区分</w:t>
      </w:r>
      <w:r w:rsidR="005D72CB" w:rsidRPr="00B96E99">
        <w:rPr>
          <w:rFonts w:ascii="Times New Roman" w:eastAsia="宋体" w:hAnsi="Times New Roman" w:cs="Times New Roman"/>
          <w:sz w:val="24"/>
          <w:szCs w:val="24"/>
        </w:rPr>
        <w:t>map</w:t>
      </w:r>
      <w:r w:rsidR="005D72CB" w:rsidRPr="00B96E99">
        <w:rPr>
          <w:rFonts w:ascii="Times New Roman" w:eastAsia="宋体" w:hAnsi="Times New Roman" w:cs="Times New Roman"/>
          <w:sz w:val="24"/>
          <w:szCs w:val="24"/>
        </w:rPr>
        <w:t>和</w:t>
      </w:r>
      <w:r w:rsidR="005D72CB" w:rsidRPr="00B96E99">
        <w:rPr>
          <w:rFonts w:ascii="Times New Roman" w:eastAsia="宋体" w:hAnsi="Times New Roman" w:cs="Times New Roman"/>
          <w:sz w:val="24"/>
          <w:szCs w:val="24"/>
        </w:rPr>
        <w:t>reduce</w:t>
      </w:r>
      <w:r w:rsidR="005D72CB" w:rsidRPr="00B96E99">
        <w:rPr>
          <w:rFonts w:ascii="Times New Roman" w:eastAsia="宋体" w:hAnsi="Times New Roman" w:cs="Times New Roman"/>
          <w:sz w:val="24"/>
          <w:szCs w:val="24"/>
        </w:rPr>
        <w:t>，同种类的</w:t>
      </w:r>
      <w:r w:rsidR="005D72CB" w:rsidRPr="00B96E99">
        <w:rPr>
          <w:rFonts w:ascii="Times New Roman" w:eastAsia="宋体" w:hAnsi="Times New Roman" w:cs="Times New Roman"/>
          <w:sz w:val="24"/>
          <w:szCs w:val="24"/>
        </w:rPr>
        <w:t xml:space="preserve">task </w:t>
      </w:r>
      <w:r w:rsidR="005D72CB" w:rsidRPr="00B96E99">
        <w:rPr>
          <w:rFonts w:ascii="Times New Roman" w:eastAsia="宋体" w:hAnsi="Times New Roman" w:cs="Times New Roman"/>
          <w:sz w:val="24"/>
          <w:szCs w:val="24"/>
        </w:rPr>
        <w:t>具有相同的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e>
        </m:nary>
      </m:oMath>
      <w:r w:rsidR="005D72CB" w:rsidRPr="00B96E99">
        <w:rPr>
          <w:rFonts w:ascii="Times New Roman" w:eastAsia="宋体" w:hAnsi="Times New Roman" w:cs="Times New Roman"/>
          <w:sz w:val="24"/>
          <w:szCs w:val="24"/>
        </w:rPr>
        <w:t>。该目标函数的值和资源利用率成正相关，值越大，资源利用率越高，因此作为</w:t>
      </w:r>
      <w:r w:rsidR="005D72CB" w:rsidRPr="00B96E99">
        <w:rPr>
          <w:rFonts w:ascii="Times New Roman" w:eastAsia="宋体" w:hAnsi="Times New Roman" w:cs="Times New Roman"/>
          <w:sz w:val="24"/>
          <w:szCs w:val="24"/>
        </w:rPr>
        <w:t xml:space="preserve">Memory </w:t>
      </w:r>
      <w:r w:rsidR="005D72CB" w:rsidRPr="00B96E99">
        <w:rPr>
          <w:rFonts w:ascii="Times New Roman" w:eastAsia="宋体" w:hAnsi="Times New Roman" w:cs="Times New Roman"/>
          <w:sz w:val="24"/>
          <w:szCs w:val="24"/>
        </w:rPr>
        <w:t>阶段的目标函数。</w:t>
      </w:r>
    </w:p>
    <w:p w14:paraId="009AAA9B" w14:textId="3B87E26D" w:rsidR="00A60207" w:rsidRPr="000E05C0" w:rsidRDefault="007B4DDA" w:rsidP="000E05C0">
      <w:pPr>
        <w:pStyle w:val="40"/>
      </w:pPr>
      <w:bookmarkStart w:id="160" w:name="_Toc450637060"/>
      <w:r>
        <w:rPr>
          <w:rFonts w:hint="eastAsia"/>
        </w:rPr>
        <w:t>2.3.3</w:t>
      </w:r>
      <w:r>
        <w:t>.2 Time-based</w:t>
      </w:r>
      <w:r>
        <w:rPr>
          <w:rFonts w:hint="eastAsia"/>
        </w:rPr>
        <w:t>目标函数设计</w:t>
      </w:r>
      <w:bookmarkEnd w:id="160"/>
    </w:p>
    <w:p w14:paraId="488FA1EC" w14:textId="0F7DF623" w:rsidR="00FE469D" w:rsidRPr="00B96E99" w:rsidRDefault="00FE469D" w:rsidP="00064B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是</w:t>
      </w:r>
      <w:r w:rsidR="002A0980">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调度器的另一个</w:t>
      </w:r>
      <w:r w:rsidR="002A0980">
        <w:rPr>
          <w:rFonts w:ascii="Times New Roman" w:eastAsia="宋体" w:hAnsi="Times New Roman" w:cs="Times New Roman" w:hint="eastAsia"/>
          <w:sz w:val="24"/>
          <w:szCs w:val="24"/>
        </w:rPr>
        <w:t>考虑方面</w:t>
      </w:r>
      <w:r w:rsidRPr="00B96E99">
        <w:rPr>
          <w:rFonts w:ascii="Times New Roman" w:eastAsia="宋体" w:hAnsi="Times New Roman" w:cs="Times New Roman"/>
          <w:sz w:val="24"/>
          <w:szCs w:val="24"/>
        </w:rPr>
        <w:t>，目标在于最大化的减少</w:t>
      </w:r>
      <w:r w:rsidRPr="00B96E99">
        <w:rPr>
          <w:rFonts w:ascii="Times New Roman" w:eastAsia="宋体" w:hAnsi="Times New Roman" w:cs="Times New Roman"/>
          <w:sz w:val="24"/>
          <w:szCs w:val="24"/>
        </w:rPr>
        <w:t>job</w:t>
      </w:r>
      <w:r w:rsidR="00E16955">
        <w:rPr>
          <w:rFonts w:ascii="Times New Roman" w:eastAsia="宋体" w:hAnsi="Times New Roman" w:cs="Times New Roman" w:hint="eastAsia"/>
          <w:sz w:val="24"/>
          <w:szCs w:val="24"/>
        </w:rPr>
        <w:t>s</w:t>
      </w:r>
      <w:r w:rsidR="00E16955">
        <w:rPr>
          <w:rFonts w:ascii="Times New Roman" w:eastAsia="宋体" w:hAnsi="Times New Roman" w:cs="Times New Roman" w:hint="eastAsia"/>
          <w:sz w:val="24"/>
          <w:szCs w:val="24"/>
        </w:rPr>
        <w:t>整体</w:t>
      </w:r>
      <w:r w:rsidRPr="00B96E99">
        <w:rPr>
          <w:rFonts w:ascii="Times New Roman" w:eastAsia="宋体" w:hAnsi="Times New Roman" w:cs="Times New Roman"/>
          <w:sz w:val="24"/>
          <w:szCs w:val="24"/>
        </w:rPr>
        <w:t>运行时间。现在考虑下面两种情况：</w:t>
      </w:r>
    </w:p>
    <w:p w14:paraId="4943BB9E"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滞留在内存中，影响内存利用率。</w:t>
      </w:r>
    </w:p>
    <w:p w14:paraId="46817C62"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两个同种类的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运行不同的时间。</w:t>
      </w:r>
    </w:p>
    <w:p w14:paraId="708D893A" w14:textId="48E19C81" w:rsidR="00D05F7C" w:rsidRDefault="00D05F7C" w:rsidP="00DB2B5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在第一种情况下，过早的启动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将会影响系统性能，所以我们定义</w:t>
      </w:r>
      <w:r w:rsidRPr="00B96E99">
        <w:rPr>
          <w:rFonts w:ascii="Times New Roman" w:eastAsia="宋体" w:hAnsi="Times New Roman" w:cs="Times New Roman"/>
          <w:sz w:val="24"/>
          <w:szCs w:val="24"/>
        </w:rPr>
        <w:lastRenderedPageBreak/>
        <w:t>一些原则来寻找最佳的启动时间。而在第二种情况下，相同种类的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理论上运行相同的时间，但是我们不能准确预测</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的运行时间。在</w:t>
      </w:r>
      <w:r w:rsidR="00064BE9">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中，我们使用理论的模型，假设同种类的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运行相同的时间，因此我们保存已经运行完成的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的时间来预测同种类还没运行的其他</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。我们命名第一种情况为</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，第二种情况为</w:t>
      </w:r>
      <w:r w:rsidRPr="00B96E99">
        <w:rPr>
          <w:rFonts w:ascii="Times New Roman" w:eastAsia="宋体" w:hAnsi="Times New Roman" w:cs="Times New Roman"/>
          <w:sz w:val="24"/>
          <w:szCs w:val="24"/>
        </w:rPr>
        <w:t>“Adaptive”</w:t>
      </w:r>
      <w:r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r>
          <w:rPr>
            <w:rFonts w:ascii="Cambria Math" w:eastAsia="宋体" w:hAnsi="Cambria Math" w:cs="Times New Roman"/>
            <w:sz w:val="24"/>
            <w:szCs w:val="24"/>
          </w:rPr>
          <m:t>=a∙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+b∙</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在该公式中</w:t>
      </w:r>
      <w:r w:rsidR="00DB2B57">
        <w:rPr>
          <w:rFonts w:ascii="Times New Roman" w:eastAsia="宋体" w:hAnsi="Times New Roman" w:cs="Times New Roman"/>
          <w:sz w:val="24"/>
          <w:szCs w:val="24"/>
        </w:rPr>
        <w:t>a,b</w:t>
      </w:r>
      <w:r w:rsidRPr="00B96E99">
        <w:rPr>
          <w:rFonts w:ascii="Times New Roman" w:eastAsia="宋体" w:hAnsi="Times New Roman" w:cs="Times New Roman"/>
          <w:sz w:val="24"/>
          <w:szCs w:val="24"/>
        </w:rPr>
        <w:t>为权重，代表目标函数注重哪个方面。在</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中，同一个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将在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之前运行；而</w:t>
      </w:r>
      <w:r w:rsidRPr="00B96E99">
        <w:rPr>
          <w:rFonts w:ascii="Times New Roman" w:eastAsia="宋体" w:hAnsi="Times New Roman" w:cs="Times New Roman"/>
          <w:sz w:val="24"/>
          <w:szCs w:val="24"/>
        </w:rPr>
        <w:t xml:space="preserve">“Adaptive” </w:t>
      </w:r>
      <w:r w:rsidRPr="00B96E99">
        <w:rPr>
          <w:rFonts w:ascii="Times New Roman" w:eastAsia="宋体" w:hAnsi="Times New Roman" w:cs="Times New Roman"/>
          <w:sz w:val="24"/>
          <w:szCs w:val="24"/>
        </w:rPr>
        <w:t>中，虽然不一定会提高效率，但会首先运行短的任务。</w:t>
      </w:r>
    </w:p>
    <w:p w14:paraId="123DE712" w14:textId="3F532F7A" w:rsidR="009C7B4D" w:rsidRPr="00B96E99" w:rsidRDefault="009C7B4D" w:rsidP="009C7B4D">
      <w:pPr>
        <w:pStyle w:val="50"/>
      </w:pPr>
      <w:r>
        <w:rPr>
          <w:rFonts w:hint="eastAsia"/>
        </w:rPr>
        <w:t>2.3.3.</w:t>
      </w:r>
      <w:r>
        <w:t>2.1 D</w:t>
      </w:r>
      <w:r>
        <w:rPr>
          <w:rFonts w:hint="eastAsia"/>
        </w:rPr>
        <w:t>ependency</w:t>
      </w:r>
      <w:r>
        <w:rPr>
          <w:rFonts w:hint="eastAsia"/>
        </w:rPr>
        <w:t>分析</w:t>
      </w:r>
    </w:p>
    <w:p w14:paraId="39CCE37E" w14:textId="31996484" w:rsidR="001762CF" w:rsidRPr="00B96E99" w:rsidRDefault="001762CF" w:rsidP="00801F6E">
      <w:pPr>
        <w:spacing w:line="400" w:lineRule="atLeas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会在</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结束运行之前就运行，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会一直占着资源，直到所有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运行完毕</w:t>
      </w:r>
      <w:r w:rsidR="00AE19F7">
        <w:rPr>
          <w:rFonts w:ascii="Times New Roman" w:eastAsia="宋体" w:hAnsi="Times New Roman" w:cs="Times New Roman"/>
          <w:sz w:val="24"/>
          <w:szCs w:val="24"/>
        </w:rPr>
        <w:t>。在</w:t>
      </w:r>
      <w:r w:rsidRPr="00B96E99">
        <w:rPr>
          <w:rFonts w:ascii="Times New Roman" w:eastAsia="宋体" w:hAnsi="Times New Roman" w:cs="Times New Roman"/>
          <w:sz w:val="24"/>
          <w:szCs w:val="24"/>
        </w:rPr>
        <w:t>文章</w:t>
      </w:r>
      <w:r w:rsidR="00197645" w:rsidRPr="00B96E99">
        <w:rPr>
          <w:rFonts w:ascii="Times New Roman" w:eastAsia="宋体" w:hAnsi="Times New Roman" w:cs="Times New Roman"/>
          <w:sz w:val="24"/>
          <w:szCs w:val="24"/>
        </w:rPr>
        <w:t>[19-22]</w:t>
      </w:r>
      <w:r w:rsidRPr="00B96E99">
        <w:rPr>
          <w:rFonts w:ascii="Times New Roman" w:eastAsia="宋体" w:hAnsi="Times New Roman" w:cs="Times New Roman"/>
          <w:sz w:val="24"/>
          <w:szCs w:val="24"/>
        </w:rPr>
        <w:t>中，使用了</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的依赖关系</w:t>
      </w:r>
      <w:r w:rsidR="002F65F1">
        <w:rPr>
          <w:rFonts w:ascii="Times New Roman" w:eastAsia="宋体" w:hAnsi="Times New Roman" w:cs="Times New Roman" w:hint="eastAsia"/>
          <w:sz w:val="24"/>
          <w:szCs w:val="24"/>
        </w:rPr>
        <w:t>来提高性能</w:t>
      </w:r>
      <w:r w:rsidRPr="00B96E99">
        <w:rPr>
          <w:rFonts w:ascii="Times New Roman" w:eastAsia="宋体" w:hAnsi="Times New Roman" w:cs="Times New Roman"/>
          <w:sz w:val="24"/>
          <w:szCs w:val="24"/>
        </w:rPr>
        <w:t>，但是他们解决方法不能直接应用到我们的问题中。从源码的角度来看，</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的概念，但是按照上面所说，</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提交的不同</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的资源请求的优先级不同，因此我们通过优先级来确定</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之间的依赖关系。针对依赖关系问题，我们设计了以下几种情况：</w:t>
      </w:r>
    </w:p>
    <w:p w14:paraId="622AAD69" w14:textId="77777777" w:rsidR="00C8384F" w:rsidRPr="00C8384F" w:rsidRDefault="00FC4922"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数组</w:t>
      </w:r>
      <w:r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中含有</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，这些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会被首先运行。因为</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任务会负责整个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的生命周期，所以我们定义</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为一个较大的常数：</w:t>
      </w:r>
    </w:p>
    <w:p w14:paraId="04403DA2" w14:textId="349DE707" w:rsidR="00FC4922" w:rsidRPr="00B96E99" w:rsidRDefault="001E0117" w:rsidP="00C8384F">
      <w:pPr>
        <w:spacing w:line="400" w:lineRule="exact"/>
        <w:ind w:firstLineChars="200" w:firstLine="480"/>
        <w:jc w:val="center"/>
        <w:rPr>
          <w:rFonts w:ascii="Times New Roman" w:eastAsia="宋体" w:hAnsi="Times New Roman" w:cs="Times New Roman" w:hint="eastAsia"/>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am</m:t>
            </m:r>
          </m:sup>
        </m:sSubSup>
        <m:r>
          <w:rPr>
            <w:rFonts w:ascii="Cambria Math" w:eastAsia="宋体" w:hAnsi="Cambria Math" w:cs="Times New Roman"/>
            <w:sz w:val="24"/>
            <w:szCs w:val="24"/>
          </w:rPr>
          <m:t>=ξ</m:t>
        </m:r>
      </m:oMath>
      <w:r w:rsidR="00C8384F">
        <w:rPr>
          <w:rFonts w:ascii="Times New Roman" w:eastAsia="宋体" w:hAnsi="Times New Roman" w:cs="Times New Roman"/>
          <w:sz w:val="24"/>
          <w:szCs w:val="24"/>
        </w:rPr>
        <w:t xml:space="preserve">   </w:t>
      </w:r>
      <w:r w:rsidR="00C8384F">
        <w:rPr>
          <w:rFonts w:ascii="Times New Roman" w:eastAsia="宋体" w:hAnsi="Times New Roman" w:cs="Times New Roman" w:hint="eastAsia"/>
          <w:sz w:val="24"/>
          <w:szCs w:val="24"/>
        </w:rPr>
        <w:t>(</w:t>
      </w:r>
      <w:r w:rsidR="00C8384F">
        <w:rPr>
          <w:rFonts w:ascii="Times New Roman" w:eastAsia="宋体" w:hAnsi="Times New Roman" w:cs="Times New Roman"/>
          <w:sz w:val="24"/>
          <w:szCs w:val="24"/>
        </w:rPr>
        <w:t>4</w:t>
      </w:r>
      <w:r w:rsidR="00C8384F">
        <w:rPr>
          <w:rFonts w:ascii="Times New Roman" w:eastAsia="宋体" w:hAnsi="Times New Roman" w:cs="Times New Roman" w:hint="eastAsia"/>
          <w:sz w:val="24"/>
          <w:szCs w:val="24"/>
        </w:rPr>
        <w:t>)</w:t>
      </w:r>
    </w:p>
    <w:p w14:paraId="34652FEF" w14:textId="77777777" w:rsidR="00C8384F" w:rsidRPr="00C8384F"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中已经运行了更多的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，那么更适合先运行该</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剩余的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此外，当这个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需要更多的资源时，先运行</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将会提高资源利用率。因此，</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为：</w:t>
      </w:r>
    </w:p>
    <w:p w14:paraId="2F891B29" w14:textId="7210F594" w:rsidR="002D7830" w:rsidRPr="00B96E99" w:rsidRDefault="001E0117" w:rsidP="00C8384F">
      <w:pPr>
        <w:spacing w:line="400" w:lineRule="exact"/>
        <w:ind w:firstLineChars="200" w:firstLine="480"/>
        <w:jc w:val="center"/>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T</m:t>
                </m:r>
              </m:e>
              <m:sup>
                <m:r>
                  <w:rPr>
                    <w:rFonts w:ascii="Cambria Math" w:eastAsia="宋体" w:hAnsi="Cambria Math" w:cs="Times New Roman"/>
                    <w:sz w:val="24"/>
                    <w:szCs w:val="24"/>
                  </w:rPr>
                  <m:t>m</m:t>
                </m:r>
              </m:sup>
            </m:sSup>
            <m:r>
              <w:rPr>
                <w:rFonts w:ascii="Cambria Math" w:eastAsia="宋体" w:hAnsi="Cambria Math" w:cs="Times New Roman"/>
                <w:sz w:val="24"/>
                <w:szCs w:val="24"/>
              </w:rPr>
              <m:t>)</m:t>
            </m:r>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oMath>
      <w:r w:rsidR="00C8384F">
        <w:rPr>
          <w:rFonts w:ascii="Times New Roman" w:eastAsia="宋体" w:hAnsi="Times New Roman" w:cs="Times New Roman" w:hint="eastAsia"/>
          <w:sz w:val="24"/>
          <w:szCs w:val="24"/>
        </w:rPr>
        <w:t xml:space="preserve">   (</w:t>
      </w:r>
      <w:r w:rsidR="00C8384F">
        <w:rPr>
          <w:rFonts w:ascii="Times New Roman" w:eastAsia="宋体" w:hAnsi="Times New Roman" w:cs="Times New Roman"/>
          <w:sz w:val="24"/>
          <w:szCs w:val="24"/>
        </w:rPr>
        <w:t>5</w:t>
      </w:r>
      <w:r w:rsidR="00C8384F">
        <w:rPr>
          <w:rFonts w:ascii="Times New Roman" w:eastAsia="宋体" w:hAnsi="Times New Roman" w:cs="Times New Roman" w:hint="eastAsia"/>
          <w:sz w:val="24"/>
          <w:szCs w:val="24"/>
        </w:rPr>
        <w:t>)</w:t>
      </w:r>
    </w:p>
    <w:p w14:paraId="290B7621" w14:textId="77777777" w:rsidR="00926938" w:rsidRPr="00926938"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几乎运行完了所有的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，那这个时候就适合运行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来收集数据。这个规则是针对于同一个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的紧急性，上两个规则针对的是不同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的优先级。因此</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定义为：</w:t>
      </w:r>
    </w:p>
    <w:p w14:paraId="39E3CD49" w14:textId="02A80626" w:rsidR="002D7830" w:rsidRPr="00B96E99" w:rsidRDefault="001E0117" w:rsidP="00926938">
      <w:pPr>
        <w:spacing w:line="400" w:lineRule="exact"/>
        <w:ind w:firstLineChars="200" w:firstLine="480"/>
        <w:jc w:val="center"/>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num>
          <m:den>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den>
        </m:f>
        <m:r>
          <w:rPr>
            <w:rFonts w:ascii="Cambria Math" w:eastAsia="宋体" w:hAnsi="Cambria Math" w:cs="Times New Roman"/>
            <w:sz w:val="24"/>
            <w:szCs w:val="24"/>
          </w:rPr>
          <m:t>)</m:t>
        </m:r>
      </m:oMath>
      <w:r w:rsidR="00926938">
        <w:rPr>
          <w:rFonts w:ascii="Times New Roman" w:eastAsia="宋体" w:hAnsi="Times New Roman" w:cs="Times New Roman" w:hint="eastAsia"/>
          <w:sz w:val="24"/>
          <w:szCs w:val="24"/>
        </w:rPr>
        <w:t xml:space="preserve">   (</w:t>
      </w:r>
      <w:r w:rsidR="00926938">
        <w:rPr>
          <w:rFonts w:ascii="Times New Roman" w:eastAsia="宋体" w:hAnsi="Times New Roman" w:cs="Times New Roman"/>
          <w:sz w:val="24"/>
          <w:szCs w:val="24"/>
        </w:rPr>
        <w:t>6</w:t>
      </w:r>
      <w:r w:rsidR="00926938">
        <w:rPr>
          <w:rFonts w:ascii="Times New Roman" w:eastAsia="宋体" w:hAnsi="Times New Roman" w:cs="Times New Roman" w:hint="eastAsia"/>
          <w:sz w:val="24"/>
          <w:szCs w:val="24"/>
        </w:rPr>
        <w:t>)</w:t>
      </w:r>
    </w:p>
    <w:p w14:paraId="734737BE" w14:textId="665822F7" w:rsidR="00AD798B" w:rsidRDefault="00AD798B"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在这里，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313E4B"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中已经被分配的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的数目；而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779E6" w:rsidRPr="00B96E99">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oMath>
      <w:r w:rsidRPr="00B96E99">
        <w:rPr>
          <w:rFonts w:ascii="Times New Roman" w:eastAsia="宋体" w:hAnsi="Times New Roman" w:cs="Times New Roman"/>
          <w:sz w:val="24"/>
          <w:szCs w:val="24"/>
        </w:rPr>
        <w:t>显示了</w:t>
      </w:r>
      <w:r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的数目；最后</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061D5F"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中正在运行的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数目。所以针对</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的目</w:t>
      </w:r>
      <w:r w:rsidRPr="00B96E99">
        <w:rPr>
          <w:rFonts w:ascii="Times New Roman" w:eastAsia="宋体" w:hAnsi="Times New Roman" w:cs="Times New Roman"/>
          <w:sz w:val="24"/>
          <w:szCs w:val="24"/>
        </w:rPr>
        <w:lastRenderedPageBreak/>
        <w:t>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m:t>
        </m:r>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P</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w:t>
      </w:r>
      <w:r w:rsidRPr="00B96E99">
        <w:rPr>
          <w:rFonts w:ascii="Times New Roman" w:eastAsia="宋体" w:hAnsi="Times New Roman" w:cs="Times New Roman"/>
          <w:sz w:val="24"/>
          <w:szCs w:val="24"/>
        </w:rPr>
        <w:t>代表被分配在节点上的所有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的集合。通过该</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目标函数，</w:t>
      </w:r>
      <w:r w:rsidR="002B4984">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可以得到符合所有规则的最优</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，这样就缩短了整个集群的运行时间。</w:t>
      </w:r>
    </w:p>
    <w:p w14:paraId="0E326625" w14:textId="1EA8D558" w:rsidR="00D115B9" w:rsidRPr="00B96E99" w:rsidRDefault="00213263">
      <w:pPr>
        <w:pStyle w:val="50"/>
        <w:pPrChange w:id="161" w:author="JieTang" w:date="2016-05-02T20:12:00Z">
          <w:pPr>
            <w:pStyle w:val="30"/>
          </w:pPr>
        </w:pPrChange>
      </w:pPr>
      <w:r>
        <w:rPr>
          <w:rFonts w:hint="eastAsia"/>
        </w:rPr>
        <w:t>2.3.3.2.2 Ada</w:t>
      </w:r>
      <w:r>
        <w:t>ptive</w:t>
      </w:r>
      <w:r>
        <w:rPr>
          <w:rFonts w:hint="eastAsia"/>
        </w:rPr>
        <w:t>分析</w:t>
      </w:r>
    </w:p>
    <w:p w14:paraId="3E853F21" w14:textId="77777777" w:rsidR="006E0243" w:rsidRPr="00B96E99" w:rsidRDefault="006E0243" w:rsidP="003E2ED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集群运行过程中，会出现各种各样的问题，例如，同种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的运行时间不一致。本文抽象出一个装箱问题来尽量减少整体运行时间。首先，本文假设整个集群只有一个节点，这个节点就相当于一个箱子，而所有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则相当于物品。假设所有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的运行时间是一样的，当集群运行时，调度器分配尽量多的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运行一样的时间，这时集群又空了，调度器再次分配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到集群中，这样依次运行，直到所有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运行完毕。我们假想每次集群运行一波</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当成使用了一个箱子，所以要使运行时间越短就是箱子越少，这就是装箱问题，示意图如下图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所示。</w:t>
      </w:r>
    </w:p>
    <w:p w14:paraId="18D3BCD7" w14:textId="77777777" w:rsidR="006E0243" w:rsidRPr="00B96E99" w:rsidRDefault="006E0243" w:rsidP="006E024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169C0" wp14:editId="4994269A">
            <wp:extent cx="4198925" cy="2046381"/>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6961" cy="2069792"/>
                    </a:xfrm>
                    <a:prstGeom prst="rect">
                      <a:avLst/>
                    </a:prstGeom>
                  </pic:spPr>
                </pic:pic>
              </a:graphicData>
            </a:graphic>
          </wp:inline>
        </w:drawing>
      </w:r>
    </w:p>
    <w:p w14:paraId="0E005482" w14:textId="77777777" w:rsidR="006E0243" w:rsidRPr="00B96E99" w:rsidRDefault="006E0243" w:rsidP="006E024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装箱问题</w:t>
      </w:r>
    </w:p>
    <w:p w14:paraId="3DB6AEE2" w14:textId="77777777" w:rsidR="00F62E72" w:rsidRPr="00B96E99" w:rsidRDefault="00F62E72" w:rsidP="008F6E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装箱问题是一个理想的模型，在同种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运行时间大致相同的情况下，该模型会很有效；在糟糕的情况下也不会降低性能。装箱问题的目标函数如下所示，其中</w:t>
      </w:r>
      <w:r w:rsidR="008D1969" w:rsidRPr="00B96E99">
        <w:rPr>
          <w:rFonts w:ascii="Times New Roman" w:eastAsia="宋体" w:hAnsi="Times New Roman" w:cs="Times New Roman"/>
          <w:sz w:val="24"/>
          <w:szCs w:val="24"/>
        </w:rPr>
        <w:t>A</w:t>
      </w:r>
      <w:r w:rsidRPr="00B96E99">
        <w:rPr>
          <w:rFonts w:ascii="Times New Roman" w:eastAsia="宋体" w:hAnsi="Times New Roman" w:cs="Times New Roman"/>
          <w:sz w:val="24"/>
          <w:szCs w:val="24"/>
        </w:rPr>
        <w:t>代表分配在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中的所有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p>
    <w:p w14:paraId="245FDBA9" w14:textId="540044D0" w:rsidR="008D1969" w:rsidRPr="00B96E99" w:rsidRDefault="008D1969" w:rsidP="003E2EDF">
      <w:pPr>
        <w:spacing w:line="360" w:lineRule="auto"/>
        <w:ind w:firstLineChars="200"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MinB</m:t>
        </m:r>
      </m:oMath>
      <w:r w:rsidR="003E2EDF">
        <w:rPr>
          <w:rFonts w:ascii="Times New Roman" w:eastAsia="宋体" w:hAnsi="Times New Roman" w:cs="Times New Roman" w:hint="eastAsia"/>
          <w:sz w:val="24"/>
          <w:szCs w:val="24"/>
        </w:rPr>
        <w:t xml:space="preserve"> </w:t>
      </w:r>
      <w:r w:rsidR="004016D3">
        <w:rPr>
          <w:rFonts w:ascii="Times New Roman" w:eastAsia="宋体" w:hAnsi="Times New Roman" w:cs="Times New Roman"/>
          <w:sz w:val="24"/>
          <w:szCs w:val="24"/>
        </w:rPr>
        <w:t xml:space="preserve">  </w:t>
      </w:r>
      <w:r w:rsidR="003E2EDF">
        <w:rPr>
          <w:rFonts w:ascii="Times New Roman" w:eastAsia="宋体" w:hAnsi="Times New Roman" w:cs="Times New Roman" w:hint="eastAsia"/>
          <w:sz w:val="24"/>
          <w:szCs w:val="24"/>
        </w:rPr>
        <w:t>(</w:t>
      </w:r>
      <w:r w:rsidR="004016D3">
        <w:rPr>
          <w:rFonts w:ascii="Times New Roman" w:eastAsia="宋体" w:hAnsi="Times New Roman" w:cs="Times New Roman"/>
          <w:sz w:val="24"/>
          <w:szCs w:val="24"/>
        </w:rPr>
        <w:t>7</w:t>
      </w:r>
      <w:r w:rsidR="003E2EDF">
        <w:rPr>
          <w:rFonts w:ascii="Times New Roman" w:eastAsia="宋体" w:hAnsi="Times New Roman" w:cs="Times New Roman" w:hint="eastAsia"/>
          <w:sz w:val="24"/>
          <w:szCs w:val="24"/>
        </w:rPr>
        <w:t>)</w:t>
      </w:r>
    </w:p>
    <w:p w14:paraId="0C7AA7C8" w14:textId="2E147AD8" w:rsidR="008D1969" w:rsidRPr="006F24DF" w:rsidRDefault="008D1969" w:rsidP="005524B3">
      <w:pPr>
        <w:spacing w:line="360" w:lineRule="auto"/>
        <w:ind w:firstLineChars="200" w:firstLine="480"/>
        <w:rPr>
          <w:rFonts w:ascii="Times New Roman" w:eastAsia="宋体" w:hAnsi="Times New Roman" w:cs="Times New Roman"/>
          <w:color w:val="FF0000"/>
          <w:sz w:val="24"/>
          <w:szCs w:val="24"/>
          <w:rPrChange w:id="162" w:author="JieTang" w:date="2016-05-02T20:13:00Z">
            <w:rPr>
              <w:rFonts w:ascii="Times New Roman" w:eastAsia="宋体" w:hAnsi="Times New Roman" w:cs="Times New Roman"/>
              <w:sz w:val="24"/>
              <w:szCs w:val="24"/>
            </w:rPr>
          </w:rPrChange>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,i∈A,j∈S</m:t>
              </m:r>
            </m:e>
          </m:nary>
        </m:oMath>
      </m:oMathPara>
    </w:p>
    <w:p w14:paraId="58835EC6" w14:textId="28A4D2B4" w:rsidR="005524B3" w:rsidRPr="00B96E99" w:rsidRDefault="008F6E0A" w:rsidP="008F6E0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在装箱问题中，一个重</w:t>
      </w:r>
      <w:r>
        <w:rPr>
          <w:rFonts w:ascii="Times New Roman" w:eastAsia="宋体" w:hAnsi="Times New Roman" w:cs="Times New Roman" w:hint="eastAsia"/>
          <w:sz w:val="24"/>
          <w:szCs w:val="24"/>
        </w:rPr>
        <w:t>要</w:t>
      </w:r>
      <w:r w:rsidR="005524B3" w:rsidRPr="00B96E99">
        <w:rPr>
          <w:rFonts w:ascii="Times New Roman" w:eastAsia="宋体" w:hAnsi="Times New Roman" w:cs="Times New Roman"/>
          <w:sz w:val="24"/>
          <w:szCs w:val="24"/>
        </w:rPr>
        <w:t>因素是</w:t>
      </w:r>
      <w:r w:rsidR="005524B3" w:rsidRPr="00B96E99">
        <w:rPr>
          <w:rFonts w:ascii="Times New Roman" w:eastAsia="宋体" w:hAnsi="Times New Roman" w:cs="Times New Roman"/>
          <w:sz w:val="24"/>
          <w:szCs w:val="24"/>
        </w:rPr>
        <w:t>tasks</w:t>
      </w:r>
      <w:r w:rsidR="005524B3" w:rsidRPr="00B96E99">
        <w:rPr>
          <w:rFonts w:ascii="Times New Roman" w:eastAsia="宋体" w:hAnsi="Times New Roman" w:cs="Times New Roman"/>
          <w:sz w:val="24"/>
          <w:szCs w:val="24"/>
        </w:rPr>
        <w:t>的运行时间，我们设置</w:t>
      </w:r>
      <m:oMath>
        <m:r>
          <m:rPr>
            <m:sty m:val="p"/>
          </m:rPr>
          <w:rPr>
            <w:rFonts w:ascii="Cambria Math" w:eastAsia="宋体" w:hAnsi="Cambria Math" w:cs="Times New Roman"/>
            <w:sz w:val="24"/>
            <w:szCs w:val="24"/>
          </w:rPr>
          <m:t>Φ</m:t>
        </m:r>
      </m:oMath>
      <w:r w:rsidR="005524B3" w:rsidRPr="00B96E99">
        <w:rPr>
          <w:rFonts w:ascii="Times New Roman" w:eastAsia="宋体" w:hAnsi="Times New Roman" w:cs="Times New Roman"/>
          <w:sz w:val="24"/>
          <w:szCs w:val="24"/>
        </w:rPr>
        <w:t>来表示运行时间。该参数的求解如下所示：</w:t>
      </w:r>
    </w:p>
    <w:p w14:paraId="42D7B7D5" w14:textId="77777777" w:rsidR="005524B3" w:rsidRPr="00B96E99" w:rsidRDefault="005524B3"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当集群才启动时，所有的</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都初始化为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。当一些</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运行完毕后，其他同种类的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将会被设置为已经结束的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的运行时间值。</w:t>
      </w:r>
    </w:p>
    <w:p w14:paraId="68B4416A" w14:textId="77777777" w:rsidR="00D270D0" w:rsidRPr="00B96E99" w:rsidRDefault="00D270D0"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在同一个节点上，所有分配在该节点上的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都会并行运行，所以该节点上的装箱问题只要考虑最大的那个</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w:t>
      </w:r>
    </w:p>
    <w:p w14:paraId="663E73F2" w14:textId="77777777" w:rsidR="00D270D0" w:rsidRPr="00B96E99" w:rsidRDefault="00D270D0" w:rsidP="00EB14AE">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在不同的节点上，运行在上面的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也是并行的，这里我们简单的考虑用叠加值来代表整个集群的装箱问题，即</w:t>
      </w:r>
      <m:oMath>
        <m:nary>
          <m:naryPr>
            <m:chr m:val="∑"/>
            <m:limLoc m:val="undOvr"/>
            <m:subHide m:val="1"/>
            <m:supHide m:val="1"/>
            <m:ctrlPr>
              <w:rPr>
                <w:rFonts w:ascii="Cambria Math" w:eastAsia="宋体" w:hAnsi="Cambria Math" w:cs="Times New Roman"/>
                <w:sz w:val="24"/>
                <w:szCs w:val="24"/>
              </w:rPr>
            </m:ctrlPr>
          </m:naryPr>
          <m:sub/>
          <m:sup/>
          <m:e>
            <m:r>
              <m:rPr>
                <m:sty m:val="p"/>
              </m:rPr>
              <w:rPr>
                <w:rFonts w:ascii="Cambria Math" w:eastAsia="宋体" w:hAnsi="Cambria Math" w:cs="Times New Roman"/>
                <w:sz w:val="24"/>
                <w:szCs w:val="24"/>
              </w:rPr>
              <m:t>Φ</m:t>
            </m:r>
          </m:e>
        </m:nary>
      </m:oMath>
      <w:r w:rsidRPr="00B96E99">
        <w:rPr>
          <w:rFonts w:ascii="Times New Roman" w:eastAsia="宋体" w:hAnsi="Times New Roman" w:cs="Times New Roman"/>
          <w:sz w:val="24"/>
          <w:szCs w:val="24"/>
        </w:rPr>
        <w:t>。</w:t>
      </w:r>
    </w:p>
    <w:p w14:paraId="04F2EF19" w14:textId="77777777" w:rsidR="00AC6A85" w:rsidRPr="00B96E99" w:rsidRDefault="00AC6A85" w:rsidP="00EB14AE">
      <w:pPr>
        <w:spacing w:line="400" w:lineRule="exact"/>
        <w:ind w:left="480"/>
        <w:rPr>
          <w:rFonts w:ascii="Times New Roman" w:eastAsia="宋体" w:hAnsi="Times New Roman" w:cs="Times New Roman"/>
          <w:sz w:val="24"/>
          <w:szCs w:val="24"/>
        </w:rPr>
      </w:pPr>
      <w:r w:rsidRPr="00B96E99">
        <w:rPr>
          <w:rFonts w:ascii="Times New Roman" w:eastAsia="宋体" w:hAnsi="Times New Roman" w:cs="Times New Roman"/>
          <w:sz w:val="24"/>
          <w:szCs w:val="24"/>
        </w:rPr>
        <w:t>综合多方面的因素，该阶段的目标函数为：</w:t>
      </w:r>
    </w:p>
    <w:p w14:paraId="76CB3FEF" w14:textId="5D4E504A" w:rsidR="00E17B59" w:rsidRPr="00B96E99" w:rsidRDefault="001E0117" w:rsidP="00EB14AE">
      <w:pPr>
        <w:spacing w:line="360" w:lineRule="auto"/>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r>
              <w:rPr>
                <w:rFonts w:ascii="Cambria Math" w:eastAsia="宋体" w:hAnsi="Cambria Math" w:cs="Times New Roman"/>
                <w:sz w:val="24"/>
                <w:szCs w:val="24"/>
              </w:rPr>
              <m:t>max</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e>
        </m:nary>
      </m:oMath>
      <w:r w:rsidR="00EB14AE">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EB14AE">
        <w:rPr>
          <w:rFonts w:ascii="Times New Roman" w:eastAsia="宋体" w:hAnsi="Times New Roman" w:cs="Times New Roman" w:hint="eastAsia"/>
          <w:sz w:val="24"/>
          <w:szCs w:val="24"/>
        </w:rPr>
        <w:t>(</w:t>
      </w:r>
      <w:r w:rsidR="004016D3">
        <w:rPr>
          <w:rFonts w:ascii="Times New Roman" w:eastAsia="宋体" w:hAnsi="Times New Roman" w:cs="Times New Roman"/>
          <w:sz w:val="24"/>
          <w:szCs w:val="24"/>
        </w:rPr>
        <w:t>8</w:t>
      </w:r>
      <w:r w:rsidR="00EB14AE">
        <w:rPr>
          <w:rFonts w:ascii="Times New Roman" w:eastAsia="宋体" w:hAnsi="Times New Roman" w:cs="Times New Roman" w:hint="eastAsia"/>
          <w:sz w:val="24"/>
          <w:szCs w:val="24"/>
        </w:rPr>
        <w:t>)</w:t>
      </w:r>
    </w:p>
    <w:p w14:paraId="6E60BA51" w14:textId="3EB4C7A3" w:rsidR="00AC6A85" w:rsidRDefault="001E0117" w:rsidP="00EB14AE">
      <w:pPr>
        <w:spacing w:line="400" w:lineRule="exact"/>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oMath>
      <w:r w:rsidR="00AC6A85" w:rsidRPr="00B96E99">
        <w:rPr>
          <w:rFonts w:ascii="Times New Roman" w:eastAsia="宋体" w:hAnsi="Times New Roman" w:cs="Times New Roman"/>
          <w:sz w:val="24"/>
          <w:szCs w:val="24"/>
        </w:rPr>
        <w:t>代表分配在节点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AC6A85" w:rsidRPr="00B96E99">
        <w:rPr>
          <w:rFonts w:ascii="Times New Roman" w:eastAsia="宋体" w:hAnsi="Times New Roman" w:cs="Times New Roman"/>
          <w:sz w:val="24"/>
          <w:szCs w:val="24"/>
        </w:rPr>
        <w:t>上的</w:t>
      </w:r>
      <w:r w:rsidR="00AC6A85"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AC6A85" w:rsidRPr="00B96E99">
        <w:rPr>
          <w:rFonts w:ascii="Times New Roman" w:eastAsia="宋体" w:hAnsi="Times New Roman" w:cs="Times New Roman"/>
          <w:sz w:val="24"/>
          <w:szCs w:val="24"/>
        </w:rPr>
        <w:t xml:space="preserve"> </w:t>
      </w:r>
      <w:r w:rsidR="00AC6A85" w:rsidRPr="00B96E99">
        <w:rPr>
          <w:rFonts w:ascii="Times New Roman" w:eastAsia="宋体" w:hAnsi="Times New Roman" w:cs="Times New Roman"/>
          <w:sz w:val="24"/>
          <w:szCs w:val="24"/>
        </w:rPr>
        <w:t>的运行时间。这公式意味着分配在不同节点上的</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运行时间的叠加和，前面的负号代表最优解和叠加和成负相关，</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运行时间越短代表集群性能越好。通过该目标函数我们可以尽量找到运行时间上的最优解。由此我们得到了整个调度器的目标函数，下面我们将介绍人工鱼群算法</w:t>
      </w:r>
      <w:r w:rsidR="00EB14AE">
        <w:rPr>
          <w:rFonts w:ascii="Times New Roman" w:eastAsia="宋体" w:hAnsi="Times New Roman" w:cs="Times New Roman" w:hint="eastAsia"/>
          <w:sz w:val="24"/>
          <w:szCs w:val="24"/>
        </w:rPr>
        <w:t>在调度器上的实现</w:t>
      </w:r>
      <w:r w:rsidR="00AC6A85" w:rsidRPr="00B96E99">
        <w:rPr>
          <w:rFonts w:ascii="Times New Roman" w:eastAsia="宋体" w:hAnsi="Times New Roman" w:cs="Times New Roman"/>
          <w:sz w:val="24"/>
          <w:szCs w:val="24"/>
        </w:rPr>
        <w:t>。</w:t>
      </w:r>
    </w:p>
    <w:p w14:paraId="385B9341" w14:textId="32379550" w:rsidR="00474EEA" w:rsidRPr="00474EEA" w:rsidRDefault="00474EEA" w:rsidP="00474EEA">
      <w:pPr>
        <w:pStyle w:val="40"/>
      </w:pPr>
      <w:bookmarkStart w:id="163" w:name="_Toc450637061"/>
      <w:r>
        <w:t>2.3.3.3 AFSA</w:t>
      </w:r>
      <w:r>
        <w:rPr>
          <w:rFonts w:hint="eastAsia"/>
        </w:rPr>
        <w:t>在调度器上的实现</w:t>
      </w:r>
      <w:bookmarkEnd w:id="163"/>
    </w:p>
    <w:p w14:paraId="0801B023" w14:textId="77777777" w:rsidR="007F1C86" w:rsidRPr="00B96E99" w:rsidRDefault="007F1C86" w:rsidP="00A57B4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鱼群往往能自行或尾随其他鱼找到营养物质多的地方，因而鱼生存数目最多的地方一般就是本水域中营养物质最多的地方。人工鱼倾向于靠近鱼群来保护自己，并且寻找食物和避免冲突</w:t>
      </w:r>
      <w:r w:rsidR="00DE03BF"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。人工鱼群算法就是通过构造人工鱼来模仿鱼群的各种行为。人工鱼群算法在组合优化问题中有这广泛的应用</w:t>
      </w:r>
      <w:r w:rsidR="00DE03BF"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，并且该算法也是人工智能算法中非常典型的一个</w:t>
      </w:r>
      <w:r w:rsidR="00BE4670"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人工鱼有几种典型的行为：觅食行为、聚群行为、追尾行为等</w:t>
      </w:r>
      <w:r w:rsidR="005734C0"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。人工鱼群有以下几个特点：</w:t>
      </w:r>
    </w:p>
    <w:p w14:paraId="43CED288"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具有较快的收敛速度，可以用于解决有实时性要求的问题。</w:t>
      </w:r>
    </w:p>
    <w:p w14:paraId="706F7E80"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对于一些精度要求不高的场合，可以用此算法快速的得到一个可行解。</w:t>
      </w:r>
    </w:p>
    <w:p w14:paraId="0054DF34"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不需要问题的严格机理模型，甚至不需要问题的精确描述，这使得它的应用范围得以延伸。</w:t>
      </w:r>
    </w:p>
    <w:p w14:paraId="5303742E" w14:textId="7A710DF8" w:rsidR="007D10CE" w:rsidRPr="00B96E99" w:rsidRDefault="007D10CE" w:rsidP="00C029E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下面将详细介绍适合</w:t>
      </w:r>
      <w:r w:rsidR="00A57B4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调度器的人工鱼群算法。首先，我们将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模型对应到</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算法。我们有</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的分配状态构成一条人工鱼，可以被表示成</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A35F04"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∈[0,m]</m:t>
        </m:r>
      </m:oMath>
      <w:r w:rsidRPr="00B96E99">
        <w:rPr>
          <w:rFonts w:ascii="Times New Roman" w:eastAsia="宋体" w:hAnsi="Times New Roman" w:cs="Times New Roman"/>
          <w:sz w:val="24"/>
          <w:szCs w:val="24"/>
        </w:rPr>
        <w:t>表示</w:t>
      </w:r>
      <w:r w:rsidR="00CA3C9A"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被分配到哪个节点上，该向量代表最优解</w:t>
      </w:r>
      <w:r w:rsidR="00B01ADA"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。例如，</w:t>
      </w:r>
      <w:r w:rsidR="007400B1" w:rsidRPr="00B96E99">
        <w:rPr>
          <w:rFonts w:ascii="Times New Roman" w:eastAsia="宋体" w:hAnsi="Times New Roman" w:cs="Times New Roman"/>
          <w:sz w:val="24"/>
          <w:szCs w:val="24"/>
        </w:rPr>
        <w:t>X=(0,2,1,2,3,0,1,3,2)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表示第</w:t>
      </w:r>
      <w:r w:rsidRPr="00B96E99">
        <w:rPr>
          <w:rFonts w:ascii="Times New Roman" w:eastAsia="宋体" w:hAnsi="Times New Roman" w:cs="Times New Roman"/>
          <w:sz w:val="24"/>
          <w:szCs w:val="24"/>
        </w:rPr>
        <w:t xml:space="preserve">2,4,9 </w:t>
      </w:r>
      <w:r w:rsidRPr="00B96E99">
        <w:rPr>
          <w:rFonts w:ascii="Times New Roman" w:eastAsia="宋体" w:hAnsi="Times New Roman" w:cs="Times New Roman"/>
          <w:sz w:val="24"/>
          <w:szCs w:val="24"/>
        </w:rPr>
        <w:t>个任务分配到第二个节点；第</w:t>
      </w:r>
      <w:r w:rsidRPr="00B96E99">
        <w:rPr>
          <w:rFonts w:ascii="Times New Roman" w:eastAsia="宋体" w:hAnsi="Times New Roman" w:cs="Times New Roman"/>
          <w:sz w:val="24"/>
          <w:szCs w:val="24"/>
        </w:rPr>
        <w:t>3,7</w:t>
      </w:r>
      <w:r w:rsidRPr="00B96E99">
        <w:rPr>
          <w:rFonts w:ascii="Times New Roman" w:eastAsia="宋体" w:hAnsi="Times New Roman" w:cs="Times New Roman"/>
          <w:sz w:val="24"/>
          <w:szCs w:val="24"/>
        </w:rPr>
        <w:t>个任务分配到第一个节点；第</w:t>
      </w:r>
      <w:r w:rsidRPr="00B96E99">
        <w:rPr>
          <w:rFonts w:ascii="Times New Roman" w:eastAsia="宋体" w:hAnsi="Times New Roman" w:cs="Times New Roman"/>
          <w:sz w:val="24"/>
          <w:szCs w:val="24"/>
        </w:rPr>
        <w:t>5,8</w:t>
      </w:r>
      <w:r w:rsidRPr="00B96E99">
        <w:rPr>
          <w:rFonts w:ascii="Times New Roman" w:eastAsia="宋体" w:hAnsi="Times New Roman" w:cs="Times New Roman"/>
          <w:sz w:val="24"/>
          <w:szCs w:val="24"/>
        </w:rPr>
        <w:t>个任务分配到第三个节点；而第</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个任务没有分配。鱼希望靠近鱼群来保护它们和寻找食物，基于这些天然的行为，</w:t>
      </w:r>
      <w:r w:rsidRPr="00B96E99">
        <w:rPr>
          <w:rFonts w:ascii="Times New Roman" w:eastAsia="宋体" w:hAnsi="Times New Roman" w:cs="Times New Roman"/>
          <w:sz w:val="24"/>
          <w:szCs w:val="24"/>
        </w:rPr>
        <w:t xml:space="preserve">AFSA </w:t>
      </w:r>
      <w:r w:rsidRPr="00B96E99">
        <w:rPr>
          <w:rFonts w:ascii="Times New Roman" w:eastAsia="宋体" w:hAnsi="Times New Roman" w:cs="Times New Roman"/>
          <w:sz w:val="24"/>
          <w:szCs w:val="24"/>
        </w:rPr>
        <w:t>算法模拟鱼群行为，本文主要介绍的行为有：追尾，聚群，觅食，跳跃和随机游走。在该算法中，上面介绍的目标函数就是鱼群的食物浓度。人工鱼群算法的模型如图</w:t>
      </w:r>
      <w:r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所示。</w:t>
      </w:r>
    </w:p>
    <w:p w14:paraId="468CDB95" w14:textId="77777777" w:rsidR="00FF3A63" w:rsidRPr="00B96E99" w:rsidRDefault="00FF3A63" w:rsidP="00FF3A6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DF67AF6" wp14:editId="77A26C31">
            <wp:extent cx="1741018" cy="1729713"/>
            <wp:effectExtent l="0" t="0" r="0" b="4445"/>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6649" cy="1775048"/>
                    </a:xfrm>
                    <a:prstGeom prst="rect">
                      <a:avLst/>
                    </a:prstGeom>
                  </pic:spPr>
                </pic:pic>
              </a:graphicData>
            </a:graphic>
          </wp:inline>
        </w:drawing>
      </w:r>
    </w:p>
    <w:p w14:paraId="24D0C74F" w14:textId="77777777" w:rsidR="00FF3A63" w:rsidRPr="00B96E99" w:rsidRDefault="00FF3A63" w:rsidP="00FF3A6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2.5 AFSA</w:t>
      </w:r>
      <w:r w:rsidRPr="00B96E99">
        <w:rPr>
          <w:rFonts w:ascii="Times New Roman" w:eastAsia="宋体" w:hAnsi="Times New Roman" w:cs="Times New Roman"/>
          <w:sz w:val="24"/>
          <w:szCs w:val="24"/>
        </w:rPr>
        <w:t>模型</w:t>
      </w:r>
    </w:p>
    <w:p w14:paraId="787AF5EA" w14:textId="77777777" w:rsidR="00D77F6C" w:rsidRPr="00B96E99" w:rsidRDefault="00D77F6C" w:rsidP="00E611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算法有很多参数，人工鱼之间的距离定义为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d>
      </m:oMath>
      <w:r w:rsidRPr="00B96E99">
        <w:rPr>
          <w:rFonts w:ascii="Times New Roman" w:eastAsia="宋体" w:hAnsi="Times New Roman" w:cs="Times New Roman"/>
          <w:sz w:val="24"/>
          <w:szCs w:val="24"/>
        </w:rPr>
        <w:t>，这里使用</w:t>
      </w:r>
      <w:r w:rsidRPr="00B96E99">
        <w:rPr>
          <w:rFonts w:ascii="Times New Roman" w:eastAsia="宋体" w:hAnsi="Times New Roman" w:cs="Times New Roman"/>
          <w:sz w:val="24"/>
          <w:szCs w:val="24"/>
        </w:rPr>
        <w:t xml:space="preserve">Hamming </w:t>
      </w:r>
      <w:r w:rsidRPr="00B96E99">
        <w:rPr>
          <w:rFonts w:ascii="Times New Roman" w:eastAsia="宋体" w:hAnsi="Times New Roman" w:cs="Times New Roman"/>
          <w:sz w:val="24"/>
          <w:szCs w:val="24"/>
        </w:rPr>
        <w:t>距离来求解；</w:t>
      </w:r>
      <w:r w:rsidR="00CB2546"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用来定义人工鱼的可视范围；</w:t>
      </w:r>
      <m:oMath>
        <m:r>
          <m:rPr>
            <m:sty m:val="p"/>
          </m:rPr>
          <w:rPr>
            <w:rFonts w:ascii="Cambria Math" w:eastAsia="宋体" w:hAnsi="Cambria Math" w:cs="Times New Roman"/>
            <w:sz w:val="24"/>
            <w:szCs w:val="24"/>
          </w:rPr>
          <m:t>δ</m:t>
        </m:r>
      </m:oMath>
      <w:r w:rsidRPr="00B96E99">
        <w:rPr>
          <w:rFonts w:ascii="Times New Roman" w:eastAsia="宋体" w:hAnsi="Times New Roman" w:cs="Times New Roman"/>
          <w:sz w:val="24"/>
          <w:szCs w:val="24"/>
        </w:rPr>
        <w:t>是拥挤因子，</w:t>
      </w:r>
      <m:oMath>
        <m:r>
          <m:rPr>
            <m:sty m:val="p"/>
          </m:rPr>
          <w:rPr>
            <w:rFonts w:ascii="Cambria Math" w:eastAsia="宋体" w:hAnsi="Cambria Math" w:cs="Times New Roman"/>
            <w:sz w:val="24"/>
            <w:szCs w:val="24"/>
          </w:rPr>
          <m:t>0≤δ&lt;1</m:t>
        </m:r>
      </m:oMath>
      <w:r w:rsidRPr="00B96E99">
        <w:rPr>
          <w:rFonts w:ascii="Times New Roman" w:eastAsia="宋体" w:hAnsi="Times New Roman" w:cs="Times New Roman"/>
          <w:sz w:val="24"/>
          <w:szCs w:val="24"/>
        </w:rPr>
        <w:t>，代表人工鱼可视范围的拥挤程度；</w:t>
      </w:r>
      <w:r w:rsidR="000E77FC"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表示人工鱼移动的最大尝试次数；还有定义一个公告板</w:t>
      </w:r>
      <w:r w:rsidR="00795EF0" w:rsidRPr="00B96E99">
        <w:rPr>
          <w:rFonts w:ascii="Times New Roman" w:eastAsia="宋体" w:hAnsi="Times New Roman" w:cs="Times New Roman"/>
          <w:sz w:val="24"/>
          <w:szCs w:val="24"/>
        </w:rPr>
        <w:t>board</w:t>
      </w:r>
      <w:r w:rsidRPr="00B96E99">
        <w:rPr>
          <w:rFonts w:ascii="Times New Roman" w:eastAsia="宋体" w:hAnsi="Times New Roman" w:cs="Times New Roman"/>
          <w:sz w:val="24"/>
          <w:szCs w:val="24"/>
        </w:rPr>
        <w:t>，用来记录每次迭代的最优解。下面介绍</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算法的各种行为。</w:t>
      </w:r>
    </w:p>
    <w:p w14:paraId="20391882" w14:textId="77777777" w:rsidR="00A319D3" w:rsidRPr="00B96E99" w:rsidRDefault="00A319D3" w:rsidP="00E611E9">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初始化：</w:t>
      </w:r>
    </w:p>
    <w:p w14:paraId="496DE880" w14:textId="6243300E" w:rsidR="00A319D3" w:rsidRPr="00B96E99" w:rsidRDefault="00A319D3"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首先我们先随机初始化</w:t>
      </w:r>
      <w:r w:rsidR="00193D58"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total</m:t>
            </m:r>
          </m:sub>
        </m:sSub>
        <m:r>
          <w:rPr>
            <w:rFonts w:ascii="Cambria Math" w:eastAsia="宋体" w:hAnsi="Cambria Math" w:cs="Times New Roman"/>
            <w:sz w:val="24"/>
            <w:szCs w:val="24"/>
          </w:rPr>
          <m:t>=</m:t>
        </m:r>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，每个</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就是一条人工鱼。在初始化过程中，我们边随机化边根据资源容量来检查人工鱼的可行性。这样就基本保证了每条鱼的可行性，然后我们重复</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次初始化</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条鱼。当两条鱼的距离</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&lt;visual</m:t>
        </m:r>
      </m:oMath>
      <w:r w:rsidRPr="00B96E99">
        <w:rPr>
          <w:rFonts w:ascii="Times New Roman" w:eastAsia="宋体" w:hAnsi="Times New Roman" w:cs="Times New Roman"/>
          <w:sz w:val="24"/>
          <w:szCs w:val="24"/>
        </w:rPr>
        <w:t>，则表示人工鱼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在鱼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的可视范围内，我们规定可视范围内的所有鱼的个数为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sidRPr="00B96E99">
        <w:rPr>
          <w:rFonts w:ascii="Times New Roman" w:eastAsia="宋体" w:hAnsi="Times New Roman" w:cs="Times New Roman"/>
          <w:sz w:val="24"/>
          <w:szCs w:val="24"/>
        </w:rPr>
        <w:t>，可视范围的拥挤程度阈值定义为</w:t>
      </w:r>
      <m:oMath>
        <m:r>
          <m:rPr>
            <m:sty m:val="p"/>
          </m:rPr>
          <w:rPr>
            <w:rFonts w:ascii="Cambria Math" w:eastAsia="宋体" w:hAnsi="Cambria Math" w:cs="Times New Roman"/>
            <w:sz w:val="24"/>
            <w:szCs w:val="24"/>
          </w:rPr>
          <m:t>β</m:t>
        </m:r>
      </m:oMath>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。基于这个设定，有以下几种可能：</w:t>
      </w:r>
    </w:p>
    <w:p w14:paraId="187D55F6"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6F0577"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为空了，这意味着</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r>
          <w:rPr>
            <w:rFonts w:ascii="Cambria Math" w:eastAsia="宋体" w:hAnsi="Cambria Math" w:cs="Times New Roman"/>
            <w:sz w:val="24"/>
            <w:szCs w:val="24"/>
          </w:rPr>
          <m:t>=0</m:t>
        </m:r>
      </m:oMath>
      <w:r w:rsidRPr="00B96E99">
        <w:rPr>
          <w:rFonts w:ascii="Times New Roman" w:eastAsia="宋体" w:hAnsi="Times New Roman" w:cs="Times New Roman"/>
          <w:sz w:val="24"/>
          <w:szCs w:val="24"/>
        </w:rPr>
        <w:t>，人工鱼会随机游走选择更好的区域。</w:t>
      </w:r>
    </w:p>
    <w:p w14:paraId="1B578195"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AE4D42"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，人工鱼向可视范围内的最佳点移动，如果最佳移动点不能提高目标函数值，则向中心点移动。</w:t>
      </w:r>
    </w:p>
    <w:p w14:paraId="0712E1FC"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FE4F9F"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非常拥挤时，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≥β</m:t>
        </m:r>
      </m:oMath>
      <w:r w:rsidRPr="00B96E99">
        <w:rPr>
          <w:rFonts w:ascii="Times New Roman" w:eastAsia="宋体" w:hAnsi="Times New Roman" w:cs="Times New Roman"/>
          <w:sz w:val="24"/>
          <w:szCs w:val="24"/>
        </w:rPr>
        <w:t>，人工鱼向着可视范围外的更好的聚群移动。</w:t>
      </w:r>
    </w:p>
    <w:p w14:paraId="7A744481" w14:textId="77777777" w:rsidR="002D7CF4" w:rsidRPr="00B96E99" w:rsidRDefault="002D7CF4" w:rsidP="00555F0A">
      <w:pPr>
        <w:spacing w:line="400" w:lineRule="exact"/>
        <w:ind w:left="480"/>
        <w:rPr>
          <w:rFonts w:ascii="Times New Roman" w:eastAsia="宋体" w:hAnsi="Times New Roman" w:cs="Times New Roman"/>
          <w:b/>
          <w:sz w:val="24"/>
          <w:szCs w:val="24"/>
        </w:rPr>
      </w:pPr>
      <w:r w:rsidRPr="00B96E99">
        <w:rPr>
          <w:rFonts w:ascii="Times New Roman" w:eastAsia="宋体" w:hAnsi="Times New Roman" w:cs="Times New Roman"/>
          <w:b/>
          <w:sz w:val="24"/>
          <w:szCs w:val="24"/>
        </w:rPr>
        <w:t>追尾行为：</w:t>
      </w:r>
    </w:p>
    <w:p w14:paraId="5974FF66" w14:textId="77777777" w:rsidR="002D7CF4" w:rsidRPr="00B96E99" w:rsidRDefault="002D7CF4"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我们知道鱼会向着更多食物的地方移动，在该行为内，我们在可视范围内选择一个最近的人工鱼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close</m:t>
            </m:r>
          </m:sub>
        </m:sSub>
      </m:oMath>
      <w:r w:rsidRPr="00B96E99">
        <w:rPr>
          <w:rFonts w:ascii="Times New Roman" w:eastAsia="宋体" w:hAnsi="Times New Roman" w:cs="Times New Roman"/>
          <w:sz w:val="24"/>
          <w:szCs w:val="24"/>
        </w:rPr>
        <w:t>，如果该鱼的目标函数大于当前鱼，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close</m:t>
            </m:r>
          </m:sub>
        </m:sSub>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，则向该鱼方向移动；否则执行随机游走行为。</w:t>
      </w:r>
    </w:p>
    <w:p w14:paraId="7876D3AD" w14:textId="77777777" w:rsidR="00A166CC" w:rsidRPr="00B96E99" w:rsidRDefault="00A166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聚群行为：</w:t>
      </w:r>
    </w:p>
    <w:p w14:paraId="01A39C12" w14:textId="77777777" w:rsidR="004E6F93" w:rsidRPr="00B96E99" w:rsidRDefault="00A166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在该行为中，我们考虑几种情况：当</w:t>
      </w:r>
      <w:r w:rsidR="002D7E48"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可视范围内寻找的最优点不能提高目标函数的值，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best</m:t>
            </m:r>
          </m:sub>
        </m:sSub>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，这意味着追尾行为不可行。这种情况下，我们求出可视范围内的中心点</w:t>
      </w:r>
      <m:oMath>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oMath>
      <w:r w:rsidRPr="00B96E99">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，则向聚群中心移动，否则</w:t>
      </w:r>
      <w:r w:rsidRPr="00B96E99">
        <w:rPr>
          <w:rFonts w:ascii="Times New Roman" w:eastAsia="宋体" w:hAnsi="Times New Roman" w:cs="Times New Roman"/>
          <w:sz w:val="24"/>
          <w:szCs w:val="24"/>
        </w:rPr>
        <w:lastRenderedPageBreak/>
        <w:t>执行随机游走行为。中心点的求解算法如算法</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所示。</w:t>
      </w:r>
    </w:p>
    <w:p w14:paraId="7CA71AB4" w14:textId="77777777" w:rsidR="00ED0516" w:rsidRPr="00B96E99" w:rsidRDefault="00ED0516" w:rsidP="00371523">
      <w:pPr>
        <w:spacing w:line="360" w:lineRule="auto"/>
        <w:ind w:firstLineChars="200" w:firstLine="420"/>
        <w:jc w:val="left"/>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C8A84" wp14:editId="734AA2AC">
            <wp:extent cx="3742976" cy="3578087"/>
            <wp:effectExtent l="0" t="0" r="0" b="381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6483" cy="3590999"/>
                    </a:xfrm>
                    <a:prstGeom prst="rect">
                      <a:avLst/>
                    </a:prstGeom>
                  </pic:spPr>
                </pic:pic>
              </a:graphicData>
            </a:graphic>
          </wp:inline>
        </w:drawing>
      </w:r>
    </w:p>
    <w:p w14:paraId="31B86620" w14:textId="77777777" w:rsidR="009A2DFF" w:rsidRPr="00B96E99" w:rsidRDefault="009A2DFF"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觅食行为：</w:t>
      </w:r>
    </w:p>
    <w:p w14:paraId="0A32ACE0"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该行为存在两种情况：</w:t>
      </w:r>
    </w:p>
    <w:p w14:paraId="551EB948"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可视范围不拥挤时，并且最佳点和中心点都不能提高目标函数。</w:t>
      </w:r>
    </w:p>
    <w:p w14:paraId="16B6E9EF"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可视范围拥挤时，人工鱼会选择一个更优的区域。</w:t>
      </w:r>
    </w:p>
    <w:p w14:paraId="02392316"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在该行为内，我们随机选择一条鱼，并且</w:t>
      </w:r>
      <w:r w:rsidR="00851D73"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减一，如果目标函数大于当前值，</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rand</m:t>
                </m:r>
              </m:sub>
            </m:sSub>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，则该行为结束，并且人工鱼向该鱼移动；如果该随机鱼不能提升目标函数的值，则继续该过程，直到</w:t>
      </w:r>
      <w:r w:rsidR="00015227"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变为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，然后随机选择一条鱼进行移动。</w:t>
      </w:r>
    </w:p>
    <w:p w14:paraId="6503AB60" w14:textId="77777777" w:rsidR="000F0DCC" w:rsidRPr="00B96E99" w:rsidRDefault="000F0D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随机游走：</w:t>
      </w:r>
    </w:p>
    <w:p w14:paraId="58D27E68" w14:textId="7777777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B97434"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可视范围为空时，这就意味着没有其他鱼在当前鱼的周围或者其他行为都失效时，我们使用该行为。在该行为中，我们只是随机的选择一条鱼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oMath>
      <w:r w:rsidRPr="00B96E99">
        <w:rPr>
          <w:rFonts w:ascii="Times New Roman" w:eastAsia="宋体" w:hAnsi="Times New Roman" w:cs="Times New Roman"/>
          <w:sz w:val="24"/>
          <w:szCs w:val="24"/>
        </w:rPr>
        <w:t>，然后向着该条鱼移动。</w:t>
      </w:r>
    </w:p>
    <w:p w14:paraId="1E484848" w14:textId="6CDDF8E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在人工鱼的各种行为中，我们可能会得到各种不可行解，例如，分配的资源总量大于集群中的总量（</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V[i]</m:t>
                </m:r>
              </m:e>
            </m:acc>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W[J]</m:t>
                </m:r>
              </m:e>
            </m:acc>
          </m:e>
        </m:box>
      </m:oMath>
      <w:r w:rsidRPr="00B96E99">
        <w:rPr>
          <w:rFonts w:ascii="Times New Roman" w:eastAsia="宋体" w:hAnsi="Times New Roman" w:cs="Times New Roman"/>
          <w:sz w:val="24"/>
          <w:szCs w:val="24"/>
        </w:rPr>
        <w:t>）。基于这种情况，我们应用一个</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算法来使不可行解变的可行，该算法如算法</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所示。</w:t>
      </w:r>
    </w:p>
    <w:p w14:paraId="5609A63B" w14:textId="77777777" w:rsidR="002D3A7C" w:rsidRPr="00B96E99" w:rsidRDefault="002D3A7C"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14F8D95" wp14:editId="33F75297">
            <wp:extent cx="3554233" cy="4106184"/>
            <wp:effectExtent l="0" t="0" r="8255" b="889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1987" cy="4115142"/>
                    </a:xfrm>
                    <a:prstGeom prst="rect">
                      <a:avLst/>
                    </a:prstGeom>
                  </pic:spPr>
                </pic:pic>
              </a:graphicData>
            </a:graphic>
          </wp:inline>
        </w:drawing>
      </w:r>
    </w:p>
    <w:p w14:paraId="4B3B087D" w14:textId="7777777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算法之后，我们又使用了一个</w:t>
      </w:r>
      <w:r w:rsidRPr="00B96E99">
        <w:rPr>
          <w:rFonts w:ascii="Times New Roman" w:eastAsia="宋体" w:hAnsi="Times New Roman" w:cs="Times New Roman"/>
          <w:sz w:val="24"/>
          <w:szCs w:val="24"/>
        </w:rPr>
        <w:t>Add\_Item</w:t>
      </w:r>
      <w:r w:rsidRPr="00B96E99">
        <w:rPr>
          <w:rFonts w:ascii="Times New Roman" w:eastAsia="宋体" w:hAnsi="Times New Roman" w:cs="Times New Roman"/>
          <w:sz w:val="24"/>
          <w:szCs w:val="24"/>
        </w:rPr>
        <w:t>算法来进一步提高可行解。通过该算法，我们可以把没有分配的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进一步分配到有足够资源的集群上。该算法如算法</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所示。</w:t>
      </w:r>
    </w:p>
    <w:p w14:paraId="32C18232" w14:textId="77777777" w:rsidR="0073062B" w:rsidRPr="00B96E99" w:rsidRDefault="0073062B"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2282CF2" wp14:editId="4A50FB55">
            <wp:extent cx="3491619" cy="4063117"/>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0015" cy="4072887"/>
                    </a:xfrm>
                    <a:prstGeom prst="rect">
                      <a:avLst/>
                    </a:prstGeom>
                  </pic:spPr>
                </pic:pic>
              </a:graphicData>
            </a:graphic>
          </wp:inline>
        </w:drawing>
      </w:r>
    </w:p>
    <w:p w14:paraId="44AC8963" w14:textId="77777777" w:rsidR="00977DDB" w:rsidRPr="00B96E99" w:rsidRDefault="00977DDB"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人工鱼群算法是一个迭代的算法，所以下一条鱼表示为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oMath>
      <w:r w:rsidRPr="00B96E99">
        <w:rPr>
          <w:rFonts w:ascii="Times New Roman" w:eastAsia="宋体" w:hAnsi="Times New Roman" w:cs="Times New Roman"/>
          <w:sz w:val="24"/>
          <w:szCs w:val="24"/>
        </w:rPr>
        <w:t>，其中</w:t>
      </w:r>
      <w:r w:rsidR="00F01301"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表示迭代次数，所以迭代的公式如下：</w:t>
      </w:r>
    </w:p>
    <w:p w14:paraId="2A1F70E9" w14:textId="02E43B02" w:rsidR="00F01301" w:rsidRPr="00B96E99" w:rsidRDefault="001E0117" w:rsidP="004016D3">
      <w:pPr>
        <w:spacing w:line="360" w:lineRule="auto"/>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 xml:space="preserve"> otherwise</m:t>
            </m:r>
          </m:sub>
          <m: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 xml:space="preserve"> Y(</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sup>
        </m:sSubSup>
      </m:oMath>
      <w:r w:rsidR="004016D3">
        <w:rPr>
          <w:rFonts w:ascii="Times New Roman" w:eastAsia="宋体" w:hAnsi="Times New Roman" w:cs="Times New Roman" w:hint="eastAsia"/>
          <w:sz w:val="24"/>
          <w:szCs w:val="24"/>
        </w:rPr>
        <w:t xml:space="preserve">   (</w:t>
      </w:r>
      <w:r w:rsidR="004016D3">
        <w:rPr>
          <w:rFonts w:ascii="Times New Roman" w:eastAsia="宋体" w:hAnsi="Times New Roman" w:cs="Times New Roman"/>
          <w:sz w:val="24"/>
          <w:szCs w:val="24"/>
        </w:rPr>
        <w:t>9</w:t>
      </w:r>
      <w:r w:rsidR="004016D3">
        <w:rPr>
          <w:rFonts w:ascii="Times New Roman" w:eastAsia="宋体" w:hAnsi="Times New Roman" w:cs="Times New Roman" w:hint="eastAsia"/>
          <w:sz w:val="24"/>
          <w:szCs w:val="24"/>
        </w:rPr>
        <w:t>)</w:t>
      </w:r>
    </w:p>
    <w:p w14:paraId="133B5B3C" w14:textId="77777777" w:rsidR="00977DDB" w:rsidRPr="00B96E99" w:rsidRDefault="003446F9"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跳跃行为</w:t>
      </w:r>
      <w:r w:rsidRPr="00B96E99">
        <w:rPr>
          <w:rFonts w:ascii="Times New Roman" w:eastAsia="宋体" w:hAnsi="Times New Roman" w:cs="Times New Roman"/>
          <w:b/>
          <w:sz w:val="24"/>
          <w:szCs w:val="24"/>
        </w:rPr>
        <w:t>:</w:t>
      </w:r>
    </w:p>
    <w:p w14:paraId="6727D64D" w14:textId="77777777" w:rsidR="003446F9" w:rsidRPr="00B96E99" w:rsidRDefault="003446F9"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在人工鱼群算法中，当</w:t>
      </w:r>
      <w:r w:rsidR="00651E90"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次迭代时，我们可能得到相同的最大值，但这并不一定是最优解，可能是局部最优。基于此种情况，我们使用跳跃行为，当</w:t>
      </w:r>
      <w:r w:rsidR="0010374C"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次迭代最优目标函数值没有改变时，我们随机初始化其中</w:t>
      </w:r>
      <w:r w:rsidR="0010374C" w:rsidRPr="00B96E99">
        <w:rPr>
          <w:rFonts w:ascii="Times New Roman" w:eastAsia="宋体" w:hAnsi="Times New Roman" w:cs="Times New Roman"/>
          <w:sz w:val="24"/>
          <w:szCs w:val="24"/>
        </w:rPr>
        <w:t>u</w:t>
      </w:r>
      <w:r w:rsidRPr="00B96E99">
        <w:rPr>
          <w:rFonts w:ascii="Times New Roman" w:eastAsia="宋体" w:hAnsi="Times New Roman" w:cs="Times New Roman"/>
          <w:sz w:val="24"/>
          <w:szCs w:val="24"/>
        </w:rPr>
        <w:t>条鱼，然后再使用其他行为。</w:t>
      </w:r>
    </w:p>
    <w:p w14:paraId="7E552914" w14:textId="77777777" w:rsidR="00DC0192" w:rsidRPr="00B96E99" w:rsidRDefault="00DC0192"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终止行为</w:t>
      </w:r>
      <w:r w:rsidRPr="00B96E99">
        <w:rPr>
          <w:rFonts w:ascii="Times New Roman" w:eastAsia="宋体" w:hAnsi="Times New Roman" w:cs="Times New Roman"/>
          <w:b/>
          <w:sz w:val="24"/>
          <w:szCs w:val="24"/>
        </w:rPr>
        <w:t>:</w:t>
      </w:r>
    </w:p>
    <w:p w14:paraId="2415CDB1" w14:textId="77777777" w:rsidR="00197AD6" w:rsidRPr="00B96E99" w:rsidRDefault="00DC0192"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一般的人工鱼群算法有两个终止条件：达到最大的迭代次数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和达到最优解</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但在我们的调度器中，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最优解是难以预测的，因此我们使用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迭代次数来终止人工鱼群算法。整个</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4-5</w:t>
      </w:r>
      <w:r w:rsidRPr="00B96E99">
        <w:rPr>
          <w:rFonts w:ascii="Times New Roman" w:eastAsia="宋体" w:hAnsi="Times New Roman" w:cs="Times New Roman"/>
          <w:sz w:val="24"/>
          <w:szCs w:val="24"/>
        </w:rPr>
        <w:t>所示。</w:t>
      </w:r>
    </w:p>
    <w:p w14:paraId="7380C8A7" w14:textId="77777777" w:rsidR="00A84C08" w:rsidRPr="00B96E99" w:rsidRDefault="00A84C08" w:rsidP="00A50F2A">
      <w:pPr>
        <w:spacing w:line="360" w:lineRule="auto"/>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FC6C74B" wp14:editId="5080B002">
            <wp:extent cx="3291840" cy="6370955"/>
            <wp:effectExtent l="0" t="0" r="3810" b="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6980" cy="6477672"/>
                    </a:xfrm>
                    <a:prstGeom prst="rect">
                      <a:avLst/>
                    </a:prstGeom>
                  </pic:spPr>
                </pic:pic>
              </a:graphicData>
            </a:graphic>
          </wp:inline>
        </w:drawing>
      </w:r>
    </w:p>
    <w:p w14:paraId="2E9EA834" w14:textId="77777777" w:rsidR="00637808" w:rsidRPr="00B96E99" w:rsidRDefault="00637808" w:rsidP="00637808">
      <w:pPr>
        <w:rPr>
          <w:rFonts w:ascii="Times New Roman" w:hAnsi="Times New Roman" w:cs="Times New Roman"/>
        </w:rPr>
      </w:pPr>
      <w:r w:rsidRPr="00B96E99">
        <w:rPr>
          <w:rFonts w:ascii="Times New Roman" w:hAnsi="Times New Roman" w:cs="Times New Roman"/>
          <w:noProof/>
        </w:rPr>
        <w:drawing>
          <wp:inline distT="0" distB="0" distL="0" distR="0" wp14:anchorId="30ED520C" wp14:editId="431526B1">
            <wp:extent cx="2798445" cy="2143353"/>
            <wp:effectExtent l="0" t="0" r="1905" b="9525"/>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1354" cy="2160899"/>
                    </a:xfrm>
                    <a:prstGeom prst="rect">
                      <a:avLst/>
                    </a:prstGeom>
                  </pic:spPr>
                </pic:pic>
              </a:graphicData>
            </a:graphic>
          </wp:inline>
        </w:drawing>
      </w:r>
    </w:p>
    <w:p w14:paraId="17A79E59" w14:textId="151CBAE0" w:rsidR="00577899" w:rsidRPr="00555F0A" w:rsidRDefault="00D40B8C" w:rsidP="00D40B8C">
      <w:pPr>
        <w:pStyle w:val="24"/>
      </w:pPr>
      <w:bookmarkStart w:id="164" w:name="_Toc450637062"/>
      <w:r>
        <w:lastRenderedPageBreak/>
        <w:t>2.4</w:t>
      </w:r>
      <w:r w:rsidR="00577899" w:rsidRPr="00555F0A">
        <w:t xml:space="preserve"> </w:t>
      </w:r>
      <w:r w:rsidR="00577899" w:rsidRPr="00555F0A">
        <w:t>实验环境和结果</w:t>
      </w:r>
      <w:bookmarkEnd w:id="164"/>
    </w:p>
    <w:p w14:paraId="14726C70" w14:textId="77777777" w:rsidR="004E4E60" w:rsidRPr="00B96E99" w:rsidRDefault="00577899" w:rsidP="0010016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在进行实际的调度器实验之前，我们先用一个模拟实验来测试下人工鱼群算法在多背包问题上的效率。我们定义三个背包，每个背包容量分别为：</w:t>
      </w:r>
      <w:r w:rsidRPr="00B96E99">
        <w:rPr>
          <w:rFonts w:ascii="Times New Roman" w:eastAsia="宋体" w:hAnsi="Times New Roman" w:cs="Times New Roman"/>
          <w:sz w:val="24"/>
          <w:szCs w:val="24"/>
        </w:rPr>
        <w:t>110,150,190</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个物品的体积和价值分别从</w:t>
      </w:r>
      <w:r w:rsidRPr="00B96E99">
        <w:rPr>
          <w:rFonts w:ascii="Times New Roman" w:eastAsia="宋体" w:hAnsi="Times New Roman" w:cs="Times New Roman"/>
          <w:sz w:val="24"/>
          <w:szCs w:val="24"/>
        </w:rPr>
        <w:t>[1,99]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[100,999] </w:t>
      </w:r>
      <w:r w:rsidRPr="00B96E99">
        <w:rPr>
          <w:rFonts w:ascii="Times New Roman" w:eastAsia="宋体" w:hAnsi="Times New Roman" w:cs="Times New Roman"/>
          <w:sz w:val="24"/>
          <w:szCs w:val="24"/>
        </w:rPr>
        <w:t>两个区间中随机得到，具体值如表</w:t>
      </w:r>
      <w:r w:rsidRPr="00B96E99">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算法参数如表</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04B6CFB2"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165" w:author="JieTang" w:date="2016-05-02T21:38:00Z" w:name="move449988428"/>
      <w:moveTo w:id="166"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随机产生物品的容量和价值</w:t>
        </w:r>
      </w:moveTo>
    </w:p>
    <w:moveToRangeEnd w:id="165"/>
    <w:p w14:paraId="744A8C52" w14:textId="77777777" w:rsidR="00C24C82" w:rsidRPr="00B96E99" w:rsidRDefault="00C24C82" w:rsidP="00C24C8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5A6CAA" wp14:editId="124E7575">
            <wp:extent cx="2964436" cy="1916583"/>
            <wp:effectExtent l="0" t="0" r="7620" b="762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2017" cy="1940880"/>
                    </a:xfrm>
                    <a:prstGeom prst="rect">
                      <a:avLst/>
                    </a:prstGeom>
                  </pic:spPr>
                </pic:pic>
              </a:graphicData>
            </a:graphic>
          </wp:inline>
        </w:drawing>
      </w:r>
    </w:p>
    <w:p w14:paraId="7BD80429" w14:textId="0571A9A3" w:rsidR="00C24C82" w:rsidRPr="00B96E99" w:rsidDel="00283F4B" w:rsidRDefault="00283F4B" w:rsidP="00521965">
      <w:pPr>
        <w:spacing w:line="360" w:lineRule="auto"/>
        <w:ind w:firstLineChars="200" w:firstLine="480"/>
        <w:jc w:val="center"/>
        <w:rPr>
          <w:rFonts w:ascii="Times New Roman" w:eastAsia="宋体" w:hAnsi="Times New Roman" w:cs="Times New Roman"/>
          <w:sz w:val="24"/>
          <w:szCs w:val="24"/>
        </w:rPr>
      </w:pPr>
      <w:moveToRangeStart w:id="167" w:author="JieTang" w:date="2016-05-02T21:38:00Z" w:name="move449988431"/>
      <w:moveTo w:id="168"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2.2 AFSA</w:t>
        </w:r>
        <w:r w:rsidRPr="00B96E99">
          <w:rPr>
            <w:rFonts w:ascii="Times New Roman" w:eastAsia="宋体" w:hAnsi="Times New Roman" w:cs="Times New Roman"/>
            <w:sz w:val="24"/>
            <w:szCs w:val="24"/>
          </w:rPr>
          <w:t>算法参数值</w:t>
        </w:r>
      </w:moveTo>
      <w:moveFromRangeStart w:id="169" w:author="JieTang" w:date="2016-05-02T21:38:00Z" w:name="move449988428"/>
      <w:moveToRangeEnd w:id="167"/>
      <w:moveFrom w:id="170" w:author="JieTang" w:date="2016-05-02T21:38:00Z">
        <w:r w:rsidR="00C24C82" w:rsidRPr="00B96E99" w:rsidDel="00283F4B">
          <w:rPr>
            <w:rFonts w:ascii="Times New Roman" w:eastAsia="宋体" w:hAnsi="Times New Roman" w:cs="Times New Roman"/>
            <w:sz w:val="24"/>
            <w:szCs w:val="24"/>
          </w:rPr>
          <w:t>表</w:t>
        </w:r>
        <w:r w:rsidR="00C24C82" w:rsidRPr="00B96E99" w:rsidDel="00283F4B">
          <w:rPr>
            <w:rFonts w:ascii="Times New Roman" w:eastAsia="宋体" w:hAnsi="Times New Roman" w:cs="Times New Roman"/>
            <w:sz w:val="24"/>
            <w:szCs w:val="24"/>
          </w:rPr>
          <w:t xml:space="preserve">2.1 </w:t>
        </w:r>
        <w:r w:rsidR="00C24C82" w:rsidRPr="00B96E99" w:rsidDel="00283F4B">
          <w:rPr>
            <w:rFonts w:ascii="Times New Roman" w:eastAsia="宋体" w:hAnsi="Times New Roman" w:cs="Times New Roman"/>
            <w:sz w:val="24"/>
            <w:szCs w:val="24"/>
          </w:rPr>
          <w:t>随机产生物品的容量和价值</w:t>
        </w:r>
      </w:moveFrom>
    </w:p>
    <w:moveFromRangeEnd w:id="169"/>
    <w:p w14:paraId="7C06A658" w14:textId="1E06DE7D" w:rsidR="004E4E60" w:rsidRPr="00B96E99" w:rsidDel="00283F4B" w:rsidRDefault="002C0153" w:rsidP="00C94BAC">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82D9A75" wp14:editId="6A8A86D0">
            <wp:extent cx="2751563" cy="1309421"/>
            <wp:effectExtent l="0" t="0" r="0" b="5080"/>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0273" cy="1313566"/>
                    </a:xfrm>
                    <a:prstGeom prst="rect">
                      <a:avLst/>
                    </a:prstGeom>
                  </pic:spPr>
                </pic:pic>
              </a:graphicData>
            </a:graphic>
          </wp:inline>
        </w:drawing>
      </w:r>
      <w:moveFromRangeStart w:id="171" w:author="JieTang" w:date="2016-05-02T21:38:00Z" w:name="move449988431"/>
      <w:moveFrom w:id="172" w:author="JieTang" w:date="2016-05-02T21:38:00Z">
        <w:r w:rsidR="006772E9" w:rsidRPr="00B96E99" w:rsidDel="00283F4B">
          <w:rPr>
            <w:rFonts w:ascii="Times New Roman" w:eastAsia="宋体" w:hAnsi="Times New Roman" w:cs="Times New Roman"/>
            <w:sz w:val="24"/>
            <w:szCs w:val="24"/>
          </w:rPr>
          <w:t>表</w:t>
        </w:r>
        <w:r w:rsidR="006772E9" w:rsidRPr="00B96E99" w:rsidDel="00283F4B">
          <w:rPr>
            <w:rFonts w:ascii="Times New Roman" w:eastAsia="宋体" w:hAnsi="Times New Roman" w:cs="Times New Roman"/>
            <w:sz w:val="24"/>
            <w:szCs w:val="24"/>
          </w:rPr>
          <w:t>2.2</w:t>
        </w:r>
        <w:r w:rsidRPr="00B96E99" w:rsidDel="00283F4B">
          <w:rPr>
            <w:rFonts w:ascii="Times New Roman" w:eastAsia="宋体" w:hAnsi="Times New Roman" w:cs="Times New Roman"/>
            <w:sz w:val="24"/>
            <w:szCs w:val="24"/>
          </w:rPr>
          <w:t xml:space="preserve"> AFSA</w:t>
        </w:r>
        <w:r w:rsidRPr="00B96E99" w:rsidDel="00283F4B">
          <w:rPr>
            <w:rFonts w:ascii="Times New Roman" w:eastAsia="宋体" w:hAnsi="Times New Roman" w:cs="Times New Roman"/>
            <w:sz w:val="24"/>
            <w:szCs w:val="24"/>
          </w:rPr>
          <w:t>算法参数值</w:t>
        </w:r>
      </w:moveFrom>
    </w:p>
    <w:moveFromRangeEnd w:id="171"/>
    <w:p w14:paraId="26286ED0" w14:textId="77777777" w:rsidR="006772E9" w:rsidRPr="00B96E99" w:rsidRDefault="00F0591E" w:rsidP="0013601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我们运行该程序</w:t>
      </w:r>
      <w:r w:rsidRPr="00B96E99">
        <w:rPr>
          <w:rFonts w:ascii="Times New Roman" w:eastAsia="宋体" w:hAnsi="Times New Roman" w:cs="Times New Roman"/>
          <w:sz w:val="24"/>
          <w:szCs w:val="24"/>
        </w:rPr>
        <w:t>10</w:t>
      </w:r>
      <w:r w:rsidRPr="00B96E99">
        <w:rPr>
          <w:rFonts w:ascii="Times New Roman" w:eastAsia="宋体" w:hAnsi="Times New Roman" w:cs="Times New Roman"/>
          <w:sz w:val="24"/>
          <w:szCs w:val="24"/>
        </w:rPr>
        <w:t>次，然后发现每次都是在迭代</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次之前就得到了最优解：</w:t>
      </w:r>
      <w:r w:rsidRPr="00B96E99">
        <w:rPr>
          <w:rFonts w:ascii="Times New Roman" w:eastAsia="宋体" w:hAnsi="Times New Roman" w:cs="Times New Roman"/>
          <w:sz w:val="24"/>
          <w:szCs w:val="24"/>
        </w:rPr>
        <w:t>6151</w:t>
      </w:r>
      <w:r w:rsidRPr="00B96E99">
        <w:rPr>
          <w:rFonts w:ascii="Times New Roman" w:eastAsia="宋体" w:hAnsi="Times New Roman" w:cs="Times New Roman"/>
          <w:sz w:val="24"/>
          <w:szCs w:val="24"/>
        </w:rPr>
        <w:t>，平均耗时</w:t>
      </w:r>
      <w:r w:rsidRPr="00B96E99">
        <w:rPr>
          <w:rFonts w:ascii="Times New Roman" w:eastAsia="宋体" w:hAnsi="Times New Roman" w:cs="Times New Roman"/>
          <w:sz w:val="24"/>
          <w:szCs w:val="24"/>
        </w:rPr>
        <w:t>0.134s</w:t>
      </w:r>
      <w:r w:rsidRPr="00B96E99">
        <w:rPr>
          <w:rFonts w:ascii="Times New Roman" w:eastAsia="宋体" w:hAnsi="Times New Roman" w:cs="Times New Roman"/>
          <w:sz w:val="24"/>
          <w:szCs w:val="24"/>
        </w:rPr>
        <w:t>。运行示意图如图</w:t>
      </w:r>
      <w:r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所示。</w:t>
      </w:r>
    </w:p>
    <w:p w14:paraId="782FEA51" w14:textId="77777777" w:rsidR="00902D97" w:rsidRPr="00B96E99" w:rsidRDefault="00902D97" w:rsidP="00902D9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57736E6" wp14:editId="3147AD1A">
            <wp:extent cx="3752698" cy="2385986"/>
            <wp:effectExtent l="0" t="0" r="635"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4407" cy="2412505"/>
                    </a:xfrm>
                    <a:prstGeom prst="rect">
                      <a:avLst/>
                    </a:prstGeom>
                  </pic:spPr>
                </pic:pic>
              </a:graphicData>
            </a:graphic>
          </wp:inline>
        </w:drawing>
      </w:r>
    </w:p>
    <w:p w14:paraId="613D0D93" w14:textId="77777777" w:rsidR="00902D97" w:rsidRPr="00B96E99" w:rsidRDefault="00902D97" w:rsidP="00902D9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图</w:t>
      </w:r>
      <w:r w:rsidRPr="00B96E99">
        <w:rPr>
          <w:rFonts w:ascii="Times New Roman" w:eastAsia="宋体" w:hAnsi="Times New Roman" w:cs="Times New Roman"/>
          <w:sz w:val="24"/>
          <w:szCs w:val="24"/>
        </w:rPr>
        <w:t>2.6 AFSA</w:t>
      </w:r>
      <w:r w:rsidRPr="00B96E99">
        <w:rPr>
          <w:rFonts w:ascii="Times New Roman" w:eastAsia="宋体" w:hAnsi="Times New Roman" w:cs="Times New Roman"/>
          <w:sz w:val="24"/>
          <w:szCs w:val="24"/>
        </w:rPr>
        <w:t>模拟实验</w:t>
      </w:r>
    </w:p>
    <w:p w14:paraId="7E3EACD2" w14:textId="0E868AF4" w:rsidR="00D96C28" w:rsidRPr="00136017" w:rsidRDefault="00136017" w:rsidP="00023D7B">
      <w:pPr>
        <w:pStyle w:val="40"/>
      </w:pPr>
      <w:bookmarkStart w:id="173" w:name="_Toc450637063"/>
      <w:r w:rsidRPr="00136017">
        <w:t>2.</w:t>
      </w:r>
      <w:r w:rsidR="00D96C28" w:rsidRPr="00136017">
        <w:t xml:space="preserve">4.1 </w:t>
      </w:r>
      <w:r w:rsidR="00D96C28" w:rsidRPr="00136017">
        <w:t>实验配置</w:t>
      </w:r>
      <w:bookmarkEnd w:id="173"/>
    </w:p>
    <w:p w14:paraId="4578EE1F" w14:textId="77777777" w:rsidR="00BF49C6" w:rsidRPr="00B96E99" w:rsidRDefault="00BF49C6" w:rsidP="00E1471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上做实验，一共有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个节点，每个节点配置</w:t>
      </w:r>
      <w:r w:rsidRPr="00B96E99">
        <w:rPr>
          <w:rFonts w:ascii="Times New Roman" w:eastAsia="宋体" w:hAnsi="Times New Roman" w:cs="Times New Roman"/>
          <w:sz w:val="24"/>
          <w:szCs w:val="24"/>
        </w:rPr>
        <w:t>10G</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虚拟核，具体配置如表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参数为：</w:t>
      </w:r>
      <w:r w:rsidRPr="00B96E99">
        <w:rPr>
          <w:rFonts w:ascii="Times New Roman" w:eastAsia="宋体" w:hAnsi="Times New Roman" w:cs="Times New Roman"/>
          <w:sz w:val="24"/>
          <w:szCs w:val="24"/>
        </w:rPr>
        <w:t xml:space="preserve">N=20, L=10,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=50, </w:t>
      </w:r>
      <m:oMath>
        <m:r>
          <m:rPr>
            <m:sty m:val="p"/>
          </m:rPr>
          <w:rPr>
            <w:rFonts w:ascii="Cambria Math" w:eastAsia="宋体" w:hAnsi="Cambria Math" w:cs="Times New Roman"/>
            <w:sz w:val="24"/>
            <w:szCs w:val="24"/>
          </w:rPr>
          <m:t>β</m:t>
        </m:r>
      </m:oMath>
      <w:r w:rsidR="00973D03" w:rsidRPr="00B96E99">
        <w:rPr>
          <w:rFonts w:ascii="Times New Roman" w:eastAsia="宋体" w:hAnsi="Times New Roman" w:cs="Times New Roman"/>
          <w:sz w:val="24"/>
          <w:szCs w:val="24"/>
        </w:rPr>
        <w:t>=0.7</w:t>
      </w:r>
      <w:r w:rsidRPr="00B96E99">
        <w:rPr>
          <w:rFonts w:ascii="Times New Roman" w:eastAsia="宋体" w:hAnsi="Times New Roman" w:cs="Times New Roman"/>
          <w:sz w:val="24"/>
          <w:szCs w:val="24"/>
        </w:rPr>
        <w:t>, step=2, trynumber=20, m=3, visual=5</w:t>
      </w:r>
      <w:r w:rsidRPr="00B96E99">
        <w:rPr>
          <w:rFonts w:ascii="Times New Roman" w:eastAsia="宋体" w:hAnsi="Times New Roman" w:cs="Times New Roman"/>
          <w:sz w:val="24"/>
          <w:szCs w:val="24"/>
        </w:rPr>
        <w:t>。</w:t>
      </w:r>
    </w:p>
    <w:p w14:paraId="4B540296"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174" w:author="JieTang" w:date="2016-05-02T21:38:00Z" w:name="move449988417"/>
      <w:moveTo w:id="175"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集群配置</w:t>
        </w:r>
      </w:moveTo>
    </w:p>
    <w:moveToRangeEnd w:id="174"/>
    <w:p w14:paraId="609CA49B" w14:textId="57F89983" w:rsidR="00BF49C6" w:rsidRPr="00B96E99" w:rsidDel="00283F4B" w:rsidRDefault="001A3CA0" w:rsidP="00E1471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74E586F" wp14:editId="594AECA3">
            <wp:extent cx="3593006" cy="1799539"/>
            <wp:effectExtent l="0" t="0" r="7620" b="0"/>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8567" cy="1812341"/>
                    </a:xfrm>
                    <a:prstGeom prst="rect">
                      <a:avLst/>
                    </a:prstGeom>
                  </pic:spPr>
                </pic:pic>
              </a:graphicData>
            </a:graphic>
          </wp:inline>
        </w:drawing>
      </w:r>
      <w:moveFromRangeStart w:id="176" w:author="JieTang" w:date="2016-05-02T21:38:00Z" w:name="move449988417"/>
      <w:moveFrom w:id="177" w:author="JieTang" w:date="2016-05-02T21:38:00Z">
        <w:r w:rsidR="005672E6" w:rsidRPr="00B96E99" w:rsidDel="00283F4B">
          <w:rPr>
            <w:rFonts w:ascii="Times New Roman" w:eastAsia="宋体" w:hAnsi="Times New Roman" w:cs="Times New Roman"/>
            <w:sz w:val="24"/>
            <w:szCs w:val="24"/>
          </w:rPr>
          <w:t>表</w:t>
        </w:r>
        <w:r w:rsidR="005672E6" w:rsidRPr="00B96E99" w:rsidDel="00283F4B">
          <w:rPr>
            <w:rFonts w:ascii="Times New Roman" w:eastAsia="宋体" w:hAnsi="Times New Roman" w:cs="Times New Roman"/>
            <w:sz w:val="24"/>
            <w:szCs w:val="24"/>
          </w:rPr>
          <w:t>2.3</w:t>
        </w:r>
        <w:r w:rsidRPr="00B96E99" w:rsidDel="00283F4B">
          <w:rPr>
            <w:rFonts w:ascii="Times New Roman" w:eastAsia="宋体" w:hAnsi="Times New Roman" w:cs="Times New Roman"/>
            <w:sz w:val="24"/>
            <w:szCs w:val="24"/>
          </w:rPr>
          <w:t xml:space="preserve"> </w:t>
        </w:r>
        <w:r w:rsidRPr="00B96E99" w:rsidDel="00283F4B">
          <w:rPr>
            <w:rFonts w:ascii="Times New Roman" w:eastAsia="宋体" w:hAnsi="Times New Roman" w:cs="Times New Roman"/>
            <w:sz w:val="24"/>
            <w:szCs w:val="24"/>
          </w:rPr>
          <w:t>集群配置</w:t>
        </w:r>
      </w:moveFrom>
    </w:p>
    <w:p w14:paraId="7463B9AE" w14:textId="06FC491C" w:rsidR="005672E6" w:rsidRPr="004860D7" w:rsidRDefault="00136017">
      <w:pPr>
        <w:pStyle w:val="40"/>
        <w:pPrChange w:id="178" w:author="JieTang" w:date="2016-05-02T20:15:00Z">
          <w:pPr>
            <w:pStyle w:val="30"/>
          </w:pPr>
        </w:pPrChange>
      </w:pPr>
      <w:bookmarkStart w:id="179" w:name="_Toc450637064"/>
      <w:moveFromRangeEnd w:id="176"/>
      <w:r w:rsidRPr="004860D7">
        <w:t>2.</w:t>
      </w:r>
      <w:r w:rsidR="005672E6" w:rsidRPr="004860D7">
        <w:t xml:space="preserve">4.2 </w:t>
      </w:r>
      <w:r w:rsidR="005672E6" w:rsidRPr="004860D7">
        <w:t>实验结果和分析</w:t>
      </w:r>
      <w:bookmarkEnd w:id="179"/>
    </w:p>
    <w:p w14:paraId="30D72D37" w14:textId="38994781" w:rsidR="005672E6" w:rsidRPr="00B96E99" w:rsidRDefault="005672E6" w:rsidP="00757E9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00AC3274">
        <w:rPr>
          <w:rFonts w:ascii="Times New Roman" w:eastAsia="宋体" w:hAnsi="Times New Roman" w:cs="Times New Roman" w:hint="eastAsia"/>
          <w:sz w:val="24"/>
          <w:szCs w:val="24"/>
        </w:rPr>
        <w:t>多用户的</w:t>
      </w:r>
      <w:r w:rsidR="008944FE">
        <w:rPr>
          <w:rFonts w:ascii="Times New Roman" w:eastAsia="宋体" w:hAnsi="Times New Roman" w:cs="Times New Roman" w:hint="eastAsia"/>
          <w:sz w:val="24"/>
          <w:szCs w:val="24"/>
        </w:rPr>
        <w:t>集群</w:t>
      </w:r>
      <w:r w:rsidRPr="00B96E99">
        <w:rPr>
          <w:rFonts w:ascii="Times New Roman" w:eastAsia="宋体" w:hAnsi="Times New Roman" w:cs="Times New Roman"/>
          <w:sz w:val="24"/>
          <w:szCs w:val="24"/>
        </w:rPr>
        <w:t>运行过程中，</w:t>
      </w:r>
      <w:r w:rsidR="00734B53">
        <w:rPr>
          <w:rFonts w:ascii="Times New Roman" w:eastAsia="宋体" w:hAnsi="Times New Roman" w:cs="Times New Roman" w:hint="eastAsia"/>
          <w:sz w:val="24"/>
          <w:szCs w:val="24"/>
        </w:rPr>
        <w:t>会有不同的</w:t>
      </w:r>
      <w:r w:rsidR="00734B53">
        <w:rPr>
          <w:rFonts w:ascii="Times New Roman" w:eastAsia="宋体" w:hAnsi="Times New Roman" w:cs="Times New Roman" w:hint="eastAsia"/>
          <w:sz w:val="24"/>
          <w:szCs w:val="24"/>
        </w:rPr>
        <w:t>jobs</w:t>
      </w:r>
      <w:r w:rsidR="00734B53">
        <w:rPr>
          <w:rFonts w:ascii="Times New Roman" w:eastAsia="宋体" w:hAnsi="Times New Roman" w:cs="Times New Roman" w:hint="eastAsia"/>
          <w:sz w:val="24"/>
          <w:szCs w:val="24"/>
        </w:rPr>
        <w:t>在集群上运行，</w:t>
      </w:r>
      <w:r w:rsidR="00832CA8">
        <w:rPr>
          <w:rFonts w:ascii="Times New Roman" w:eastAsia="宋体" w:hAnsi="Times New Roman" w:cs="Times New Roman" w:hint="eastAsia"/>
          <w:sz w:val="24"/>
          <w:szCs w:val="24"/>
        </w:rPr>
        <w:t>为了验证本文调度器的效率，</w:t>
      </w:r>
      <w:r w:rsidRPr="00B96E99">
        <w:rPr>
          <w:rFonts w:ascii="Times New Roman" w:eastAsia="宋体" w:hAnsi="Times New Roman" w:cs="Times New Roman"/>
          <w:sz w:val="24"/>
          <w:szCs w:val="24"/>
        </w:rPr>
        <w:t>我们</w:t>
      </w:r>
      <w:r w:rsidR="0078010D">
        <w:rPr>
          <w:rFonts w:ascii="Times New Roman" w:eastAsia="宋体" w:hAnsi="Times New Roman" w:cs="Times New Roman" w:hint="eastAsia"/>
          <w:sz w:val="24"/>
          <w:szCs w:val="24"/>
        </w:rPr>
        <w:t>通过</w:t>
      </w:r>
      <w:r w:rsidR="00BC2D88">
        <w:rPr>
          <w:rFonts w:ascii="Times New Roman" w:eastAsia="宋体" w:hAnsi="Times New Roman" w:cs="Times New Roman" w:hint="eastAsia"/>
          <w:sz w:val="24"/>
          <w:szCs w:val="24"/>
        </w:rPr>
        <w:t>下面</w:t>
      </w:r>
      <w:r w:rsidRPr="00B96E99">
        <w:rPr>
          <w:rFonts w:ascii="Times New Roman" w:eastAsia="宋体" w:hAnsi="Times New Roman" w:cs="Times New Roman"/>
          <w:sz w:val="24"/>
          <w:szCs w:val="24"/>
        </w:rPr>
        <w:t>两种情况来验证：</w:t>
      </w:r>
    </w:p>
    <w:p w14:paraId="06C6C50B" w14:textId="2FDEAF22" w:rsidR="00E245B8" w:rsidRPr="00E245B8" w:rsidRDefault="005672E6">
      <w:pPr>
        <w:pStyle w:val="a3"/>
        <w:numPr>
          <w:ilvl w:val="0"/>
          <w:numId w:val="61"/>
        </w:numPr>
        <w:spacing w:line="400" w:lineRule="exact"/>
        <w:ind w:firstLineChars="0"/>
        <w:rPr>
          <w:rFonts w:ascii="Times New Roman" w:eastAsia="宋体" w:hAnsi="Times New Roman" w:cs="Times New Roman"/>
          <w:sz w:val="24"/>
          <w:szCs w:val="24"/>
        </w:rPr>
        <w:pPrChange w:id="180" w:author="JieTang" w:date="2016-05-02T21:36:00Z">
          <w:pPr>
            <w:pStyle w:val="a3"/>
            <w:numPr>
              <w:numId w:val="47"/>
            </w:numPr>
            <w:spacing w:line="360" w:lineRule="auto"/>
            <w:ind w:left="720" w:firstLineChars="0" w:hanging="720"/>
          </w:pPr>
        </w:pPrChange>
      </w:pPr>
      <w:r w:rsidRPr="00E245B8">
        <w:rPr>
          <w:rFonts w:ascii="Times New Roman" w:eastAsia="宋体" w:hAnsi="Times New Roman" w:cs="Times New Roman" w:hint="eastAsia"/>
          <w:sz w:val="24"/>
          <w:szCs w:val="24"/>
          <w:rPrChange w:id="181" w:author="JieTang" w:date="2016-05-02T21:37:00Z">
            <w:rPr>
              <w:rFonts w:hint="eastAsia"/>
            </w:rPr>
          </w:rPrChange>
        </w:rPr>
        <w:t>同种类型的</w:t>
      </w:r>
      <w:r w:rsidRPr="00E245B8">
        <w:rPr>
          <w:rFonts w:ascii="Times New Roman" w:eastAsia="宋体" w:hAnsi="Times New Roman" w:cs="Times New Roman"/>
          <w:sz w:val="24"/>
          <w:szCs w:val="24"/>
          <w:rPrChange w:id="182" w:author="JieTang" w:date="2016-05-02T21:37:00Z">
            <w:rPr/>
          </w:rPrChange>
        </w:rPr>
        <w:t>jobs</w:t>
      </w:r>
      <w:del w:id="183" w:author="JieTang" w:date="2016-05-02T21:37:00Z">
        <w:r w:rsidRPr="00E245B8" w:rsidDel="00283F4B">
          <w:rPr>
            <w:rFonts w:ascii="Times New Roman" w:eastAsia="宋体" w:hAnsi="Times New Roman" w:cs="Times New Roman" w:hint="eastAsia"/>
            <w:sz w:val="24"/>
            <w:szCs w:val="24"/>
            <w:rPrChange w:id="184" w:author="JieTang" w:date="2016-05-02T21:37:00Z">
              <w:rPr>
                <w:rFonts w:hint="eastAsia"/>
              </w:rPr>
            </w:rPrChange>
          </w:rPr>
          <w:delText>：</w:delText>
        </w:r>
      </w:del>
    </w:p>
    <w:p w14:paraId="426D4F3A" w14:textId="25173A26" w:rsidR="00BE5DD1" w:rsidRDefault="005672E6">
      <w:pPr>
        <w:pStyle w:val="a3"/>
        <w:spacing w:line="400" w:lineRule="exact"/>
        <w:ind w:left="1140" w:firstLineChars="0" w:firstLine="0"/>
        <w:rPr>
          <w:rFonts w:ascii="Times New Roman" w:eastAsia="宋体" w:hAnsi="Times New Roman" w:cs="Times New Roman"/>
          <w:sz w:val="24"/>
          <w:szCs w:val="24"/>
        </w:rPr>
        <w:pPrChange w:id="185" w:author="JieTang" w:date="2016-05-02T21:37:00Z">
          <w:pPr>
            <w:pStyle w:val="a3"/>
            <w:spacing w:line="360" w:lineRule="auto"/>
            <w:ind w:left="1200" w:firstLineChars="0" w:firstLine="0"/>
          </w:pPr>
        </w:pPrChange>
      </w:pPr>
      <w:r w:rsidRPr="00E245B8">
        <w:rPr>
          <w:rFonts w:ascii="Times New Roman" w:eastAsia="宋体" w:hAnsi="Times New Roman" w:cs="Times New Roman" w:hint="eastAsia"/>
          <w:sz w:val="24"/>
          <w:szCs w:val="24"/>
          <w:rPrChange w:id="186" w:author="JieTang" w:date="2016-05-02T21:36:00Z">
            <w:rPr>
              <w:rFonts w:hint="eastAsia"/>
            </w:rPr>
          </w:rPrChange>
        </w:rPr>
        <w:t>在该实验中，我们使用简单工作负载的</w:t>
      </w:r>
      <w:r w:rsidRPr="00E245B8">
        <w:rPr>
          <w:rFonts w:ascii="Times New Roman" w:eastAsia="宋体" w:hAnsi="Times New Roman" w:cs="Times New Roman"/>
          <w:sz w:val="24"/>
          <w:szCs w:val="24"/>
          <w:rPrChange w:id="187" w:author="JieTang" w:date="2016-05-02T21:36:00Z">
            <w:rPr/>
          </w:rPrChange>
        </w:rPr>
        <w:t>WordCount</w:t>
      </w:r>
      <w:r w:rsidRPr="00E245B8">
        <w:rPr>
          <w:rFonts w:ascii="Times New Roman" w:eastAsia="宋体" w:hAnsi="Times New Roman" w:cs="Times New Roman" w:hint="eastAsia"/>
          <w:sz w:val="24"/>
          <w:szCs w:val="24"/>
          <w:rPrChange w:id="188" w:author="JieTang" w:date="2016-05-02T21:36:00Z">
            <w:rPr>
              <w:rFonts w:hint="eastAsia"/>
            </w:rPr>
          </w:rPrChange>
        </w:rPr>
        <w:t>程序，一共有</w:t>
      </w:r>
      <w:r w:rsidRPr="00E245B8">
        <w:rPr>
          <w:rFonts w:ascii="Times New Roman" w:eastAsia="宋体" w:hAnsi="Times New Roman" w:cs="Times New Roman"/>
          <w:sz w:val="24"/>
          <w:szCs w:val="24"/>
          <w:rPrChange w:id="189" w:author="JieTang" w:date="2016-05-02T21:36:00Z">
            <w:rPr/>
          </w:rPrChange>
        </w:rPr>
        <w:t>6</w:t>
      </w:r>
      <w:r w:rsidRPr="00E245B8">
        <w:rPr>
          <w:rFonts w:ascii="Times New Roman" w:eastAsia="宋体" w:hAnsi="Times New Roman" w:cs="Times New Roman" w:hint="eastAsia"/>
          <w:sz w:val="24"/>
          <w:szCs w:val="24"/>
          <w:rPrChange w:id="190" w:author="JieTang" w:date="2016-05-02T21:36:00Z">
            <w:rPr>
              <w:rFonts w:hint="eastAsia"/>
            </w:rPr>
          </w:rPrChange>
        </w:rPr>
        <w:t>个</w:t>
      </w:r>
      <w:r w:rsidRPr="00E245B8">
        <w:rPr>
          <w:rFonts w:ascii="Times New Roman" w:eastAsia="宋体" w:hAnsi="Times New Roman" w:cs="Times New Roman"/>
          <w:sz w:val="24"/>
          <w:szCs w:val="24"/>
          <w:rPrChange w:id="191" w:author="JieTang" w:date="2016-05-02T21:36:00Z">
            <w:rPr/>
          </w:rPrChange>
        </w:rPr>
        <w:t>job</w:t>
      </w:r>
      <w:r w:rsidRPr="00E245B8">
        <w:rPr>
          <w:rFonts w:ascii="Times New Roman" w:eastAsia="宋体" w:hAnsi="Times New Roman" w:cs="Times New Roman" w:hint="eastAsia"/>
          <w:sz w:val="24"/>
          <w:szCs w:val="24"/>
          <w:rPrChange w:id="192" w:author="JieTang" w:date="2016-05-02T21:36:00Z">
            <w:rPr>
              <w:rFonts w:hint="eastAsia"/>
            </w:rPr>
          </w:rPrChange>
        </w:rPr>
        <w:t>，每个</w:t>
      </w:r>
      <w:r w:rsidRPr="00E245B8">
        <w:rPr>
          <w:rFonts w:ascii="Times New Roman" w:eastAsia="宋体" w:hAnsi="Times New Roman" w:cs="Times New Roman"/>
          <w:sz w:val="24"/>
          <w:szCs w:val="24"/>
          <w:rPrChange w:id="193" w:author="JieTang" w:date="2016-05-02T21:36:00Z">
            <w:rPr/>
          </w:rPrChange>
        </w:rPr>
        <w:t>job</w:t>
      </w:r>
      <w:r w:rsidRPr="00E245B8">
        <w:rPr>
          <w:rFonts w:ascii="Times New Roman" w:eastAsia="宋体" w:hAnsi="Times New Roman" w:cs="Times New Roman" w:hint="eastAsia"/>
          <w:sz w:val="24"/>
          <w:szCs w:val="24"/>
          <w:rPrChange w:id="194" w:author="JieTang" w:date="2016-05-02T21:36:00Z">
            <w:rPr>
              <w:rFonts w:hint="eastAsia"/>
            </w:rPr>
          </w:rPrChange>
        </w:rPr>
        <w:t>有</w:t>
      </w:r>
      <w:r w:rsidRPr="00E245B8">
        <w:rPr>
          <w:rFonts w:ascii="Times New Roman" w:eastAsia="宋体" w:hAnsi="Times New Roman" w:cs="Times New Roman"/>
          <w:sz w:val="24"/>
          <w:szCs w:val="24"/>
          <w:rPrChange w:id="195" w:author="JieTang" w:date="2016-05-02T21:36:00Z">
            <w:rPr/>
          </w:rPrChange>
        </w:rPr>
        <w:t xml:space="preserve">7.18G </w:t>
      </w:r>
      <w:r w:rsidRPr="00E245B8">
        <w:rPr>
          <w:rFonts w:ascii="Times New Roman" w:eastAsia="宋体" w:hAnsi="Times New Roman" w:cs="Times New Roman" w:hint="eastAsia"/>
          <w:sz w:val="24"/>
          <w:szCs w:val="24"/>
          <w:rPrChange w:id="196" w:author="JieTang" w:date="2016-05-02T21:36:00Z">
            <w:rPr>
              <w:rFonts w:hint="eastAsia"/>
            </w:rPr>
          </w:rPrChange>
        </w:rPr>
        <w:t>的输入文件，该文件由</w:t>
      </w:r>
      <w:r w:rsidRPr="00E245B8">
        <w:rPr>
          <w:rFonts w:ascii="Times New Roman" w:eastAsia="宋体" w:hAnsi="Times New Roman" w:cs="Times New Roman"/>
          <w:sz w:val="24"/>
          <w:szCs w:val="24"/>
          <w:rPrChange w:id="197" w:author="JieTang" w:date="2016-05-02T21:36:00Z">
            <w:rPr/>
          </w:rPrChange>
        </w:rPr>
        <w:t>RandomTextWriter</w:t>
      </w:r>
      <w:r w:rsidRPr="00E245B8">
        <w:rPr>
          <w:rFonts w:ascii="Times New Roman" w:eastAsia="宋体" w:hAnsi="Times New Roman" w:cs="Times New Roman" w:hint="eastAsia"/>
          <w:sz w:val="24"/>
          <w:szCs w:val="24"/>
          <w:rPrChange w:id="198" w:author="JieTang" w:date="2016-05-02T21:36:00Z">
            <w:rPr>
              <w:rFonts w:hint="eastAsia"/>
            </w:rPr>
          </w:rPrChange>
        </w:rPr>
        <w:t>程序产生，具体配置如下表</w:t>
      </w:r>
      <w:r w:rsidRPr="00E245B8">
        <w:rPr>
          <w:rFonts w:ascii="Times New Roman" w:eastAsia="宋体" w:hAnsi="Times New Roman" w:cs="Times New Roman"/>
          <w:sz w:val="24"/>
          <w:szCs w:val="24"/>
          <w:rPrChange w:id="199" w:author="JieTang" w:date="2016-05-02T21:36:00Z">
            <w:rPr/>
          </w:rPrChange>
        </w:rPr>
        <w:t xml:space="preserve">2.4 </w:t>
      </w:r>
      <w:r w:rsidRPr="00E245B8">
        <w:rPr>
          <w:rFonts w:ascii="Times New Roman" w:eastAsia="宋体" w:hAnsi="Times New Roman" w:cs="Times New Roman" w:hint="eastAsia"/>
          <w:sz w:val="24"/>
          <w:szCs w:val="24"/>
          <w:rPrChange w:id="200" w:author="JieTang" w:date="2016-05-02T21:36:00Z">
            <w:rPr>
              <w:rFonts w:hint="eastAsia"/>
            </w:rPr>
          </w:rPrChange>
        </w:rPr>
        <w:t>所示。</w:t>
      </w:r>
    </w:p>
    <w:p w14:paraId="071E77E2" w14:textId="777A1290" w:rsidR="00BE5DD1" w:rsidRDefault="00BE5DD1" w:rsidP="00BE5DD1">
      <w:pPr>
        <w:pStyle w:val="a3"/>
        <w:spacing w:line="400" w:lineRule="exact"/>
        <w:ind w:left="114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2.4 </w:t>
      </w:r>
      <w:r>
        <w:rPr>
          <w:rFonts w:ascii="Times New Roman" w:eastAsia="宋体" w:hAnsi="Times New Roman" w:cs="Times New Roman" w:hint="eastAsia"/>
          <w:sz w:val="24"/>
          <w:szCs w:val="24"/>
        </w:rPr>
        <w:t>实验配置</w:t>
      </w:r>
    </w:p>
    <w:p w14:paraId="7F9B3FB1" w14:textId="601CBB99" w:rsidR="00BE5DD1" w:rsidRDefault="00BE6D26" w:rsidP="00BE6D26">
      <w:pPr>
        <w:pStyle w:val="a3"/>
        <w:ind w:left="1140"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955D8D0" wp14:editId="7D6B838B">
            <wp:extent cx="3257143" cy="2076190"/>
            <wp:effectExtent l="0" t="0" r="635" b="635"/>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7143" cy="2076190"/>
                    </a:xfrm>
                    <a:prstGeom prst="rect">
                      <a:avLst/>
                    </a:prstGeom>
                  </pic:spPr>
                </pic:pic>
              </a:graphicData>
            </a:graphic>
          </wp:inline>
        </w:drawing>
      </w:r>
    </w:p>
    <w:p w14:paraId="6C54C287" w14:textId="13C6AFAA" w:rsidR="003F7138" w:rsidRDefault="00CA1F6F" w:rsidP="00660FE3">
      <w:pPr>
        <w:pStyle w:val="a3"/>
        <w:spacing w:line="400" w:lineRule="exact"/>
        <w:ind w:left="1140" w:firstLine="480"/>
        <w:rPr>
          <w:sz w:val="24"/>
          <w:szCs w:val="24"/>
        </w:rPr>
      </w:pPr>
      <w:r w:rsidRPr="003F278B">
        <w:rPr>
          <w:rFonts w:hint="eastAsia"/>
          <w:sz w:val="24"/>
          <w:szCs w:val="24"/>
        </w:rPr>
        <w:lastRenderedPageBreak/>
        <w:t>该实验结果如图</w:t>
      </w:r>
      <w:r w:rsidRPr="003F278B">
        <w:rPr>
          <w:sz w:val="24"/>
          <w:szCs w:val="24"/>
        </w:rPr>
        <w:t>2.7</w:t>
      </w:r>
      <w:r w:rsidRPr="003F278B">
        <w:rPr>
          <w:rFonts w:hint="eastAsia"/>
          <w:sz w:val="24"/>
          <w:szCs w:val="24"/>
        </w:rPr>
        <w:t>所示。在图中，我们看出</w:t>
      </w:r>
      <w:r w:rsidR="008C4A3D">
        <w:rPr>
          <w:rFonts w:hint="eastAsia"/>
          <w:sz w:val="24"/>
          <w:szCs w:val="24"/>
        </w:rPr>
        <w:t>本文</w:t>
      </w:r>
      <w:r w:rsidRPr="003F278B">
        <w:rPr>
          <w:rFonts w:hint="eastAsia"/>
          <w:sz w:val="24"/>
          <w:szCs w:val="24"/>
        </w:rPr>
        <w:t>调度器比</w:t>
      </w:r>
      <w:r w:rsidRPr="003F278B">
        <w:rPr>
          <w:sz w:val="24"/>
          <w:szCs w:val="24"/>
        </w:rPr>
        <w:t xml:space="preserve">Hadoop </w:t>
      </w:r>
      <w:r w:rsidRPr="003F278B">
        <w:rPr>
          <w:rFonts w:hint="eastAsia"/>
          <w:sz w:val="24"/>
          <w:szCs w:val="24"/>
        </w:rPr>
        <w:t>目前的调度器有更高的性能。例如，运行时间比</w:t>
      </w:r>
      <w:r w:rsidRPr="003F278B">
        <w:rPr>
          <w:sz w:val="24"/>
          <w:szCs w:val="24"/>
        </w:rPr>
        <w:t>FIFO</w:t>
      </w:r>
      <w:r w:rsidRPr="003F278B">
        <w:rPr>
          <w:rFonts w:hint="eastAsia"/>
          <w:sz w:val="24"/>
          <w:szCs w:val="24"/>
        </w:rPr>
        <w:t>和</w:t>
      </w:r>
      <w:r w:rsidRPr="003F278B">
        <w:rPr>
          <w:sz w:val="24"/>
          <w:szCs w:val="24"/>
        </w:rPr>
        <w:t>Fair</w:t>
      </w:r>
      <w:r w:rsidRPr="003F278B">
        <w:rPr>
          <w:rFonts w:hint="eastAsia"/>
          <w:sz w:val="24"/>
          <w:szCs w:val="24"/>
        </w:rPr>
        <w:t>调度器缩短了</w:t>
      </w:r>
      <w:r w:rsidR="0045285E" w:rsidRPr="003F278B">
        <w:rPr>
          <w:sz w:val="24"/>
          <w:szCs w:val="24"/>
        </w:rPr>
        <w:t>33.578</w:t>
      </w:r>
      <w:r w:rsidRPr="003F278B">
        <w:rPr>
          <w:sz w:val="24"/>
          <w:szCs w:val="24"/>
        </w:rPr>
        <w:t xml:space="preserve">% </w:t>
      </w:r>
      <w:r w:rsidRPr="003F278B">
        <w:rPr>
          <w:rFonts w:hint="eastAsia"/>
          <w:sz w:val="24"/>
          <w:szCs w:val="24"/>
        </w:rPr>
        <w:t>和</w:t>
      </w:r>
      <w:r w:rsidR="0045285E" w:rsidRPr="003F278B">
        <w:rPr>
          <w:sz w:val="24"/>
          <w:szCs w:val="24"/>
        </w:rPr>
        <w:t>46.059</w:t>
      </w:r>
      <w:r w:rsidRPr="003F278B">
        <w:rPr>
          <w:sz w:val="24"/>
          <w:szCs w:val="24"/>
        </w:rPr>
        <w:t>%</w:t>
      </w:r>
      <w:r w:rsidRPr="003F278B">
        <w:rPr>
          <w:rFonts w:hint="eastAsia"/>
          <w:sz w:val="24"/>
          <w:szCs w:val="24"/>
        </w:rPr>
        <w:t>。在文章</w:t>
      </w:r>
      <w:r w:rsidR="00980379" w:rsidRPr="003F278B">
        <w:rPr>
          <w:sz w:val="24"/>
          <w:szCs w:val="24"/>
        </w:rPr>
        <w:t>[27]</w:t>
      </w:r>
      <w:r w:rsidRPr="003F278B">
        <w:rPr>
          <w:rFonts w:hint="eastAsia"/>
          <w:sz w:val="24"/>
          <w:szCs w:val="24"/>
        </w:rPr>
        <w:t>中，</w:t>
      </w:r>
      <w:r w:rsidRPr="003F278B">
        <w:rPr>
          <w:sz w:val="24"/>
          <w:szCs w:val="24"/>
        </w:rPr>
        <w:t>HaSTE</w:t>
      </w:r>
      <w:r w:rsidRPr="003F278B">
        <w:rPr>
          <w:rFonts w:hint="eastAsia"/>
          <w:sz w:val="24"/>
          <w:szCs w:val="24"/>
        </w:rPr>
        <w:t>调度器在相似的实验环境下，</w:t>
      </w:r>
      <w:r w:rsidR="00C5503F">
        <w:rPr>
          <w:rFonts w:hint="eastAsia"/>
          <w:sz w:val="24"/>
          <w:szCs w:val="24"/>
        </w:rPr>
        <w:t>我们通过比例显示在我们的实验环境中，</w:t>
      </w:r>
      <w:r w:rsidRPr="003F278B">
        <w:rPr>
          <w:rFonts w:hint="eastAsia"/>
          <w:sz w:val="24"/>
          <w:szCs w:val="24"/>
        </w:rPr>
        <w:t>运行时间比</w:t>
      </w:r>
      <w:r w:rsidRPr="003F278B">
        <w:rPr>
          <w:sz w:val="24"/>
          <w:szCs w:val="24"/>
        </w:rPr>
        <w:t>FIFO</w:t>
      </w:r>
      <w:r w:rsidRPr="003F278B">
        <w:rPr>
          <w:rFonts w:hint="eastAsia"/>
          <w:sz w:val="24"/>
          <w:szCs w:val="24"/>
        </w:rPr>
        <w:t>和</w:t>
      </w:r>
      <w:r w:rsidRPr="003F278B">
        <w:rPr>
          <w:sz w:val="24"/>
          <w:szCs w:val="24"/>
        </w:rPr>
        <w:t xml:space="preserve">Fair </w:t>
      </w:r>
      <w:r w:rsidRPr="003F278B">
        <w:rPr>
          <w:rFonts w:hint="eastAsia"/>
          <w:sz w:val="24"/>
          <w:szCs w:val="24"/>
        </w:rPr>
        <w:t>缩短了</w:t>
      </w:r>
      <w:r w:rsidR="00C5503F">
        <w:rPr>
          <w:sz w:val="24"/>
          <w:szCs w:val="24"/>
        </w:rPr>
        <w:t>22.013</w:t>
      </w:r>
      <w:r w:rsidRPr="003F278B">
        <w:rPr>
          <w:sz w:val="24"/>
          <w:szCs w:val="24"/>
        </w:rPr>
        <w:t>%</w:t>
      </w:r>
      <w:r w:rsidRPr="003F278B">
        <w:rPr>
          <w:rFonts w:hint="eastAsia"/>
          <w:sz w:val="24"/>
          <w:szCs w:val="24"/>
        </w:rPr>
        <w:t>和</w:t>
      </w:r>
      <w:r w:rsidR="00F527E1">
        <w:rPr>
          <w:sz w:val="24"/>
          <w:szCs w:val="24"/>
        </w:rPr>
        <w:t>33.413</w:t>
      </w:r>
      <w:r w:rsidRPr="003F278B">
        <w:rPr>
          <w:sz w:val="24"/>
          <w:szCs w:val="24"/>
        </w:rPr>
        <w:t>%</w:t>
      </w:r>
      <w:r w:rsidRPr="003F278B">
        <w:rPr>
          <w:rFonts w:hint="eastAsia"/>
          <w:sz w:val="24"/>
          <w:szCs w:val="24"/>
        </w:rPr>
        <w:t>。可以看出</w:t>
      </w:r>
      <w:r w:rsidR="000F1681">
        <w:rPr>
          <w:rFonts w:hint="eastAsia"/>
          <w:sz w:val="24"/>
          <w:szCs w:val="24"/>
        </w:rPr>
        <w:t>改进的</w:t>
      </w:r>
      <w:r w:rsidRPr="003F278B">
        <w:rPr>
          <w:rFonts w:hint="eastAsia"/>
          <w:sz w:val="24"/>
          <w:szCs w:val="24"/>
        </w:rPr>
        <w:t>调度器比</w:t>
      </w:r>
      <w:r w:rsidRPr="003F278B">
        <w:rPr>
          <w:sz w:val="24"/>
          <w:szCs w:val="24"/>
        </w:rPr>
        <w:t xml:space="preserve">HaSTE </w:t>
      </w:r>
      <w:r w:rsidR="000549B8">
        <w:rPr>
          <w:rFonts w:hint="eastAsia"/>
          <w:sz w:val="24"/>
          <w:szCs w:val="24"/>
        </w:rPr>
        <w:t>效率高。同样的，可以看出本文调度器</w:t>
      </w:r>
      <w:r w:rsidRPr="003F278B">
        <w:rPr>
          <w:rFonts w:hint="eastAsia"/>
          <w:sz w:val="24"/>
          <w:szCs w:val="24"/>
        </w:rPr>
        <w:t>在内存利用率上也有相当的提高。</w:t>
      </w:r>
    </w:p>
    <w:p w14:paraId="7C17202A" w14:textId="1CF87C64" w:rsidR="00AA6CB1" w:rsidRDefault="00C5503F" w:rsidP="00015EF9">
      <w:pPr>
        <w:pStyle w:val="a3"/>
        <w:ind w:left="1140"/>
        <w:jc w:val="center"/>
        <w:rPr>
          <w:sz w:val="24"/>
          <w:szCs w:val="24"/>
        </w:rPr>
      </w:pPr>
      <w:r>
        <w:rPr>
          <w:noProof/>
        </w:rPr>
        <w:drawing>
          <wp:inline distT="0" distB="0" distL="0" distR="0" wp14:anchorId="3E26AA78" wp14:editId="2112891E">
            <wp:extent cx="3869740" cy="26403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9340" cy="2653703"/>
                    </a:xfrm>
                    <a:prstGeom prst="rect">
                      <a:avLst/>
                    </a:prstGeom>
                  </pic:spPr>
                </pic:pic>
              </a:graphicData>
            </a:graphic>
          </wp:inline>
        </w:drawing>
      </w:r>
    </w:p>
    <w:p w14:paraId="2C372D0A" w14:textId="75A0357E" w:rsidR="00015EF9" w:rsidRPr="00015EF9" w:rsidRDefault="00015EF9" w:rsidP="00015EF9">
      <w:pPr>
        <w:pStyle w:val="a3"/>
        <w:spacing w:line="360" w:lineRule="auto"/>
        <w:ind w:firstLineChars="0" w:firstLine="0"/>
        <w:jc w:val="center"/>
        <w:rPr>
          <w:rFonts w:ascii="Times New Roman" w:eastAsia="宋体" w:hAnsi="Times New Roman" w:cs="Times New Roman"/>
          <w:sz w:val="24"/>
          <w:szCs w:val="24"/>
          <w:rPrChange w:id="201" w:author="JieTang" w:date="2016-05-02T21:37:00Z">
            <w:rPr/>
          </w:rPrChange>
        </w:rPr>
      </w:pPr>
      <w:r>
        <w:rPr>
          <w:rFonts w:ascii="Times New Roman" w:eastAsia="宋体" w:hAnsi="Times New Roman" w:cs="Times New Roman" w:hint="eastAsia"/>
          <w:sz w:val="24"/>
          <w:szCs w:val="24"/>
        </w:rPr>
        <w:t xml:space="preserve">               </w:t>
      </w: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2.7 </w:t>
      </w:r>
      <w:r w:rsidRPr="00B96E99">
        <w:rPr>
          <w:rFonts w:ascii="Times New Roman" w:eastAsia="宋体" w:hAnsi="Times New Roman" w:cs="Times New Roman"/>
          <w:sz w:val="24"/>
          <w:szCs w:val="24"/>
        </w:rPr>
        <w:t>同种类型的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的运行时间和内存利用率对比</w:t>
      </w:r>
    </w:p>
    <w:p w14:paraId="7DD74284" w14:textId="5ABF4EEF" w:rsidR="00CB7258" w:rsidRPr="00CB7258" w:rsidRDefault="00F73FF8">
      <w:pPr>
        <w:pStyle w:val="a3"/>
        <w:numPr>
          <w:ilvl w:val="0"/>
          <w:numId w:val="61"/>
        </w:numPr>
        <w:spacing w:line="360" w:lineRule="auto"/>
        <w:ind w:firstLineChars="0"/>
        <w:rPr>
          <w:rFonts w:ascii="Times New Roman" w:eastAsia="宋体" w:hAnsi="Times New Roman" w:cs="Times New Roman"/>
          <w:sz w:val="24"/>
          <w:szCs w:val="24"/>
        </w:rPr>
        <w:pPrChange w:id="202" w:author="JieTang" w:date="2016-05-02T21:35:00Z">
          <w:pPr>
            <w:pStyle w:val="a3"/>
            <w:numPr>
              <w:numId w:val="47"/>
            </w:numPr>
            <w:spacing w:line="360" w:lineRule="auto"/>
            <w:ind w:left="720" w:firstLineChars="0" w:hanging="720"/>
          </w:pPr>
        </w:pPrChange>
      </w:pPr>
      <w:r w:rsidRPr="00CB7258">
        <w:rPr>
          <w:rFonts w:ascii="Times New Roman" w:eastAsia="宋体" w:hAnsi="Times New Roman" w:cs="Times New Roman" w:hint="eastAsia"/>
          <w:sz w:val="24"/>
          <w:szCs w:val="24"/>
          <w:rPrChange w:id="203" w:author="JieTang" w:date="2016-05-02T21:37:00Z">
            <w:rPr>
              <w:rFonts w:hint="eastAsia"/>
            </w:rPr>
          </w:rPrChange>
        </w:rPr>
        <w:t>不同种类型的</w:t>
      </w:r>
      <w:r w:rsidRPr="00CB7258">
        <w:rPr>
          <w:rFonts w:ascii="Times New Roman" w:eastAsia="宋体" w:hAnsi="Times New Roman" w:cs="Times New Roman"/>
          <w:sz w:val="24"/>
          <w:szCs w:val="24"/>
          <w:rPrChange w:id="204" w:author="JieTang" w:date="2016-05-02T21:37:00Z">
            <w:rPr/>
          </w:rPrChange>
        </w:rPr>
        <w:t>jobs</w:t>
      </w:r>
      <w:r w:rsidRPr="00CB7258">
        <w:rPr>
          <w:rFonts w:ascii="Times New Roman" w:eastAsia="宋体" w:hAnsi="Times New Roman" w:cs="Times New Roman" w:hint="eastAsia"/>
          <w:sz w:val="24"/>
          <w:szCs w:val="24"/>
          <w:rPrChange w:id="205" w:author="JieTang" w:date="2016-05-02T21:37:00Z">
            <w:rPr>
              <w:rFonts w:hint="eastAsia"/>
            </w:rPr>
          </w:rPrChange>
        </w:rPr>
        <w:t>：</w:t>
      </w:r>
    </w:p>
    <w:p w14:paraId="27D82043" w14:textId="77777777" w:rsidR="004F5F5A" w:rsidRDefault="00F73FF8" w:rsidP="00660FE3">
      <w:pPr>
        <w:pStyle w:val="a3"/>
        <w:spacing w:line="400" w:lineRule="exact"/>
        <w:ind w:left="1140" w:firstLineChars="0" w:firstLine="0"/>
        <w:rPr>
          <w:rFonts w:ascii="Times New Roman" w:eastAsia="宋体" w:hAnsi="Times New Roman" w:cs="Times New Roman"/>
          <w:sz w:val="24"/>
          <w:szCs w:val="24"/>
        </w:rPr>
      </w:pPr>
      <w:r w:rsidRPr="003F278B">
        <w:rPr>
          <w:rFonts w:ascii="Times New Roman" w:eastAsia="宋体" w:hAnsi="Times New Roman" w:cs="Times New Roman" w:hint="eastAsia"/>
          <w:sz w:val="24"/>
          <w:szCs w:val="24"/>
        </w:rPr>
        <w:t>在此种情况下，我们考虑复合负载的</w:t>
      </w:r>
      <w:r w:rsidRPr="003F278B">
        <w:rPr>
          <w:rFonts w:ascii="Times New Roman" w:eastAsia="宋体" w:hAnsi="Times New Roman" w:cs="Times New Roman"/>
          <w:sz w:val="24"/>
          <w:szCs w:val="24"/>
        </w:rPr>
        <w:t>jobs</w:t>
      </w:r>
      <w:r w:rsidRPr="003F278B">
        <w:rPr>
          <w:rFonts w:ascii="Times New Roman" w:eastAsia="宋体" w:hAnsi="Times New Roman" w:cs="Times New Roman" w:hint="eastAsia"/>
          <w:sz w:val="24"/>
          <w:szCs w:val="24"/>
        </w:rPr>
        <w:t>，例如，</w:t>
      </w:r>
      <w:r w:rsidRPr="003F278B">
        <w:rPr>
          <w:rFonts w:ascii="Times New Roman" w:eastAsia="宋体" w:hAnsi="Times New Roman" w:cs="Times New Roman"/>
          <w:sz w:val="24"/>
          <w:szCs w:val="24"/>
        </w:rPr>
        <w:t>WordCount</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TeraSort</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Grep</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 xml:space="preserve">TreaSort </w:t>
      </w:r>
      <w:r w:rsidRPr="003F278B">
        <w:rPr>
          <w:rFonts w:ascii="Times New Roman" w:eastAsia="宋体" w:hAnsi="Times New Roman" w:cs="Times New Roman" w:hint="eastAsia"/>
          <w:sz w:val="24"/>
          <w:szCs w:val="24"/>
        </w:rPr>
        <w:t>的数据来源于</w:t>
      </w:r>
      <w:r w:rsidRPr="003F278B">
        <w:rPr>
          <w:rFonts w:ascii="Times New Roman" w:eastAsia="宋体" w:hAnsi="Times New Roman" w:cs="Times New Roman"/>
          <w:sz w:val="24"/>
          <w:szCs w:val="24"/>
        </w:rPr>
        <w:t>TeraGen</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WordCount</w:t>
      </w:r>
      <w:r w:rsidRPr="003F278B">
        <w:rPr>
          <w:rFonts w:ascii="Times New Roman" w:eastAsia="宋体" w:hAnsi="Times New Roman" w:cs="Times New Roman" w:hint="eastAsia"/>
          <w:sz w:val="24"/>
          <w:szCs w:val="24"/>
        </w:rPr>
        <w:t>的数据来源于</w:t>
      </w:r>
      <w:r w:rsidRPr="003F278B">
        <w:rPr>
          <w:rFonts w:ascii="Times New Roman" w:eastAsia="宋体" w:hAnsi="Times New Roman" w:cs="Times New Roman"/>
          <w:sz w:val="24"/>
          <w:szCs w:val="24"/>
        </w:rPr>
        <w:t>RandomTextWriter</w:t>
      </w:r>
      <w:r w:rsidRPr="003F278B">
        <w:rPr>
          <w:rFonts w:ascii="Times New Roman" w:eastAsia="宋体" w:hAnsi="Times New Roman" w:cs="Times New Roman" w:hint="eastAsia"/>
          <w:sz w:val="24"/>
          <w:szCs w:val="24"/>
        </w:rPr>
        <w:t>，实验配置如表</w:t>
      </w:r>
      <w:r w:rsidRPr="003F278B">
        <w:rPr>
          <w:rFonts w:ascii="Times New Roman" w:eastAsia="宋体" w:hAnsi="Times New Roman" w:cs="Times New Roman"/>
          <w:sz w:val="24"/>
          <w:szCs w:val="24"/>
        </w:rPr>
        <w:t>2.5</w:t>
      </w:r>
      <w:r w:rsidRPr="003F278B">
        <w:rPr>
          <w:rFonts w:ascii="Times New Roman" w:eastAsia="宋体" w:hAnsi="Times New Roman" w:cs="Times New Roman" w:hint="eastAsia"/>
          <w:sz w:val="24"/>
          <w:szCs w:val="24"/>
        </w:rPr>
        <w:t>所示。</w:t>
      </w:r>
    </w:p>
    <w:p w14:paraId="2F9EF6A4" w14:textId="70874344" w:rsidR="004F5F5A" w:rsidRDefault="004F5F5A" w:rsidP="004F5F5A">
      <w:pPr>
        <w:pStyle w:val="a3"/>
        <w:spacing w:line="360" w:lineRule="auto"/>
        <w:ind w:left="114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2.5 </w:t>
      </w:r>
      <w:r>
        <w:rPr>
          <w:rFonts w:ascii="Times New Roman" w:eastAsia="宋体" w:hAnsi="Times New Roman" w:cs="Times New Roman" w:hint="eastAsia"/>
          <w:sz w:val="24"/>
          <w:szCs w:val="24"/>
        </w:rPr>
        <w:t>实验配置</w:t>
      </w:r>
    </w:p>
    <w:p w14:paraId="5AAAF289" w14:textId="39E23853" w:rsidR="004F5F5A" w:rsidRDefault="002449F8" w:rsidP="002449F8">
      <w:pPr>
        <w:pStyle w:val="a3"/>
        <w:ind w:left="1140"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697A48A" wp14:editId="1740864E">
            <wp:extent cx="3233319" cy="1751917"/>
            <wp:effectExtent l="0" t="0" r="5715" b="1270"/>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4434" cy="1763358"/>
                    </a:xfrm>
                    <a:prstGeom prst="rect">
                      <a:avLst/>
                    </a:prstGeom>
                  </pic:spPr>
                </pic:pic>
              </a:graphicData>
            </a:graphic>
          </wp:inline>
        </w:drawing>
      </w:r>
    </w:p>
    <w:p w14:paraId="28533E7B" w14:textId="62B75A7F" w:rsidR="00560DAF" w:rsidRDefault="00F73FF8" w:rsidP="00660FE3">
      <w:pPr>
        <w:pStyle w:val="a3"/>
        <w:spacing w:line="400" w:lineRule="exact"/>
        <w:ind w:left="1140" w:firstLine="480"/>
        <w:rPr>
          <w:rFonts w:ascii="Times New Roman" w:eastAsia="宋体" w:hAnsi="Times New Roman" w:cs="Times New Roman"/>
          <w:sz w:val="24"/>
          <w:szCs w:val="24"/>
        </w:rPr>
      </w:pPr>
      <w:r w:rsidRPr="00660FE3">
        <w:rPr>
          <w:rFonts w:ascii="Times New Roman" w:eastAsia="宋体" w:hAnsi="Times New Roman" w:cs="Times New Roman" w:hint="eastAsia"/>
          <w:sz w:val="24"/>
          <w:szCs w:val="24"/>
        </w:rPr>
        <w:t>该实验结果如图</w:t>
      </w:r>
      <w:r w:rsidRPr="00660FE3">
        <w:rPr>
          <w:rFonts w:ascii="Times New Roman" w:eastAsia="宋体" w:hAnsi="Times New Roman" w:cs="Times New Roman"/>
          <w:sz w:val="24"/>
          <w:szCs w:val="24"/>
        </w:rPr>
        <w:t>2.8</w:t>
      </w:r>
      <w:r w:rsidRPr="00660FE3">
        <w:rPr>
          <w:rFonts w:ascii="Times New Roman" w:eastAsia="宋体" w:hAnsi="Times New Roman" w:cs="Times New Roman" w:hint="eastAsia"/>
          <w:sz w:val="24"/>
          <w:szCs w:val="24"/>
        </w:rPr>
        <w:t>所示。图中我们可以看出</w:t>
      </w:r>
      <w:r w:rsidR="003F278B">
        <w:rPr>
          <w:rFonts w:ascii="Times New Roman" w:eastAsia="宋体" w:hAnsi="Times New Roman" w:cs="Times New Roman" w:hint="eastAsia"/>
          <w:sz w:val="24"/>
          <w:szCs w:val="24"/>
        </w:rPr>
        <w:t>本文</w:t>
      </w:r>
      <w:r w:rsidRPr="00660FE3">
        <w:rPr>
          <w:rFonts w:ascii="Times New Roman" w:eastAsia="宋体" w:hAnsi="Times New Roman" w:cs="Times New Roman" w:hint="eastAsia"/>
          <w:sz w:val="24"/>
          <w:szCs w:val="24"/>
        </w:rPr>
        <w:t>调度器运行时间比</w:t>
      </w:r>
      <w:r w:rsidRPr="00660FE3">
        <w:rPr>
          <w:rFonts w:ascii="Times New Roman" w:eastAsia="宋体" w:hAnsi="Times New Roman" w:cs="Times New Roman"/>
          <w:sz w:val="24"/>
          <w:szCs w:val="24"/>
        </w:rPr>
        <w:t>FIFO</w:t>
      </w:r>
      <w:r w:rsidRPr="00660FE3">
        <w:rPr>
          <w:rFonts w:ascii="Times New Roman" w:eastAsia="宋体" w:hAnsi="Times New Roman" w:cs="Times New Roman" w:hint="eastAsia"/>
          <w:sz w:val="24"/>
          <w:szCs w:val="24"/>
        </w:rPr>
        <w:t>和</w:t>
      </w:r>
      <w:r w:rsidRPr="00660FE3">
        <w:rPr>
          <w:rFonts w:ascii="Times New Roman" w:eastAsia="宋体" w:hAnsi="Times New Roman" w:cs="Times New Roman"/>
          <w:sz w:val="24"/>
          <w:szCs w:val="24"/>
        </w:rPr>
        <w:t>Fair</w:t>
      </w:r>
      <w:r w:rsidRPr="00660FE3">
        <w:rPr>
          <w:rFonts w:ascii="Times New Roman" w:eastAsia="宋体" w:hAnsi="Times New Roman" w:cs="Times New Roman" w:hint="eastAsia"/>
          <w:sz w:val="24"/>
          <w:szCs w:val="24"/>
        </w:rPr>
        <w:t>缩短了</w:t>
      </w:r>
      <w:r w:rsidR="00432698" w:rsidRPr="00660FE3">
        <w:rPr>
          <w:rFonts w:ascii="Times New Roman" w:eastAsia="宋体" w:hAnsi="Times New Roman" w:cs="Times New Roman"/>
          <w:sz w:val="24"/>
          <w:szCs w:val="24"/>
        </w:rPr>
        <w:t>43.255</w:t>
      </w:r>
      <w:r w:rsidRPr="00660FE3">
        <w:rPr>
          <w:rFonts w:ascii="Times New Roman" w:eastAsia="宋体" w:hAnsi="Times New Roman" w:cs="Times New Roman"/>
          <w:sz w:val="24"/>
          <w:szCs w:val="24"/>
        </w:rPr>
        <w:t>%</w:t>
      </w:r>
      <w:r w:rsidRPr="00660FE3">
        <w:rPr>
          <w:rFonts w:ascii="Times New Roman" w:eastAsia="宋体" w:hAnsi="Times New Roman" w:cs="Times New Roman" w:hint="eastAsia"/>
          <w:sz w:val="24"/>
          <w:szCs w:val="24"/>
        </w:rPr>
        <w:t>和</w:t>
      </w:r>
      <w:r w:rsidR="00432698" w:rsidRPr="00660FE3">
        <w:rPr>
          <w:rFonts w:ascii="Times New Roman" w:eastAsia="宋体" w:hAnsi="Times New Roman" w:cs="Times New Roman"/>
          <w:sz w:val="24"/>
          <w:szCs w:val="24"/>
        </w:rPr>
        <w:t>40.54</w:t>
      </w:r>
      <w:r w:rsidRPr="00660FE3">
        <w:rPr>
          <w:rFonts w:ascii="Times New Roman" w:eastAsia="宋体" w:hAnsi="Times New Roman" w:cs="Times New Roman"/>
          <w:sz w:val="24"/>
          <w:szCs w:val="24"/>
        </w:rPr>
        <w:t>%</w:t>
      </w:r>
      <w:r w:rsidRPr="00660FE3">
        <w:rPr>
          <w:rFonts w:ascii="Times New Roman" w:eastAsia="宋体" w:hAnsi="Times New Roman" w:cs="Times New Roman" w:hint="eastAsia"/>
          <w:sz w:val="24"/>
          <w:szCs w:val="24"/>
        </w:rPr>
        <w:t>，相比于</w:t>
      </w:r>
      <w:r w:rsidRPr="00660FE3">
        <w:rPr>
          <w:rFonts w:ascii="Times New Roman" w:eastAsia="宋体" w:hAnsi="Times New Roman" w:cs="Times New Roman"/>
          <w:sz w:val="24"/>
          <w:szCs w:val="24"/>
        </w:rPr>
        <w:t>HaSTE</w:t>
      </w:r>
      <w:r w:rsidRPr="00660FE3">
        <w:rPr>
          <w:rFonts w:ascii="Times New Roman" w:eastAsia="宋体" w:hAnsi="Times New Roman" w:cs="Times New Roman" w:hint="eastAsia"/>
          <w:sz w:val="24"/>
          <w:szCs w:val="24"/>
        </w:rPr>
        <w:t>的</w:t>
      </w:r>
      <w:r w:rsidR="0048617E">
        <w:rPr>
          <w:rFonts w:ascii="Times New Roman" w:eastAsia="宋体" w:hAnsi="Times New Roman" w:cs="Times New Roman" w:hint="eastAsia"/>
          <w:sz w:val="24"/>
          <w:szCs w:val="24"/>
        </w:rPr>
        <w:t>2</w:t>
      </w:r>
      <w:r w:rsidR="00432698" w:rsidRPr="00660FE3">
        <w:rPr>
          <w:rFonts w:ascii="Times New Roman" w:eastAsia="宋体" w:hAnsi="Times New Roman" w:cs="Times New Roman"/>
          <w:sz w:val="24"/>
          <w:szCs w:val="24"/>
        </w:rPr>
        <w:t>6.</w:t>
      </w:r>
      <w:r w:rsidR="0048617E">
        <w:rPr>
          <w:rFonts w:ascii="Times New Roman" w:eastAsia="宋体" w:hAnsi="Times New Roman" w:cs="Times New Roman"/>
          <w:sz w:val="24"/>
          <w:szCs w:val="24"/>
        </w:rPr>
        <w:t>7</w:t>
      </w:r>
      <w:r w:rsidRPr="00660FE3">
        <w:rPr>
          <w:rFonts w:ascii="Times New Roman" w:eastAsia="宋体" w:hAnsi="Times New Roman" w:cs="Times New Roman"/>
          <w:sz w:val="24"/>
          <w:szCs w:val="24"/>
        </w:rPr>
        <w:t xml:space="preserve">% </w:t>
      </w:r>
      <w:r w:rsidRPr="00660FE3">
        <w:rPr>
          <w:rFonts w:ascii="Times New Roman" w:eastAsia="宋体" w:hAnsi="Times New Roman" w:cs="Times New Roman" w:hint="eastAsia"/>
          <w:sz w:val="24"/>
          <w:szCs w:val="24"/>
        </w:rPr>
        <w:t>和</w:t>
      </w:r>
      <w:r w:rsidR="00395CC2">
        <w:rPr>
          <w:rFonts w:ascii="Times New Roman" w:eastAsia="宋体" w:hAnsi="Times New Roman" w:cs="Times New Roman"/>
          <w:sz w:val="24"/>
          <w:szCs w:val="24"/>
        </w:rPr>
        <w:t>24.3</w:t>
      </w:r>
      <w:r w:rsidRPr="00660FE3">
        <w:rPr>
          <w:rFonts w:ascii="Times New Roman" w:eastAsia="宋体" w:hAnsi="Times New Roman" w:cs="Times New Roman"/>
          <w:sz w:val="24"/>
          <w:szCs w:val="24"/>
        </w:rPr>
        <w:t>%</w:t>
      </w:r>
      <w:r w:rsidRPr="00660FE3">
        <w:rPr>
          <w:rFonts w:ascii="Times New Roman" w:eastAsia="宋体" w:hAnsi="Times New Roman" w:cs="Times New Roman" w:hint="eastAsia"/>
          <w:sz w:val="24"/>
          <w:szCs w:val="24"/>
        </w:rPr>
        <w:t>提高了更多，这就意味着</w:t>
      </w:r>
      <w:r w:rsidR="00F013CD">
        <w:rPr>
          <w:rFonts w:ascii="Times New Roman" w:eastAsia="宋体" w:hAnsi="Times New Roman" w:cs="Times New Roman" w:hint="eastAsia"/>
          <w:sz w:val="24"/>
          <w:szCs w:val="24"/>
        </w:rPr>
        <w:t>本文</w:t>
      </w:r>
      <w:r w:rsidRPr="00660FE3">
        <w:rPr>
          <w:rFonts w:ascii="Times New Roman" w:eastAsia="宋体" w:hAnsi="Times New Roman" w:cs="Times New Roman" w:hint="eastAsia"/>
          <w:sz w:val="24"/>
          <w:szCs w:val="24"/>
        </w:rPr>
        <w:t>调度器比</w:t>
      </w:r>
      <w:r w:rsidRPr="00660FE3">
        <w:rPr>
          <w:rFonts w:ascii="Times New Roman" w:eastAsia="宋体" w:hAnsi="Times New Roman" w:cs="Times New Roman"/>
          <w:sz w:val="24"/>
          <w:szCs w:val="24"/>
        </w:rPr>
        <w:t>HaSTE</w:t>
      </w:r>
      <w:r w:rsidRPr="00660FE3">
        <w:rPr>
          <w:rFonts w:ascii="Times New Roman" w:eastAsia="宋体" w:hAnsi="Times New Roman" w:cs="Times New Roman" w:hint="eastAsia"/>
          <w:sz w:val="24"/>
          <w:szCs w:val="24"/>
        </w:rPr>
        <w:t>调度器效率更</w:t>
      </w:r>
      <w:r w:rsidRPr="00660FE3">
        <w:rPr>
          <w:rFonts w:ascii="Times New Roman" w:eastAsia="宋体" w:hAnsi="Times New Roman" w:cs="Times New Roman" w:hint="eastAsia"/>
          <w:sz w:val="24"/>
          <w:szCs w:val="24"/>
        </w:rPr>
        <w:lastRenderedPageBreak/>
        <w:t>高。同样的，</w:t>
      </w:r>
      <w:r w:rsidR="002C0504">
        <w:rPr>
          <w:rFonts w:ascii="Times New Roman" w:eastAsia="宋体" w:hAnsi="Times New Roman" w:cs="Times New Roman" w:hint="eastAsia"/>
          <w:sz w:val="24"/>
          <w:szCs w:val="24"/>
        </w:rPr>
        <w:t>改进后调度器</w:t>
      </w:r>
      <w:r w:rsidRPr="00660FE3">
        <w:rPr>
          <w:rFonts w:ascii="Times New Roman" w:eastAsia="宋体" w:hAnsi="Times New Roman" w:cs="Times New Roman" w:hint="eastAsia"/>
          <w:sz w:val="24"/>
          <w:szCs w:val="24"/>
        </w:rPr>
        <w:t>的内存利用率也比</w:t>
      </w:r>
      <w:r w:rsidRPr="00660FE3">
        <w:rPr>
          <w:rFonts w:ascii="Times New Roman" w:eastAsia="宋体" w:hAnsi="Times New Roman" w:cs="Times New Roman"/>
          <w:sz w:val="24"/>
          <w:szCs w:val="24"/>
        </w:rPr>
        <w:t>HaSTE</w:t>
      </w:r>
      <w:r w:rsidRPr="00660FE3">
        <w:rPr>
          <w:rFonts w:ascii="Times New Roman" w:eastAsia="宋体" w:hAnsi="Times New Roman" w:cs="Times New Roman" w:hint="eastAsia"/>
          <w:sz w:val="24"/>
          <w:szCs w:val="24"/>
        </w:rPr>
        <w:t>的高。</w:t>
      </w:r>
    </w:p>
    <w:p w14:paraId="2F17B133" w14:textId="3E99B2E9" w:rsidR="00C10DED" w:rsidRDefault="00C10DED" w:rsidP="00C10DED">
      <w:pPr>
        <w:pStyle w:val="a3"/>
        <w:ind w:left="1140"/>
        <w:jc w:val="center"/>
        <w:rPr>
          <w:rFonts w:ascii="Times New Roman" w:eastAsia="宋体" w:hAnsi="Times New Roman" w:cs="Times New Roman"/>
          <w:sz w:val="24"/>
          <w:szCs w:val="24"/>
        </w:rPr>
      </w:pPr>
      <w:r>
        <w:rPr>
          <w:noProof/>
        </w:rPr>
        <w:drawing>
          <wp:inline distT="0" distB="0" distL="0" distR="0" wp14:anchorId="29716079" wp14:editId="3F101669">
            <wp:extent cx="3584448" cy="265791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464" cy="2669788"/>
                    </a:xfrm>
                    <a:prstGeom prst="rect">
                      <a:avLst/>
                    </a:prstGeom>
                  </pic:spPr>
                </pic:pic>
              </a:graphicData>
            </a:graphic>
          </wp:inline>
        </w:drawing>
      </w:r>
    </w:p>
    <w:p w14:paraId="1D285330" w14:textId="11A3F2DF" w:rsidR="00C10DED" w:rsidRPr="00C10DED" w:rsidRDefault="00C10DED" w:rsidP="00C10DED">
      <w:pPr>
        <w:pStyle w:val="a3"/>
        <w:spacing w:line="360" w:lineRule="auto"/>
        <w:ind w:left="114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2.8 </w:t>
      </w:r>
      <w:r>
        <w:rPr>
          <w:rFonts w:ascii="Times New Roman" w:eastAsia="宋体" w:hAnsi="Times New Roman" w:cs="Times New Roman" w:hint="eastAsia"/>
          <w:sz w:val="24"/>
          <w:szCs w:val="24"/>
        </w:rPr>
        <w:t>不同种类的</w:t>
      </w:r>
      <w:r>
        <w:rPr>
          <w:rFonts w:ascii="Times New Roman" w:eastAsia="宋体" w:hAnsi="Times New Roman" w:cs="Times New Roman" w:hint="eastAsia"/>
          <w:sz w:val="24"/>
          <w:szCs w:val="24"/>
        </w:rPr>
        <w:t>jobs</w:t>
      </w:r>
      <w:r>
        <w:rPr>
          <w:rFonts w:ascii="Times New Roman" w:eastAsia="宋体" w:hAnsi="Times New Roman" w:cs="Times New Roman" w:hint="eastAsia"/>
          <w:sz w:val="24"/>
          <w:szCs w:val="24"/>
        </w:rPr>
        <w:t>的运行时间和内存利用率对比</w:t>
      </w:r>
    </w:p>
    <w:p w14:paraId="300C7FDE" w14:textId="77777777" w:rsidR="00AA4F8E" w:rsidRDefault="00EA232C" w:rsidP="00AA4F8E">
      <w:pPr>
        <w:pStyle w:val="a3"/>
        <w:spacing w:line="400" w:lineRule="exact"/>
        <w:ind w:left="114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在该实验下，我们继续分析不同</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的内存使用情况。在调度器中，我们通过改写代码，添加线程，让调度器每隔</w:t>
      </w:r>
      <w:r w:rsidRPr="00B96E99">
        <w:rPr>
          <w:rFonts w:ascii="Times New Roman" w:eastAsia="宋体" w:hAnsi="Times New Roman" w:cs="Times New Roman"/>
          <w:sz w:val="24"/>
          <w:szCs w:val="24"/>
        </w:rPr>
        <w:t>150</w:t>
      </w:r>
      <w:r w:rsidRPr="00B96E99">
        <w:rPr>
          <w:rFonts w:ascii="Times New Roman" w:eastAsia="宋体" w:hAnsi="Times New Roman" w:cs="Times New Roman"/>
          <w:sz w:val="24"/>
          <w:szCs w:val="24"/>
        </w:rPr>
        <w:t>毫秒统计一次所有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使用。通过该程序，我们可以统计正在运行的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的内存和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使用情况。具体的实验图如图</w:t>
      </w:r>
      <w:r w:rsidRPr="00B96E99">
        <w:rPr>
          <w:rFonts w:ascii="Times New Roman" w:eastAsia="宋体" w:hAnsi="Times New Roman" w:cs="Times New Roman"/>
          <w:sz w:val="24"/>
          <w:szCs w:val="24"/>
        </w:rPr>
        <w:t>2.9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2.10</w:t>
      </w:r>
      <w:r w:rsidR="00AA4F8E">
        <w:rPr>
          <w:rFonts w:ascii="Times New Roman" w:eastAsia="宋体" w:hAnsi="Times New Roman" w:cs="Times New Roman"/>
          <w:sz w:val="24"/>
          <w:szCs w:val="24"/>
        </w:rPr>
        <w:t>所示</w:t>
      </w:r>
      <w:r w:rsidR="00AA4F8E">
        <w:rPr>
          <w:rFonts w:ascii="Times New Roman" w:eastAsia="宋体" w:hAnsi="Times New Roman" w:cs="Times New Roman" w:hint="eastAsia"/>
          <w:sz w:val="24"/>
          <w:szCs w:val="24"/>
        </w:rPr>
        <w:t>。</w:t>
      </w:r>
    </w:p>
    <w:p w14:paraId="60FD19D1" w14:textId="77777777" w:rsidR="00AA4F8E" w:rsidRDefault="00AA4F8E" w:rsidP="00AA4F8E">
      <w:pPr>
        <w:pStyle w:val="a3"/>
        <w:ind w:left="114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B81F076" wp14:editId="22F2B5B6">
            <wp:extent cx="4224450" cy="3013863"/>
            <wp:effectExtent l="0" t="0" r="5080" b="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9841" cy="3081918"/>
                    </a:xfrm>
                    <a:prstGeom prst="rect">
                      <a:avLst/>
                    </a:prstGeom>
                  </pic:spPr>
                </pic:pic>
              </a:graphicData>
            </a:graphic>
          </wp:inline>
        </w:drawing>
      </w:r>
    </w:p>
    <w:p w14:paraId="68D4470E" w14:textId="77777777" w:rsidR="00AA4F8E" w:rsidRDefault="00AA4F8E" w:rsidP="00AA4F8E">
      <w:pPr>
        <w:pStyle w:val="a3"/>
        <w:spacing w:line="400" w:lineRule="exact"/>
        <w:ind w:left="114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2.9 </w:t>
      </w:r>
      <w:r w:rsidRPr="00B96E99">
        <w:rPr>
          <w:rFonts w:ascii="Times New Roman" w:eastAsia="宋体" w:hAnsi="Times New Roman" w:cs="Times New Roman"/>
          <w:sz w:val="24"/>
          <w:szCs w:val="24"/>
        </w:rPr>
        <w:t>四种调度器的运行时内存</w:t>
      </w:r>
    </w:p>
    <w:p w14:paraId="32B6E603" w14:textId="77777777" w:rsidR="00AA4F8E" w:rsidRDefault="00AA4F8E" w:rsidP="00AA4F8E">
      <w:pPr>
        <w:pStyle w:val="a3"/>
        <w:ind w:left="114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431CE99" wp14:editId="15CFA85D">
            <wp:extent cx="4132580" cy="2809037"/>
            <wp:effectExtent l="0" t="0" r="1270" b="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7539" cy="2826003"/>
                    </a:xfrm>
                    <a:prstGeom prst="rect">
                      <a:avLst/>
                    </a:prstGeom>
                  </pic:spPr>
                </pic:pic>
              </a:graphicData>
            </a:graphic>
          </wp:inline>
        </w:drawing>
      </w:r>
    </w:p>
    <w:p w14:paraId="45F60593" w14:textId="516465D4" w:rsidR="00AA4F8E" w:rsidRPr="00AA4F8E" w:rsidRDefault="00AA4F8E" w:rsidP="00AA4F8E">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2.10 </w:t>
      </w:r>
      <w:r w:rsidRPr="00B96E99">
        <w:rPr>
          <w:rFonts w:ascii="Times New Roman" w:eastAsia="宋体" w:hAnsi="Times New Roman" w:cs="Times New Roman"/>
          <w:sz w:val="24"/>
          <w:szCs w:val="24"/>
        </w:rPr>
        <w:t>四种调度器的运行时</w:t>
      </w:r>
      <w:r w:rsidRPr="00B96E99">
        <w:rPr>
          <w:rFonts w:ascii="Times New Roman" w:eastAsia="宋体" w:hAnsi="Times New Roman" w:cs="Times New Roman"/>
          <w:sz w:val="24"/>
          <w:szCs w:val="24"/>
        </w:rPr>
        <w:t>cpu</w:t>
      </w:r>
    </w:p>
    <w:p w14:paraId="43B9B44E" w14:textId="788BEAE4" w:rsidR="00724459" w:rsidRPr="00B96E99" w:rsidRDefault="00EA232C" w:rsidP="00143DD4">
      <w:pPr>
        <w:pStyle w:val="a3"/>
        <w:spacing w:line="400" w:lineRule="exact"/>
        <w:ind w:left="114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从两幅图中看出，</w:t>
      </w:r>
      <w:r w:rsidR="008D14E3">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调度器的内存利用率和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利用率要高于其他调度器。</w:t>
      </w:r>
      <w:r w:rsidR="00A5166B">
        <w:rPr>
          <w:rFonts w:ascii="Times New Roman" w:eastAsia="宋体" w:hAnsi="Times New Roman" w:cs="Times New Roman" w:hint="eastAsia"/>
          <w:sz w:val="24"/>
          <w:szCs w:val="24"/>
        </w:rPr>
        <w:t>下面</w:t>
      </w:r>
      <w:r w:rsidRPr="00B96E99">
        <w:rPr>
          <w:rFonts w:ascii="Times New Roman" w:eastAsia="宋体" w:hAnsi="Times New Roman" w:cs="Times New Roman"/>
          <w:sz w:val="24"/>
          <w:szCs w:val="24"/>
        </w:rPr>
        <w:t>我们主要分析下内存利用率，在</w:t>
      </w:r>
      <w:r w:rsidRPr="00B96E99">
        <w:rPr>
          <w:rFonts w:ascii="Times New Roman" w:eastAsia="宋体" w:hAnsi="Times New Roman" w:cs="Times New Roman"/>
          <w:sz w:val="24"/>
          <w:szCs w:val="24"/>
        </w:rPr>
        <w:t xml:space="preserve">FIFO </w:t>
      </w:r>
      <w:r w:rsidRPr="00B96E99">
        <w:rPr>
          <w:rFonts w:ascii="Times New Roman" w:eastAsia="宋体" w:hAnsi="Times New Roman" w:cs="Times New Roman"/>
          <w:sz w:val="24"/>
          <w:szCs w:val="24"/>
        </w:rPr>
        <w:t>调度器中，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按照提交顺序依次执行，一开始达到了最大的内存容量，但是当前面的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执行完成后，最后的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将孤立的执行，这会大大的影响总的内存利用率；而在</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Capacity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基本上是并行执行，占用差不多的内存，但很难适配的利用最大的内存，从图中可以看出很难达到</w:t>
      </w:r>
      <w:r w:rsidRPr="00B96E99">
        <w:rPr>
          <w:rFonts w:ascii="Times New Roman" w:eastAsia="宋体" w:hAnsi="Times New Roman" w:cs="Times New Roman"/>
          <w:sz w:val="24"/>
          <w:szCs w:val="24"/>
        </w:rPr>
        <w:t>60G</w:t>
      </w:r>
      <w:r w:rsidRPr="00B96E99">
        <w:rPr>
          <w:rFonts w:ascii="Times New Roman" w:eastAsia="宋体" w:hAnsi="Times New Roman" w:cs="Times New Roman"/>
          <w:sz w:val="24"/>
          <w:szCs w:val="24"/>
        </w:rPr>
        <w:t>，所以利用率也不会很高；而在</w:t>
      </w:r>
      <w:r w:rsidR="006E00A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调度器中，我们可以看到</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组合在一起达到了最大的内存，而且一直保持着接近最大内存的内存利用率，所以</w:t>
      </w:r>
      <w:r w:rsidR="00143DD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调度器的内存利用率最大。在内存图中，我们看到每张图的左边都有几</w:t>
      </w:r>
      <w:r w:rsidRPr="00B96E99">
        <w:rPr>
          <w:rFonts w:ascii="Times New Roman" w:eastAsia="宋体" w:hAnsi="Times New Roman" w:cs="Times New Roman"/>
          <w:sz w:val="24"/>
          <w:szCs w:val="24"/>
        </w:rPr>
        <w:t>G</w:t>
      </w:r>
      <w:r w:rsidRPr="00B96E99">
        <w:rPr>
          <w:rFonts w:ascii="Times New Roman" w:eastAsia="宋体" w:hAnsi="Times New Roman" w:cs="Times New Roman"/>
          <w:sz w:val="24"/>
          <w:szCs w:val="24"/>
        </w:rPr>
        <w:t>的分配，这是所有</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正在运行。同理我们从</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图中可以看出，</w:t>
      </w:r>
      <w:r w:rsidR="00F742A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利用率</w:t>
      </w:r>
      <w:r w:rsidR="00F742A5">
        <w:rPr>
          <w:rFonts w:ascii="Times New Roman" w:eastAsia="宋体" w:hAnsi="Times New Roman" w:cs="Times New Roman" w:hint="eastAsia"/>
          <w:sz w:val="24"/>
          <w:szCs w:val="24"/>
        </w:rPr>
        <w:t>也</w:t>
      </w:r>
      <w:r w:rsidRPr="00B96E99">
        <w:rPr>
          <w:rFonts w:ascii="Times New Roman" w:eastAsia="宋体" w:hAnsi="Times New Roman" w:cs="Times New Roman"/>
          <w:sz w:val="24"/>
          <w:szCs w:val="24"/>
        </w:rPr>
        <w:t>要大于其他调度器。</w:t>
      </w:r>
    </w:p>
    <w:p w14:paraId="277A250F" w14:textId="20BE03BF" w:rsidR="00D40D8A" w:rsidRPr="00B96E99" w:rsidRDefault="002C47BB" w:rsidP="00A576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总体上，</w:t>
      </w:r>
      <w:r w:rsidR="00D97015">
        <w:rPr>
          <w:rFonts w:ascii="Times New Roman" w:eastAsia="宋体" w:hAnsi="Times New Roman" w:cs="Times New Roman" w:hint="eastAsia"/>
          <w:sz w:val="24"/>
          <w:szCs w:val="24"/>
        </w:rPr>
        <w:t>该调度器</w:t>
      </w:r>
      <w:r w:rsidRPr="00B96E99">
        <w:rPr>
          <w:rFonts w:ascii="Times New Roman" w:eastAsia="宋体" w:hAnsi="Times New Roman" w:cs="Times New Roman"/>
          <w:sz w:val="24"/>
          <w:szCs w:val="24"/>
        </w:rPr>
        <w:t>在缩短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运行时间和提高资源利用率两方面都有了</w:t>
      </w:r>
      <w:r w:rsidR="00E9212A">
        <w:rPr>
          <w:rFonts w:ascii="Times New Roman" w:eastAsia="宋体" w:hAnsi="Times New Roman" w:cs="Times New Roman" w:hint="eastAsia"/>
          <w:sz w:val="24"/>
          <w:szCs w:val="24"/>
        </w:rPr>
        <w:t>显著的</w:t>
      </w:r>
      <w:r w:rsidRPr="00B96E99">
        <w:rPr>
          <w:rFonts w:ascii="Times New Roman" w:eastAsia="宋体" w:hAnsi="Times New Roman" w:cs="Times New Roman"/>
          <w:sz w:val="24"/>
          <w:szCs w:val="24"/>
        </w:rPr>
        <w:t>提升，这两方面是相辅相成的，当内存利用率提高了，并行的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就会增多，最终会缩短运行时间。此外，</w:t>
      </w:r>
      <w:r w:rsidRPr="00B96E99">
        <w:rPr>
          <w:rFonts w:ascii="Times New Roman" w:eastAsia="宋体" w:hAnsi="Times New Roman" w:cs="Times New Roman"/>
          <w:sz w:val="24"/>
          <w:szCs w:val="24"/>
        </w:rPr>
        <w:t>AFSA</w:t>
      </w:r>
      <w:r w:rsidR="00A16E9E">
        <w:rPr>
          <w:rFonts w:ascii="Times New Roman" w:eastAsia="宋体" w:hAnsi="Times New Roman" w:cs="Times New Roman"/>
          <w:sz w:val="24"/>
          <w:szCs w:val="24"/>
        </w:rPr>
        <w:t>算法对参数的不同取值不敏感</w:t>
      </w:r>
      <w:r w:rsidR="00A16E9E">
        <w:rPr>
          <w:rFonts w:ascii="Times New Roman" w:eastAsia="宋体" w:hAnsi="Times New Roman" w:cs="Times New Roman" w:hint="eastAsia"/>
          <w:sz w:val="24"/>
          <w:szCs w:val="24"/>
        </w:rPr>
        <w:t>，</w:t>
      </w:r>
      <w:r w:rsidR="00824F04">
        <w:rPr>
          <w:rFonts w:ascii="Times New Roman" w:eastAsia="宋体" w:hAnsi="Times New Roman" w:cs="Times New Roman" w:hint="eastAsia"/>
          <w:sz w:val="24"/>
          <w:szCs w:val="24"/>
        </w:rPr>
        <w:t>因此我们没有做参数不同的实验。</w:t>
      </w:r>
    </w:p>
    <w:p w14:paraId="13EC8173" w14:textId="16C0A0BC" w:rsidR="00033AD8" w:rsidRPr="00B96E99" w:rsidRDefault="00136017" w:rsidP="0012607C">
      <w:pPr>
        <w:pStyle w:val="24"/>
        <w:rPr>
          <w:rFonts w:ascii="Times New Roman" w:hAnsi="Times New Roman" w:cs="Times New Roman"/>
        </w:rPr>
      </w:pPr>
      <w:bookmarkStart w:id="206" w:name="_Toc450637065"/>
      <w:r>
        <w:rPr>
          <w:rFonts w:ascii="Times New Roman" w:hAnsi="Times New Roman" w:cs="Times New Roman"/>
        </w:rPr>
        <w:t>2.5</w:t>
      </w:r>
      <w:r w:rsidR="0012607C" w:rsidRPr="00B96E99">
        <w:rPr>
          <w:rFonts w:ascii="Times New Roman" w:hAnsi="Times New Roman" w:cs="Times New Roman"/>
        </w:rPr>
        <w:t xml:space="preserve"> </w:t>
      </w:r>
      <w:r w:rsidR="0012607C" w:rsidRPr="00B96E99">
        <w:rPr>
          <w:rFonts w:ascii="Times New Roman" w:hAnsi="Times New Roman" w:cs="Times New Roman"/>
        </w:rPr>
        <w:t>本章小结</w:t>
      </w:r>
      <w:bookmarkEnd w:id="206"/>
    </w:p>
    <w:p w14:paraId="28632422" w14:textId="076C75EA" w:rsidR="00E916C3" w:rsidRDefault="002642D8" w:rsidP="00E916C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本章主要介绍了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的调度器更改</w:t>
      </w:r>
      <w:r w:rsidR="00CD59C0">
        <w:rPr>
          <w:rFonts w:ascii="Times New Roman" w:eastAsia="宋体" w:hAnsi="Times New Roman" w:cs="Times New Roman"/>
          <w:sz w:val="24"/>
          <w:szCs w:val="24"/>
        </w:rPr>
        <w:t>，</w:t>
      </w:r>
      <w:r w:rsidRPr="00B96E99">
        <w:rPr>
          <w:rFonts w:ascii="Times New Roman" w:eastAsia="宋体" w:hAnsi="Times New Roman" w:cs="Times New Roman"/>
          <w:sz w:val="24"/>
          <w:szCs w:val="24"/>
        </w:rPr>
        <w:t>从提高内存利用率和减少</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运行时间两个方面来提出更改方案，从调度器的过程</w:t>
      </w:r>
      <w:r w:rsidR="004563FD">
        <w:rPr>
          <w:rFonts w:ascii="Times New Roman" w:eastAsia="宋体" w:hAnsi="Times New Roman" w:cs="Times New Roman" w:hint="eastAsia"/>
          <w:sz w:val="24"/>
          <w:szCs w:val="24"/>
        </w:rPr>
        <w:t>场景</w:t>
      </w:r>
      <w:r w:rsidRPr="00B96E99">
        <w:rPr>
          <w:rFonts w:ascii="Times New Roman" w:eastAsia="宋体" w:hAnsi="Times New Roman" w:cs="Times New Roman"/>
          <w:sz w:val="24"/>
          <w:szCs w:val="24"/>
        </w:rPr>
        <w:t>中，我们抽象出了一个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多背包问题，并</w:t>
      </w:r>
      <w:r w:rsidR="0048727F">
        <w:rPr>
          <w:rFonts w:ascii="Times New Roman" w:eastAsia="宋体" w:hAnsi="Times New Roman" w:cs="Times New Roman" w:hint="eastAsia"/>
          <w:sz w:val="24"/>
          <w:szCs w:val="24"/>
        </w:rPr>
        <w:t>应</w:t>
      </w:r>
      <w:r w:rsidRPr="00B96E99">
        <w:rPr>
          <w:rFonts w:ascii="Times New Roman" w:eastAsia="宋体" w:hAnsi="Times New Roman" w:cs="Times New Roman"/>
          <w:sz w:val="24"/>
          <w:szCs w:val="24"/>
        </w:rPr>
        <w:t>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算法来解决该问题，通过分析不同场景</w:t>
      </w:r>
      <w:r w:rsidR="00F01080">
        <w:rPr>
          <w:rFonts w:ascii="Times New Roman" w:eastAsia="宋体" w:hAnsi="Times New Roman" w:cs="Times New Roman"/>
          <w:sz w:val="24"/>
          <w:szCs w:val="24"/>
        </w:rPr>
        <w:t>，</w:t>
      </w:r>
      <w:r w:rsidR="00F01080">
        <w:rPr>
          <w:rFonts w:ascii="Times New Roman" w:eastAsia="宋体" w:hAnsi="Times New Roman" w:cs="Times New Roman" w:hint="eastAsia"/>
          <w:sz w:val="24"/>
          <w:szCs w:val="24"/>
        </w:rPr>
        <w:t>从不同角度</w:t>
      </w:r>
      <w:r w:rsidR="00F01080">
        <w:rPr>
          <w:rFonts w:ascii="Times New Roman" w:eastAsia="宋体" w:hAnsi="Times New Roman" w:cs="Times New Roman" w:hint="eastAsia"/>
          <w:sz w:val="24"/>
          <w:szCs w:val="24"/>
        </w:rPr>
        <w:lastRenderedPageBreak/>
        <w:t>来构建</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算法的目标函数，以达到每次调度都</w:t>
      </w:r>
      <w:r w:rsidR="0099269A">
        <w:rPr>
          <w:rFonts w:ascii="Times New Roman" w:eastAsia="宋体" w:hAnsi="Times New Roman" w:cs="Times New Roman" w:hint="eastAsia"/>
          <w:sz w:val="24"/>
          <w:szCs w:val="24"/>
        </w:rPr>
        <w:t>能</w:t>
      </w:r>
      <w:r w:rsidRPr="00B96E99">
        <w:rPr>
          <w:rFonts w:ascii="Times New Roman" w:eastAsia="宋体" w:hAnsi="Times New Roman" w:cs="Times New Roman"/>
          <w:sz w:val="24"/>
          <w:szCs w:val="24"/>
        </w:rPr>
        <w:t>选取了最优的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运行，此外我们还从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，内存利用率等方面的实验验证了更改后的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框架性能提高。</w:t>
      </w:r>
    </w:p>
    <w:p w14:paraId="1A609CCF" w14:textId="6D258FF5" w:rsidR="000B0CF4" w:rsidRPr="006A65F7" w:rsidRDefault="006A65F7" w:rsidP="006A65F7">
      <w:pPr>
        <w:widowControl/>
        <w:jc w:val="left"/>
        <w:rPr>
          <w:ins w:id="207" w:author="JieTang" w:date="2016-05-04T09:32:00Z"/>
          <w:rFonts w:ascii="Times New Roman" w:eastAsia="宋体" w:hAnsi="Times New Roman" w:cs="Times New Roman"/>
          <w:sz w:val="24"/>
          <w:szCs w:val="24"/>
        </w:rPr>
      </w:pPr>
      <w:r>
        <w:rPr>
          <w:rFonts w:ascii="Times New Roman" w:eastAsia="宋体" w:hAnsi="Times New Roman" w:cs="Times New Roman"/>
          <w:sz w:val="24"/>
          <w:szCs w:val="24"/>
        </w:rPr>
        <w:br w:type="page"/>
      </w:r>
    </w:p>
    <w:p w14:paraId="7E6DF999" w14:textId="052ED809" w:rsidR="00CC713E" w:rsidRPr="00B96E99" w:rsidRDefault="006F24DF" w:rsidP="00450FB8">
      <w:pPr>
        <w:pStyle w:val="1a"/>
        <w:numPr>
          <w:ilvl w:val="0"/>
          <w:numId w:val="28"/>
        </w:numPr>
        <w:rPr>
          <w:rFonts w:ascii="Times New Roman" w:eastAsia="宋体" w:hAnsi="Times New Roman" w:cs="Times New Roman"/>
        </w:rPr>
      </w:pPr>
      <w:bookmarkStart w:id="208" w:name="_Toc450637066"/>
      <w:ins w:id="209" w:author="JieTang" w:date="2016-05-02T20:28:00Z">
        <w:r>
          <w:rPr>
            <w:rFonts w:ascii="Times New Roman" w:eastAsia="宋体" w:hAnsi="Times New Roman" w:cs="Times New Roman" w:hint="eastAsia"/>
          </w:rPr>
          <w:lastRenderedPageBreak/>
          <w:t>基于</w:t>
        </w:r>
      </w:ins>
      <w:ins w:id="210" w:author="JieTang" w:date="2016-05-02T20:29:00Z">
        <w:r>
          <w:rPr>
            <w:rFonts w:ascii="Times New Roman" w:eastAsia="宋体" w:hAnsi="Times New Roman" w:cs="Times New Roman" w:hint="eastAsia"/>
          </w:rPr>
          <w:t>RDMA</w:t>
        </w:r>
        <w:r>
          <w:rPr>
            <w:rFonts w:ascii="Times New Roman" w:eastAsia="宋体" w:hAnsi="Times New Roman" w:cs="Times New Roman" w:hint="eastAsia"/>
          </w:rPr>
          <w:t>的</w:t>
        </w:r>
      </w:ins>
      <w:r w:rsidR="00D65268" w:rsidRPr="00B96E99">
        <w:rPr>
          <w:rFonts w:ascii="Times New Roman" w:eastAsia="宋体" w:hAnsi="Times New Roman" w:cs="Times New Roman"/>
        </w:rPr>
        <w:t>Shuffle</w:t>
      </w:r>
      <w:del w:id="211" w:author="JieTang" w:date="2016-05-02T20:29:00Z">
        <w:r w:rsidR="00D65268" w:rsidRPr="00B96E99" w:rsidDel="00D642EC">
          <w:rPr>
            <w:rFonts w:ascii="Times New Roman" w:eastAsia="宋体" w:hAnsi="Times New Roman" w:cs="Times New Roman" w:hint="eastAsia"/>
          </w:rPr>
          <w:delText>过程更改</w:delText>
        </w:r>
      </w:del>
      <w:ins w:id="212" w:author="JieTang" w:date="2016-05-02T20:29:00Z">
        <w:r w:rsidR="00D642EC">
          <w:rPr>
            <w:rFonts w:ascii="Times New Roman" w:eastAsia="宋体" w:hAnsi="Times New Roman" w:cs="Times New Roman" w:hint="eastAsia"/>
          </w:rPr>
          <w:t>算法改进</w:t>
        </w:r>
      </w:ins>
      <w:bookmarkEnd w:id="208"/>
    </w:p>
    <w:p w14:paraId="78A11C7B" w14:textId="7F3FAF76" w:rsidR="00A7455B" w:rsidRDefault="00A7455B" w:rsidP="00D92667">
      <w:pPr>
        <w:pStyle w:val="24"/>
      </w:pPr>
      <w:bookmarkStart w:id="213" w:name="_Toc450637067"/>
      <w:r>
        <w:rPr>
          <w:rFonts w:hint="eastAsia"/>
        </w:rPr>
        <w:t>3.1 Shuffle</w:t>
      </w:r>
      <w:r>
        <w:rPr>
          <w:rFonts w:hint="eastAsia"/>
        </w:rPr>
        <w:t>概述</w:t>
      </w:r>
      <w:bookmarkEnd w:id="213"/>
    </w:p>
    <w:p w14:paraId="0CC2301B" w14:textId="6452F179" w:rsidR="00D92667" w:rsidRDefault="0078400D" w:rsidP="0034054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过程是</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的一个核心模块，主要用于</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端和</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端中间结果的发送与收集，</w:t>
      </w:r>
      <w:r w:rsidR="00B50552">
        <w:rPr>
          <w:rFonts w:ascii="Times New Roman" w:eastAsia="宋体" w:hAnsi="Times New Roman" w:cs="Times New Roman" w:hint="eastAsia"/>
          <w:sz w:val="24"/>
          <w:szCs w:val="24"/>
        </w:rPr>
        <w:t>它的设计目的主要有：保证发送数据的完整性；尽可能的减少网络资源的消耗；尽可能使用内存而不是磁盘。</w:t>
      </w:r>
      <w:r w:rsidR="006604FA">
        <w:rPr>
          <w:rFonts w:ascii="Times New Roman" w:eastAsia="宋体" w:hAnsi="Times New Roman" w:cs="Times New Roman" w:hint="eastAsia"/>
          <w:sz w:val="24"/>
          <w:szCs w:val="24"/>
        </w:rPr>
        <w:t>这三点也是</w:t>
      </w:r>
      <w:r w:rsidR="006604FA">
        <w:rPr>
          <w:rFonts w:ascii="Times New Roman" w:eastAsia="宋体" w:hAnsi="Times New Roman" w:cs="Times New Roman" w:hint="eastAsia"/>
          <w:sz w:val="24"/>
          <w:szCs w:val="24"/>
        </w:rPr>
        <w:t>Shuffle</w:t>
      </w:r>
      <w:r w:rsidR="006604FA">
        <w:rPr>
          <w:rFonts w:ascii="Times New Roman" w:eastAsia="宋体" w:hAnsi="Times New Roman" w:cs="Times New Roman" w:hint="eastAsia"/>
          <w:sz w:val="24"/>
          <w:szCs w:val="24"/>
        </w:rPr>
        <w:t>过程的优化目标。</w:t>
      </w:r>
    </w:p>
    <w:p w14:paraId="52E1CF21" w14:textId="77777777" w:rsidR="00340547" w:rsidRPr="00B96E99" w:rsidRDefault="00340547" w:rsidP="003405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阶段的初始操作阶段，过程简单的理解就是</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远程拷贝数据</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的过程，拷贝的目标数据源就是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端的中间输出结果</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过程要先获取这些数据，然后才能执行本身的操作。一般在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产生的中间数据会写在当前节点的磁盘上，而</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可能会运行在其他节点上，这就意味着</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阶段的拷贝数据会经过网络传输，目前使用的是</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TCP/IP</w:t>
      </w:r>
      <w:r w:rsidRPr="00B96E99">
        <w:rPr>
          <w:rFonts w:ascii="Times New Roman" w:eastAsia="宋体" w:hAnsi="Times New Roman" w:cs="Times New Roman"/>
          <w:sz w:val="24"/>
          <w:szCs w:val="24"/>
        </w:rPr>
        <w:t>协议传输数据，速率相对较低，如果中间结果数据量较大的话，会消耗很多的网络带宽。从整体上看，</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是映射，负责数据的过滤分发；</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是规约，负责数据的计算归并。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的数据来源于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的输出即是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的输入，在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端包括</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sort </w:t>
      </w:r>
      <w:r w:rsidRPr="00B96E99">
        <w:rPr>
          <w:rFonts w:ascii="Times New Roman" w:eastAsia="宋体" w:hAnsi="Times New Roman" w:cs="Times New Roman"/>
          <w:sz w:val="24"/>
          <w:szCs w:val="24"/>
        </w:rPr>
        <w:t>过程。</w:t>
      </w:r>
    </w:p>
    <w:p w14:paraId="485F70C8" w14:textId="77777777" w:rsidR="004E063B" w:rsidRPr="00B96E99" w:rsidRDefault="004E063B" w:rsidP="004E063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阶段横跨</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阶段主要分为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个阶段：</w:t>
      </w:r>
    </w:p>
    <w:p w14:paraId="107685CC"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阶段，将中间结果输出到内部的环形数据缓冲区。</w:t>
      </w:r>
    </w:p>
    <w:p w14:paraId="2DF78E1F"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阶段，当缓冲区的使用率达到一定阀值后，触发一次</w:t>
      </w: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操作，将环形缓冲区的部分数据写到本地磁盘。在将数据写磁盘之前，先要对写磁盘的数据进行一次排序操作。</w:t>
      </w:r>
    </w:p>
    <w:p w14:paraId="0D13F8C8"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阶段，待</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任务的所有数据都处理完后，会对任务产生的所有中间数据文件做一次合并操作，以确保一个</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最终只生成一个中间数据。</w:t>
      </w:r>
    </w:p>
    <w:p w14:paraId="523BC900"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阶段，也成为</w:t>
      </w:r>
      <w:r w:rsidRPr="00B96E99">
        <w:rPr>
          <w:rFonts w:ascii="Times New Roman" w:eastAsia="宋体" w:hAnsi="Times New Roman" w:cs="Times New Roman"/>
          <w:sz w:val="24"/>
          <w:szCs w:val="24"/>
        </w:rPr>
        <w:t xml:space="preserve">Copy </w:t>
      </w:r>
      <w:r w:rsidRPr="00B96E99">
        <w:rPr>
          <w:rFonts w:ascii="Times New Roman" w:eastAsia="宋体" w:hAnsi="Times New Roman" w:cs="Times New Roman"/>
          <w:sz w:val="24"/>
          <w:szCs w:val="24"/>
        </w:rPr>
        <w:t>阶段，</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上远程复制一片数据，并针对某一片数据，如果其大小超过一定阈值，则写到磁盘上，否则直接放到内存中。</w:t>
      </w:r>
    </w:p>
    <w:p w14:paraId="5A9AF59E"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阶段，在远程复制数据的同时，</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启动了两个后台线程对内存和磁盘上的文件进行合并，以防止内存使用过多或磁盘上文件过多。</w:t>
      </w:r>
    </w:p>
    <w:p w14:paraId="05CD8877" w14:textId="50B044D1" w:rsidR="004E063B"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w:t>
      </w:r>
      <w:r w:rsidRPr="00B96E99">
        <w:rPr>
          <w:rFonts w:ascii="Times New Roman" w:eastAsia="宋体" w:hAnsi="Times New Roman" w:cs="Times New Roman"/>
          <w:sz w:val="24"/>
          <w:szCs w:val="24"/>
        </w:rPr>
        <w:t>阶段，按照</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语义，用户编写的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函数输入的是按</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进行聚集的一组数据。为了将</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相同的数据聚在一起，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采用了排序的策略，由于各个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已经实现对自己的处</w:t>
      </w:r>
      <w:r w:rsidRPr="00B96E99">
        <w:rPr>
          <w:rFonts w:ascii="Times New Roman" w:eastAsia="宋体" w:hAnsi="Times New Roman" w:cs="Times New Roman"/>
          <w:sz w:val="24"/>
          <w:szCs w:val="24"/>
        </w:rPr>
        <w:lastRenderedPageBreak/>
        <w:t>理结果进行了局部排序，因此</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只需对所有数据进行一次归并排序即可。</w:t>
      </w:r>
    </w:p>
    <w:p w14:paraId="4D5C3B89" w14:textId="01508918" w:rsidR="004A6B4E" w:rsidRPr="004A6B4E" w:rsidRDefault="004A6B4E" w:rsidP="004A6B4E">
      <w:pPr>
        <w:spacing w:line="400" w:lineRule="exact"/>
        <w:ind w:firstLine="420"/>
        <w:rPr>
          <w:rFonts w:ascii="Times New Roman" w:eastAsia="宋体" w:hAnsi="Times New Roman" w:cs="Times New Roman"/>
          <w:sz w:val="24"/>
          <w:szCs w:val="24"/>
        </w:rPr>
      </w:pPr>
      <w:r w:rsidRPr="004A6B4E">
        <w:rPr>
          <w:rFonts w:ascii="Times New Roman" w:eastAsia="宋体" w:hAnsi="Times New Roman" w:cs="Times New Roman"/>
          <w:sz w:val="24"/>
          <w:szCs w:val="24"/>
        </w:rPr>
        <w:t>Shuffle</w:t>
      </w:r>
      <w:r w:rsidRPr="004A6B4E">
        <w:rPr>
          <w:rFonts w:ascii="Times New Roman" w:eastAsia="宋体" w:hAnsi="Times New Roman" w:cs="Times New Roman"/>
          <w:sz w:val="24"/>
          <w:szCs w:val="24"/>
        </w:rPr>
        <w:t>的整体结构图如</w:t>
      </w:r>
      <w:r w:rsidR="002B5B91">
        <w:rPr>
          <w:rFonts w:ascii="Times New Roman" w:eastAsia="宋体" w:hAnsi="Times New Roman" w:cs="Times New Roman"/>
          <w:sz w:val="24"/>
          <w:szCs w:val="24"/>
        </w:rPr>
        <w:t>3.1</w:t>
      </w:r>
      <w:r w:rsidRPr="004A6B4E">
        <w:rPr>
          <w:rFonts w:ascii="Times New Roman" w:eastAsia="宋体" w:hAnsi="Times New Roman" w:cs="Times New Roman"/>
          <w:sz w:val="24"/>
          <w:szCs w:val="24"/>
        </w:rPr>
        <w:t>所示，图中</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阶段包含了</w:t>
      </w:r>
      <w:r w:rsidRPr="004A6B4E">
        <w:rPr>
          <w:rFonts w:ascii="Times New Roman" w:eastAsia="宋体" w:hAnsi="Times New Roman" w:cs="Times New Roman"/>
          <w:sz w:val="24"/>
          <w:szCs w:val="24"/>
        </w:rPr>
        <w:t>Collect</w:t>
      </w:r>
      <w:r w:rsidRPr="004A6B4E">
        <w:rPr>
          <w:rFonts w:ascii="Times New Roman" w:eastAsia="宋体" w:hAnsi="Times New Roman" w:cs="Times New Roman"/>
          <w:sz w:val="24"/>
          <w:szCs w:val="24"/>
        </w:rPr>
        <w:t>、</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和</w:t>
      </w:r>
      <w:r w:rsidRPr="004A6B4E">
        <w:rPr>
          <w:rFonts w:ascii="Times New Roman" w:eastAsia="宋体" w:hAnsi="Times New Roman" w:cs="Times New Roman"/>
          <w:sz w:val="24"/>
          <w:szCs w:val="24"/>
        </w:rPr>
        <w:t>Combiner</w:t>
      </w:r>
      <w:r w:rsidRPr="004A6B4E">
        <w:rPr>
          <w:rFonts w:ascii="Times New Roman" w:eastAsia="宋体" w:hAnsi="Times New Roman" w:cs="Times New Roman"/>
          <w:sz w:val="24"/>
          <w:szCs w:val="24"/>
        </w:rPr>
        <w:t>阶段，该结构如图</w:t>
      </w:r>
      <w:r w:rsidR="002B5B91">
        <w:rPr>
          <w:rFonts w:ascii="Times New Roman" w:eastAsia="宋体" w:hAnsi="Times New Roman" w:cs="Times New Roman"/>
          <w:sz w:val="24"/>
          <w:szCs w:val="24"/>
        </w:rPr>
        <w:t>3.2</w:t>
      </w:r>
      <w:r w:rsidRPr="004A6B4E">
        <w:rPr>
          <w:rFonts w:ascii="Times New Roman" w:eastAsia="宋体" w:hAnsi="Times New Roman" w:cs="Times New Roman"/>
          <w:sz w:val="24"/>
          <w:szCs w:val="24"/>
        </w:rPr>
        <w:t xml:space="preserve"> </w:t>
      </w:r>
      <w:r w:rsidRPr="004A6B4E">
        <w:rPr>
          <w:rFonts w:ascii="Times New Roman" w:eastAsia="宋体" w:hAnsi="Times New Roman" w:cs="Times New Roman"/>
          <w:sz w:val="24"/>
          <w:szCs w:val="24"/>
        </w:rPr>
        <w:t>所示。</w:t>
      </w:r>
    </w:p>
    <w:p w14:paraId="154CE6D0" w14:textId="5C39A587" w:rsidR="004E063B" w:rsidRDefault="00A57611" w:rsidP="00A57611">
      <w:pPr>
        <w:ind w:left="482"/>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17492EA" wp14:editId="78CC6B9B">
            <wp:extent cx="5274310" cy="17183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18310"/>
                    </a:xfrm>
                    <a:prstGeom prst="rect">
                      <a:avLst/>
                    </a:prstGeom>
                  </pic:spPr>
                </pic:pic>
              </a:graphicData>
            </a:graphic>
          </wp:inline>
        </w:drawing>
      </w:r>
    </w:p>
    <w:p w14:paraId="2A901E29" w14:textId="6D2759DC" w:rsidR="00A57611" w:rsidRDefault="00A57611" w:rsidP="00A57611">
      <w:pPr>
        <w:spacing w:line="400" w:lineRule="exact"/>
        <w:ind w:left="482"/>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 Shuffle</w:t>
      </w:r>
      <w:r>
        <w:rPr>
          <w:rFonts w:ascii="Times New Roman" w:eastAsia="宋体" w:hAnsi="Times New Roman" w:cs="Times New Roman" w:hint="eastAsia"/>
          <w:sz w:val="24"/>
          <w:szCs w:val="24"/>
        </w:rPr>
        <w:t>过程</w:t>
      </w:r>
    </w:p>
    <w:p w14:paraId="19AF4808" w14:textId="2D0E49F3" w:rsidR="00A9468D" w:rsidRDefault="00A9468D" w:rsidP="00A9468D">
      <w:pPr>
        <w:ind w:left="482"/>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89F438C" wp14:editId="36D926F5">
            <wp:extent cx="5274310" cy="124258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42583"/>
                    </a:xfrm>
                    <a:prstGeom prst="rect">
                      <a:avLst/>
                    </a:prstGeom>
                  </pic:spPr>
                </pic:pic>
              </a:graphicData>
            </a:graphic>
          </wp:inline>
        </w:drawing>
      </w:r>
    </w:p>
    <w:p w14:paraId="48E85E82" w14:textId="77777777" w:rsidR="001B26B4" w:rsidRDefault="00A9468D" w:rsidP="00FD4EF9">
      <w:pPr>
        <w:spacing w:line="400" w:lineRule="exact"/>
        <w:ind w:left="482"/>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 Spill</w:t>
      </w:r>
      <w:r>
        <w:rPr>
          <w:rFonts w:ascii="Times New Roman" w:eastAsia="宋体" w:hAnsi="Times New Roman" w:cs="Times New Roman" w:hint="eastAsia"/>
          <w:sz w:val="24"/>
          <w:szCs w:val="24"/>
        </w:rPr>
        <w:t>过程</w:t>
      </w:r>
    </w:p>
    <w:p w14:paraId="7F7DC03B" w14:textId="6536D454" w:rsidR="00121EB7" w:rsidRPr="001B26B4" w:rsidRDefault="00FD4EF9" w:rsidP="00FD4EF9">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从图中看出，</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横跨</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端和</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端，不过一般我们只考虑</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端的</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过程，主要的就是</w:t>
      </w:r>
      <w:r w:rsidR="005E37F9" w:rsidRPr="001B26B4">
        <w:rPr>
          <w:rFonts w:ascii="Times New Roman" w:eastAsia="宋体" w:hAnsi="Times New Roman" w:cs="Times New Roman"/>
          <w:sz w:val="24"/>
          <w:szCs w:val="24"/>
        </w:rPr>
        <w:t>copy</w:t>
      </w:r>
      <w:r w:rsidR="005E37F9" w:rsidRPr="001B26B4">
        <w:rPr>
          <w:rFonts w:ascii="Times New Roman" w:eastAsia="宋体" w:hAnsi="Times New Roman" w:cs="Times New Roman"/>
          <w:sz w:val="24"/>
          <w:szCs w:val="24"/>
        </w:rPr>
        <w:t>过程，负责从</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端的中间结果中拷贝数据，该过程具有很高的随机</w:t>
      </w:r>
      <w:r w:rsidR="005E37F9" w:rsidRPr="001B26B4">
        <w:rPr>
          <w:rFonts w:ascii="Times New Roman" w:eastAsia="宋体" w:hAnsi="Times New Roman" w:cs="Times New Roman"/>
          <w:sz w:val="24"/>
          <w:szCs w:val="24"/>
        </w:rPr>
        <w:t>I/O</w:t>
      </w:r>
      <w:r w:rsidR="00834DB8">
        <w:rPr>
          <w:rFonts w:ascii="Times New Roman" w:eastAsia="宋体" w:hAnsi="Times New Roman" w:cs="Times New Roman"/>
          <w:sz w:val="24"/>
          <w:szCs w:val="24"/>
        </w:rPr>
        <w:t>读写请求，该阶段在数据量较大的情况下很消耗时间。</w:t>
      </w:r>
      <w:r w:rsidR="005E37F9" w:rsidRPr="001B26B4">
        <w:rPr>
          <w:rFonts w:ascii="Times New Roman" w:eastAsia="宋体" w:hAnsi="Times New Roman" w:cs="Times New Roman"/>
          <w:sz w:val="24"/>
          <w:szCs w:val="24"/>
        </w:rPr>
        <w:t>图</w:t>
      </w:r>
      <w:r w:rsidR="005E37F9" w:rsidRPr="001B26B4">
        <w:rPr>
          <w:rFonts w:ascii="Times New Roman" w:eastAsia="宋体" w:hAnsi="Times New Roman" w:cs="Times New Roman"/>
          <w:sz w:val="24"/>
          <w:szCs w:val="24"/>
        </w:rPr>
        <w:t>3.</w:t>
      </w:r>
      <w:r w:rsidR="00834DB8">
        <w:rPr>
          <w:rFonts w:ascii="Times New Roman" w:eastAsia="宋体" w:hAnsi="Times New Roman" w:cs="Times New Roman"/>
          <w:sz w:val="24"/>
          <w:szCs w:val="24"/>
        </w:rPr>
        <w:t>3</w:t>
      </w:r>
      <w:r w:rsidR="0083325F">
        <w:rPr>
          <w:rFonts w:ascii="Times New Roman" w:eastAsia="宋体" w:hAnsi="Times New Roman" w:cs="Times New Roman" w:hint="eastAsia"/>
          <w:sz w:val="24"/>
          <w:szCs w:val="24"/>
        </w:rPr>
        <w:t>中</w:t>
      </w:r>
      <w:r w:rsidR="00EE2F33">
        <w:rPr>
          <w:rFonts w:ascii="Times New Roman" w:eastAsia="宋体" w:hAnsi="Times New Roman" w:cs="Times New Roman" w:hint="eastAsia"/>
          <w:sz w:val="24"/>
          <w:szCs w:val="24"/>
        </w:rPr>
        <w:t>我们以</w:t>
      </w:r>
      <w:r w:rsidR="005E37F9" w:rsidRPr="001B26B4">
        <w:rPr>
          <w:rFonts w:ascii="Times New Roman" w:eastAsia="宋体" w:hAnsi="Times New Roman" w:cs="Times New Roman"/>
          <w:sz w:val="24"/>
          <w:szCs w:val="24"/>
        </w:rPr>
        <w:t>WordCount</w:t>
      </w:r>
      <w:r w:rsidR="00EE2F33">
        <w:rPr>
          <w:rFonts w:ascii="Times New Roman" w:eastAsia="宋体" w:hAnsi="Times New Roman" w:cs="Times New Roman" w:hint="eastAsia"/>
          <w:sz w:val="24"/>
          <w:szCs w:val="24"/>
        </w:rPr>
        <w:t>为示例说明</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w:t>
      </w:r>
    </w:p>
    <w:p w14:paraId="1644917F" w14:textId="77777777" w:rsidR="00121EB7" w:rsidRPr="00B96E99" w:rsidRDefault="00121EB7" w:rsidP="00121EB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37BCFB" wp14:editId="191A64CE">
            <wp:extent cx="3949619" cy="2479853"/>
            <wp:effectExtent l="0" t="0" r="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3750" cy="2507562"/>
                    </a:xfrm>
                    <a:prstGeom prst="rect">
                      <a:avLst/>
                    </a:prstGeom>
                  </pic:spPr>
                </pic:pic>
              </a:graphicData>
            </a:graphic>
          </wp:inline>
        </w:drawing>
      </w:r>
    </w:p>
    <w:p w14:paraId="5F8E6491" w14:textId="6A3C394C" w:rsidR="00121EB7" w:rsidRPr="00B96E99" w:rsidRDefault="00121EB7" w:rsidP="00121EB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3.3</w:t>
      </w:r>
      <w:r w:rsidRPr="00B96E99">
        <w:rPr>
          <w:rFonts w:ascii="Times New Roman" w:eastAsia="宋体" w:hAnsi="Times New Roman" w:cs="Times New Roman"/>
          <w:sz w:val="24"/>
          <w:szCs w:val="24"/>
        </w:rPr>
        <w:t xml:space="preserve"> WordCount Shuffle</w:t>
      </w:r>
      <w:r w:rsidRPr="00B96E99">
        <w:rPr>
          <w:rFonts w:ascii="Times New Roman" w:eastAsia="宋体" w:hAnsi="Times New Roman" w:cs="Times New Roman"/>
          <w:sz w:val="24"/>
          <w:szCs w:val="24"/>
        </w:rPr>
        <w:t>过程</w:t>
      </w:r>
    </w:p>
    <w:p w14:paraId="74B4E7B0" w14:textId="4F88B55D" w:rsidR="00C31D6A" w:rsidRPr="00B96E99" w:rsidRDefault="00B833B7" w:rsidP="00B850A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的架构中，</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过程仍有不足之处。</w:t>
      </w:r>
      <w:r w:rsidR="00C31D6A" w:rsidRPr="00B96E99">
        <w:rPr>
          <w:rFonts w:ascii="Times New Roman" w:eastAsia="宋体" w:hAnsi="Times New Roman" w:cs="Times New Roman"/>
          <w:sz w:val="24"/>
          <w:szCs w:val="24"/>
        </w:rPr>
        <w:t>我们</w:t>
      </w:r>
      <w:r>
        <w:rPr>
          <w:rFonts w:ascii="Times New Roman" w:eastAsia="宋体" w:hAnsi="Times New Roman" w:cs="Times New Roman" w:hint="eastAsia"/>
          <w:sz w:val="24"/>
          <w:szCs w:val="24"/>
        </w:rPr>
        <w:t>通过</w:t>
      </w:r>
      <w:r w:rsidR="00C31D6A" w:rsidRPr="00B96E99">
        <w:rPr>
          <w:rFonts w:ascii="Times New Roman" w:eastAsia="宋体" w:hAnsi="Times New Roman" w:cs="Times New Roman"/>
          <w:sz w:val="24"/>
          <w:szCs w:val="24"/>
        </w:rPr>
        <w:t>Ganglia</w:t>
      </w:r>
      <w:r w:rsidR="00C31D6A" w:rsidRPr="00B96E99">
        <w:rPr>
          <w:rFonts w:ascii="Times New Roman" w:eastAsia="宋体" w:hAnsi="Times New Roman" w:cs="Times New Roman"/>
          <w:sz w:val="24"/>
          <w:szCs w:val="24"/>
        </w:rPr>
        <w:t>工具</w:t>
      </w:r>
      <w:r w:rsidR="002755A2" w:rsidRPr="00B96E99">
        <w:rPr>
          <w:rFonts w:ascii="Times New Roman" w:eastAsia="宋体" w:hAnsi="Times New Roman" w:cs="Times New Roman"/>
          <w:sz w:val="24"/>
          <w:szCs w:val="24"/>
        </w:rPr>
        <w:t>[28]</w:t>
      </w:r>
      <w:r w:rsidR="00C31D6A" w:rsidRPr="00B96E99">
        <w:rPr>
          <w:rFonts w:ascii="Times New Roman" w:eastAsia="宋体" w:hAnsi="Times New Roman" w:cs="Times New Roman"/>
          <w:sz w:val="24"/>
          <w:szCs w:val="24"/>
        </w:rPr>
        <w:lastRenderedPageBreak/>
        <w:t>来监控</w:t>
      </w:r>
      <w:r w:rsidR="00C31D6A" w:rsidRPr="00B96E99">
        <w:rPr>
          <w:rFonts w:ascii="Times New Roman" w:eastAsia="宋体" w:hAnsi="Times New Roman" w:cs="Times New Roman"/>
          <w:sz w:val="24"/>
          <w:szCs w:val="24"/>
        </w:rPr>
        <w:t>Hadoop</w:t>
      </w:r>
      <w:r w:rsidR="00C31D6A" w:rsidRPr="00B96E99">
        <w:rPr>
          <w:rFonts w:ascii="Times New Roman" w:eastAsia="宋体" w:hAnsi="Times New Roman" w:cs="Times New Roman"/>
          <w:sz w:val="24"/>
          <w:szCs w:val="24"/>
        </w:rPr>
        <w:t>集群执行</w:t>
      </w:r>
      <w:r w:rsidR="00C31D6A" w:rsidRPr="00B96E99">
        <w:rPr>
          <w:rFonts w:ascii="Times New Roman" w:eastAsia="宋体" w:hAnsi="Times New Roman" w:cs="Times New Roman"/>
          <w:sz w:val="24"/>
          <w:szCs w:val="24"/>
        </w:rPr>
        <w:t>WordCount</w:t>
      </w:r>
      <w:r w:rsidR="00C31D6A" w:rsidRPr="00B96E99">
        <w:rPr>
          <w:rFonts w:ascii="Times New Roman" w:eastAsia="宋体" w:hAnsi="Times New Roman" w:cs="Times New Roman"/>
          <w:sz w:val="24"/>
          <w:szCs w:val="24"/>
        </w:rPr>
        <w:t>程序，数据来源用</w:t>
      </w:r>
      <w:r w:rsidR="00C31D6A" w:rsidRPr="00B96E99">
        <w:rPr>
          <w:rFonts w:ascii="Times New Roman" w:eastAsia="宋体" w:hAnsi="Times New Roman" w:cs="Times New Roman"/>
          <w:sz w:val="24"/>
          <w:szCs w:val="24"/>
        </w:rPr>
        <w:t>RandomTextWriter</w:t>
      </w:r>
      <w:r w:rsidR="00C31D6A" w:rsidRPr="00B96E99">
        <w:rPr>
          <w:rFonts w:ascii="Times New Roman" w:eastAsia="宋体" w:hAnsi="Times New Roman" w:cs="Times New Roman"/>
          <w:sz w:val="24"/>
          <w:szCs w:val="24"/>
        </w:rPr>
        <w:t>程序自动生成</w:t>
      </w:r>
      <w:r w:rsidR="00C31D6A" w:rsidRPr="00B96E99">
        <w:rPr>
          <w:rFonts w:ascii="Times New Roman" w:eastAsia="宋体" w:hAnsi="Times New Roman" w:cs="Times New Roman"/>
          <w:sz w:val="24"/>
          <w:szCs w:val="24"/>
        </w:rPr>
        <w:t xml:space="preserve">50G </w:t>
      </w:r>
      <w:r w:rsidR="00680A1F">
        <w:rPr>
          <w:rFonts w:ascii="Times New Roman" w:eastAsia="宋体" w:hAnsi="Times New Roman" w:cs="Times New Roman"/>
          <w:sz w:val="24"/>
          <w:szCs w:val="24"/>
        </w:rPr>
        <w:t>数据。集群运行</w:t>
      </w:r>
      <w:r w:rsidR="00680A1F">
        <w:rPr>
          <w:rFonts w:ascii="Times New Roman" w:eastAsia="宋体" w:hAnsi="Times New Roman" w:cs="Times New Roman" w:hint="eastAsia"/>
          <w:sz w:val="24"/>
          <w:szCs w:val="24"/>
        </w:rPr>
        <w:t>性</w:t>
      </w:r>
      <w:r w:rsidR="00C31D6A" w:rsidRPr="00B96E99">
        <w:rPr>
          <w:rFonts w:ascii="Times New Roman" w:eastAsia="宋体" w:hAnsi="Times New Roman" w:cs="Times New Roman"/>
          <w:sz w:val="24"/>
          <w:szCs w:val="24"/>
        </w:rPr>
        <w:t>能如图</w:t>
      </w:r>
      <w:r w:rsidR="007A1AE8">
        <w:rPr>
          <w:rFonts w:ascii="Times New Roman" w:eastAsia="宋体" w:hAnsi="Times New Roman" w:cs="Times New Roman"/>
          <w:sz w:val="24"/>
          <w:szCs w:val="24"/>
        </w:rPr>
        <w:t>3.4</w:t>
      </w:r>
      <w:r w:rsidR="00C31D6A" w:rsidRPr="00B96E99">
        <w:rPr>
          <w:rFonts w:ascii="Times New Roman" w:eastAsia="宋体" w:hAnsi="Times New Roman" w:cs="Times New Roman"/>
          <w:sz w:val="24"/>
          <w:szCs w:val="24"/>
        </w:rPr>
        <w:t>所示。</w:t>
      </w:r>
    </w:p>
    <w:p w14:paraId="5B29430C"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21F9D66" wp14:editId="39F2A785">
            <wp:extent cx="5274310" cy="3547872"/>
            <wp:effectExtent l="0" t="0" r="2540" b="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6506" cy="3549349"/>
                    </a:xfrm>
                    <a:prstGeom prst="rect">
                      <a:avLst/>
                    </a:prstGeom>
                  </pic:spPr>
                </pic:pic>
              </a:graphicData>
            </a:graphic>
          </wp:inline>
        </w:drawing>
      </w:r>
    </w:p>
    <w:p w14:paraId="58FE03CA" w14:textId="55FC1793"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3.4</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集群运行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性能示意图</w:t>
      </w:r>
    </w:p>
    <w:p w14:paraId="23E453D2" w14:textId="3445E2D9" w:rsidR="00883D3B" w:rsidRPr="00B96E99" w:rsidRDefault="00883D3B"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从图中我们可以看出当集群具有很高的带宽利用率时，</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利用率变的比其他时间更低，内</w:t>
      </w:r>
      <w:r w:rsidR="00A56AC7">
        <w:rPr>
          <w:rFonts w:ascii="Times New Roman" w:eastAsia="宋体" w:hAnsi="Times New Roman" w:cs="Times New Roman"/>
          <w:sz w:val="24"/>
          <w:szCs w:val="24"/>
        </w:rPr>
        <w:t>存也没有有效的利用。这就意味着浪费了集群的物理资源</w:t>
      </w:r>
      <w:r w:rsidRPr="00B96E99">
        <w:rPr>
          <w:rFonts w:ascii="Times New Roman" w:eastAsia="宋体" w:hAnsi="Times New Roman" w:cs="Times New Roman"/>
          <w:sz w:val="24"/>
          <w:szCs w:val="24"/>
        </w:rPr>
        <w:t>。通过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监控工具以及其他一些</w:t>
      </w:r>
      <w:r w:rsidRPr="00B96E99">
        <w:rPr>
          <w:rFonts w:ascii="Times New Roman" w:eastAsia="宋体" w:hAnsi="Times New Roman" w:cs="Times New Roman"/>
          <w:sz w:val="24"/>
          <w:szCs w:val="24"/>
        </w:rPr>
        <w:t>linux</w:t>
      </w:r>
      <w:r w:rsidRPr="00B96E99">
        <w:rPr>
          <w:rFonts w:ascii="Times New Roman" w:eastAsia="宋体" w:hAnsi="Times New Roman" w:cs="Times New Roman"/>
          <w:sz w:val="24"/>
          <w:szCs w:val="24"/>
        </w:rPr>
        <w:t>工具，执行一系列</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，我们分析了影响</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性能的瓶颈主要有：</w:t>
      </w:r>
    </w:p>
    <w:p w14:paraId="75634233" w14:textId="77777777" w:rsidR="004E7DB6" w:rsidRDefault="00AD35B1">
      <w:pPr>
        <w:pStyle w:val="a3"/>
        <w:numPr>
          <w:ilvl w:val="0"/>
          <w:numId w:val="48"/>
        </w:numPr>
        <w:spacing w:line="400" w:lineRule="exact"/>
        <w:ind w:firstLineChars="0"/>
        <w:rPr>
          <w:rFonts w:ascii="Times New Roman" w:eastAsia="宋体" w:hAnsi="Times New Roman" w:cs="Times New Roman"/>
          <w:b/>
          <w:sz w:val="24"/>
          <w:szCs w:val="24"/>
        </w:rPr>
        <w:pPrChange w:id="214"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b/>
          <w:sz w:val="24"/>
          <w:szCs w:val="24"/>
          <w:rPrChange w:id="215" w:author="JieTang" w:date="2016-05-02T21:33:00Z">
            <w:rPr>
              <w:rFonts w:ascii="Times New Roman" w:eastAsia="宋体" w:hAnsi="Times New Roman" w:cs="Times New Roman"/>
              <w:sz w:val="24"/>
              <w:szCs w:val="24"/>
            </w:rPr>
          </w:rPrChange>
        </w:rPr>
        <w:t>Reduce</w:t>
      </w:r>
      <w:r w:rsidR="00D26637">
        <w:rPr>
          <w:rFonts w:ascii="Times New Roman" w:eastAsia="宋体" w:hAnsi="Times New Roman" w:cs="Times New Roman" w:hint="eastAsia"/>
          <w:b/>
          <w:sz w:val="24"/>
          <w:szCs w:val="24"/>
        </w:rPr>
        <w:t>端合成了较</w:t>
      </w:r>
      <w:r w:rsidRPr="00283F4B">
        <w:rPr>
          <w:rFonts w:ascii="Times New Roman" w:eastAsia="宋体" w:hAnsi="Times New Roman" w:cs="Times New Roman" w:hint="eastAsia"/>
          <w:b/>
          <w:sz w:val="24"/>
          <w:szCs w:val="24"/>
          <w:rPrChange w:id="216" w:author="JieTang" w:date="2016-05-02T21:33:00Z">
            <w:rPr>
              <w:rFonts w:ascii="Times New Roman" w:eastAsia="宋体" w:hAnsi="Times New Roman" w:cs="Times New Roman" w:hint="eastAsia"/>
              <w:sz w:val="24"/>
              <w:szCs w:val="24"/>
            </w:rPr>
          </w:rPrChange>
        </w:rPr>
        <w:t>多的阶段</w:t>
      </w:r>
      <w:del w:id="217" w:author="JieTang" w:date="2016-05-02T21:33:00Z">
        <w:r w:rsidRPr="00283F4B" w:rsidDel="00283F4B">
          <w:rPr>
            <w:rFonts w:ascii="Times New Roman" w:eastAsia="宋体" w:hAnsi="Times New Roman" w:cs="Times New Roman" w:hint="eastAsia"/>
            <w:b/>
            <w:sz w:val="24"/>
            <w:szCs w:val="24"/>
            <w:rPrChange w:id="218" w:author="JieTang" w:date="2016-05-02T21:33:00Z">
              <w:rPr>
                <w:rFonts w:ascii="Times New Roman" w:eastAsia="宋体" w:hAnsi="Times New Roman" w:cs="Times New Roman" w:hint="eastAsia"/>
                <w:sz w:val="24"/>
                <w:szCs w:val="24"/>
              </w:rPr>
            </w:rPrChange>
          </w:rPr>
          <w:delText>：</w:delText>
        </w:r>
      </w:del>
    </w:p>
    <w:p w14:paraId="38379771" w14:textId="3C0F49E0" w:rsidR="00AD35B1" w:rsidRPr="004E7DB6" w:rsidRDefault="00AD35B1" w:rsidP="00B850AA">
      <w:pPr>
        <w:pStyle w:val="a3"/>
        <w:spacing w:line="400" w:lineRule="exact"/>
        <w:ind w:left="1200" w:firstLineChars="0" w:firstLine="0"/>
        <w:rPr>
          <w:rFonts w:ascii="Times New Roman" w:eastAsia="宋体" w:hAnsi="Times New Roman" w:cs="Times New Roman"/>
          <w:b/>
          <w:sz w:val="24"/>
          <w:szCs w:val="24"/>
          <w:rPrChange w:id="219" w:author="JieTang" w:date="2016-05-02T21:33:00Z">
            <w:rPr/>
          </w:rPrChange>
        </w:rPr>
      </w:pPr>
      <w:r w:rsidRPr="004E7DB6">
        <w:rPr>
          <w:rFonts w:ascii="Times New Roman" w:eastAsia="宋体" w:hAnsi="Times New Roman" w:cs="Times New Roman"/>
          <w:sz w:val="24"/>
          <w:szCs w:val="24"/>
          <w:rPrChange w:id="220" w:author="JieTang" w:date="2016-05-02T21:33:00Z">
            <w:rPr/>
          </w:rPrChange>
        </w:rPr>
        <w:t>Reduce</w:t>
      </w:r>
      <w:r w:rsidRPr="004E7DB6">
        <w:rPr>
          <w:rFonts w:ascii="Times New Roman" w:eastAsia="宋体" w:hAnsi="Times New Roman" w:cs="Times New Roman" w:hint="eastAsia"/>
          <w:sz w:val="24"/>
          <w:szCs w:val="24"/>
          <w:rPrChange w:id="221" w:author="JieTang" w:date="2016-05-02T21:33:00Z">
            <w:rPr>
              <w:rFonts w:hint="eastAsia"/>
            </w:rPr>
          </w:rPrChange>
        </w:rPr>
        <w:t>端主要包含两个独立的阶段，</w:t>
      </w:r>
      <w:r w:rsidR="00801DBD">
        <w:rPr>
          <w:rFonts w:ascii="Times New Roman" w:eastAsia="宋体" w:hAnsi="Times New Roman" w:cs="Times New Roman"/>
          <w:sz w:val="24"/>
          <w:szCs w:val="24"/>
        </w:rPr>
        <w:t>S</w:t>
      </w:r>
      <w:r w:rsidR="00801DBD">
        <w:rPr>
          <w:rFonts w:ascii="Times New Roman" w:eastAsia="宋体" w:hAnsi="Times New Roman" w:cs="Times New Roman" w:hint="eastAsia"/>
          <w:sz w:val="24"/>
          <w:szCs w:val="24"/>
        </w:rPr>
        <w:t>huffle</w:t>
      </w:r>
      <w:r w:rsidRPr="004E7DB6">
        <w:rPr>
          <w:rFonts w:ascii="Times New Roman" w:eastAsia="宋体" w:hAnsi="Times New Roman" w:cs="Times New Roman" w:hint="eastAsia"/>
          <w:sz w:val="24"/>
          <w:szCs w:val="24"/>
          <w:rPrChange w:id="222" w:author="JieTang" w:date="2016-05-02T21:33:00Z">
            <w:rPr>
              <w:rFonts w:hint="eastAsia"/>
            </w:rPr>
          </w:rPrChange>
        </w:rPr>
        <w:t>阶段和</w:t>
      </w:r>
      <w:r w:rsidRPr="004E7DB6">
        <w:rPr>
          <w:rFonts w:ascii="Times New Roman" w:eastAsia="宋体" w:hAnsi="Times New Roman" w:cs="Times New Roman"/>
          <w:sz w:val="24"/>
          <w:szCs w:val="24"/>
          <w:rPrChange w:id="223" w:author="JieTang" w:date="2016-05-02T21:33:00Z">
            <w:rPr/>
          </w:rPrChange>
        </w:rPr>
        <w:t>Reduce</w:t>
      </w:r>
      <w:r w:rsidRPr="004E7DB6">
        <w:rPr>
          <w:rFonts w:ascii="Times New Roman" w:eastAsia="宋体" w:hAnsi="Times New Roman" w:cs="Times New Roman" w:hint="eastAsia"/>
          <w:sz w:val="24"/>
          <w:szCs w:val="24"/>
          <w:rPrChange w:id="224" w:author="JieTang" w:date="2016-05-02T21:33:00Z">
            <w:rPr>
              <w:rFonts w:hint="eastAsia"/>
            </w:rPr>
          </w:rPrChange>
        </w:rPr>
        <w:t>阶段。</w:t>
      </w:r>
      <w:r w:rsidRPr="004E7DB6">
        <w:rPr>
          <w:rFonts w:ascii="Times New Roman" w:eastAsia="宋体" w:hAnsi="Times New Roman" w:cs="Times New Roman"/>
          <w:sz w:val="24"/>
          <w:szCs w:val="24"/>
          <w:rPrChange w:id="225" w:author="JieTang" w:date="2016-05-02T21:33:00Z">
            <w:rPr/>
          </w:rPrChange>
        </w:rPr>
        <w:t xml:space="preserve">Shuffle </w:t>
      </w:r>
      <w:r w:rsidRPr="004E7DB6">
        <w:rPr>
          <w:rFonts w:ascii="Times New Roman" w:eastAsia="宋体" w:hAnsi="Times New Roman" w:cs="Times New Roman" w:hint="eastAsia"/>
          <w:sz w:val="24"/>
          <w:szCs w:val="24"/>
          <w:rPrChange w:id="226" w:author="JieTang" w:date="2016-05-02T21:33:00Z">
            <w:rPr>
              <w:rFonts w:hint="eastAsia"/>
            </w:rPr>
          </w:rPrChange>
        </w:rPr>
        <w:t>阶段请求</w:t>
      </w:r>
      <w:r w:rsidRPr="004E7DB6">
        <w:rPr>
          <w:rFonts w:ascii="Times New Roman" w:eastAsia="宋体" w:hAnsi="Times New Roman" w:cs="Times New Roman"/>
          <w:sz w:val="24"/>
          <w:szCs w:val="24"/>
          <w:rPrChange w:id="227" w:author="JieTang" w:date="2016-05-02T21:33:00Z">
            <w:rPr/>
          </w:rPrChange>
        </w:rPr>
        <w:t>map</w:t>
      </w:r>
      <w:r w:rsidRPr="004E7DB6">
        <w:rPr>
          <w:rFonts w:ascii="Times New Roman" w:eastAsia="宋体" w:hAnsi="Times New Roman" w:cs="Times New Roman" w:hint="eastAsia"/>
          <w:sz w:val="24"/>
          <w:szCs w:val="24"/>
          <w:rPrChange w:id="228" w:author="JieTang" w:date="2016-05-02T21:33:00Z">
            <w:rPr>
              <w:rFonts w:hint="eastAsia"/>
            </w:rPr>
          </w:rPrChange>
        </w:rPr>
        <w:t>中间数据，是</w:t>
      </w:r>
      <w:r w:rsidRPr="004E7DB6">
        <w:rPr>
          <w:rFonts w:ascii="Times New Roman" w:eastAsia="宋体" w:hAnsi="Times New Roman" w:cs="Times New Roman"/>
          <w:sz w:val="24"/>
          <w:szCs w:val="24"/>
          <w:rPrChange w:id="229" w:author="JieTang" w:date="2016-05-02T21:33:00Z">
            <w:rPr/>
          </w:rPrChange>
        </w:rPr>
        <w:t>I/O</w:t>
      </w:r>
      <w:r w:rsidRPr="004E7DB6">
        <w:rPr>
          <w:rFonts w:ascii="Times New Roman" w:eastAsia="宋体" w:hAnsi="Times New Roman" w:cs="Times New Roman" w:hint="eastAsia"/>
          <w:sz w:val="24"/>
          <w:szCs w:val="24"/>
          <w:rPrChange w:id="230" w:author="JieTang" w:date="2016-05-02T21:33:00Z">
            <w:rPr>
              <w:rFonts w:hint="eastAsia"/>
            </w:rPr>
          </w:rPrChange>
        </w:rPr>
        <w:t>密集型和网络密集型阶段。而</w:t>
      </w:r>
      <w:r w:rsidRPr="004E7DB6">
        <w:rPr>
          <w:rFonts w:ascii="Times New Roman" w:eastAsia="宋体" w:hAnsi="Times New Roman" w:cs="Times New Roman"/>
          <w:sz w:val="24"/>
          <w:szCs w:val="24"/>
          <w:rPrChange w:id="231" w:author="JieTang" w:date="2016-05-02T21:33:00Z">
            <w:rPr/>
          </w:rPrChange>
        </w:rPr>
        <w:t xml:space="preserve">reduce </w:t>
      </w:r>
      <w:r w:rsidRPr="004E7DB6">
        <w:rPr>
          <w:rFonts w:ascii="Times New Roman" w:eastAsia="宋体" w:hAnsi="Times New Roman" w:cs="Times New Roman" w:hint="eastAsia"/>
          <w:sz w:val="24"/>
          <w:szCs w:val="24"/>
          <w:rPrChange w:id="232" w:author="JieTang" w:date="2016-05-02T21:33:00Z">
            <w:rPr>
              <w:rFonts w:hint="eastAsia"/>
            </w:rPr>
          </w:rPrChange>
        </w:rPr>
        <w:t>函数的执行时</w:t>
      </w:r>
      <w:r w:rsidRPr="004E7DB6">
        <w:rPr>
          <w:rFonts w:ascii="Times New Roman" w:eastAsia="宋体" w:hAnsi="Times New Roman" w:cs="Times New Roman"/>
          <w:sz w:val="24"/>
          <w:szCs w:val="24"/>
          <w:rPrChange w:id="233" w:author="JieTang" w:date="2016-05-02T21:33:00Z">
            <w:rPr/>
          </w:rPrChange>
        </w:rPr>
        <w:t>cpu</w:t>
      </w:r>
      <w:r w:rsidRPr="004E7DB6">
        <w:rPr>
          <w:rFonts w:ascii="Times New Roman" w:eastAsia="宋体" w:hAnsi="Times New Roman" w:cs="Times New Roman" w:hint="eastAsia"/>
          <w:sz w:val="24"/>
          <w:szCs w:val="24"/>
          <w:rPrChange w:id="234" w:author="JieTang" w:date="2016-05-02T21:33:00Z">
            <w:rPr>
              <w:rFonts w:hint="eastAsia"/>
            </w:rPr>
          </w:rPrChange>
        </w:rPr>
        <w:t>密集型和内存密集型的，因为它需要分配足够的内存来缓冲并排序数据，输出最后文件</w:t>
      </w:r>
      <w:r w:rsidR="00262660" w:rsidRPr="004E7DB6">
        <w:rPr>
          <w:rFonts w:ascii="Times New Roman" w:eastAsia="宋体" w:hAnsi="Times New Roman" w:cs="Times New Roman"/>
          <w:sz w:val="24"/>
          <w:szCs w:val="24"/>
          <w:rPrChange w:id="235" w:author="JieTang" w:date="2016-05-02T21:33:00Z">
            <w:rPr/>
          </w:rPrChange>
        </w:rPr>
        <w:t>[29]</w:t>
      </w:r>
      <w:r w:rsidRPr="004E7DB6">
        <w:rPr>
          <w:rFonts w:ascii="Times New Roman" w:eastAsia="宋体" w:hAnsi="Times New Roman" w:cs="Times New Roman" w:hint="eastAsia"/>
          <w:sz w:val="24"/>
          <w:szCs w:val="24"/>
          <w:rPrChange w:id="236" w:author="JieTang" w:date="2016-05-02T21:33:00Z">
            <w:rPr>
              <w:rFonts w:hint="eastAsia"/>
            </w:rPr>
          </w:rPrChange>
        </w:rPr>
        <w:t>。</w:t>
      </w:r>
      <w:r w:rsidRPr="004E7DB6">
        <w:rPr>
          <w:rFonts w:ascii="Times New Roman" w:eastAsia="宋体" w:hAnsi="Times New Roman" w:cs="Times New Roman"/>
          <w:sz w:val="24"/>
          <w:szCs w:val="24"/>
          <w:rPrChange w:id="237" w:author="JieTang" w:date="2016-05-02T21:33:00Z">
            <w:rPr/>
          </w:rPrChange>
        </w:rPr>
        <w:t xml:space="preserve"> </w:t>
      </w:r>
      <w:r w:rsidRPr="004E7DB6">
        <w:rPr>
          <w:rFonts w:ascii="Times New Roman" w:eastAsia="宋体" w:hAnsi="Times New Roman" w:cs="Times New Roman" w:hint="eastAsia"/>
          <w:sz w:val="24"/>
          <w:szCs w:val="24"/>
          <w:rPrChange w:id="238" w:author="JieTang" w:date="2016-05-02T21:33:00Z">
            <w:rPr>
              <w:rFonts w:hint="eastAsia"/>
            </w:rPr>
          </w:rPrChange>
        </w:rPr>
        <w:t>此外，</w:t>
      </w:r>
      <w:r w:rsidRPr="004E7DB6">
        <w:rPr>
          <w:rFonts w:ascii="Times New Roman" w:eastAsia="宋体" w:hAnsi="Times New Roman" w:cs="Times New Roman"/>
          <w:sz w:val="24"/>
          <w:szCs w:val="24"/>
          <w:rPrChange w:id="239" w:author="JieTang" w:date="2016-05-02T21:33:00Z">
            <w:rPr/>
          </w:rPrChange>
        </w:rPr>
        <w:t>reduce</w:t>
      </w:r>
      <w:r w:rsidRPr="004E7DB6">
        <w:rPr>
          <w:rFonts w:ascii="Times New Roman" w:eastAsia="宋体" w:hAnsi="Times New Roman" w:cs="Times New Roman" w:hint="eastAsia"/>
          <w:sz w:val="24"/>
          <w:szCs w:val="24"/>
          <w:rPrChange w:id="240" w:author="JieTang" w:date="2016-05-02T21:33:00Z">
            <w:rPr>
              <w:rFonts w:hint="eastAsia"/>
            </w:rPr>
          </w:rPrChange>
        </w:rPr>
        <w:t>会一直等到</w:t>
      </w:r>
      <w:r w:rsidRPr="004E7DB6">
        <w:rPr>
          <w:rFonts w:ascii="Times New Roman" w:eastAsia="宋体" w:hAnsi="Times New Roman" w:cs="Times New Roman"/>
          <w:sz w:val="24"/>
          <w:szCs w:val="24"/>
          <w:rPrChange w:id="241" w:author="JieTang" w:date="2016-05-02T21:33:00Z">
            <w:rPr/>
          </w:rPrChange>
        </w:rPr>
        <w:t>Shuffle</w:t>
      </w:r>
      <w:r w:rsidRPr="004E7DB6">
        <w:rPr>
          <w:rFonts w:ascii="Times New Roman" w:eastAsia="宋体" w:hAnsi="Times New Roman" w:cs="Times New Roman" w:hint="eastAsia"/>
          <w:sz w:val="24"/>
          <w:szCs w:val="24"/>
          <w:rPrChange w:id="242" w:author="JieTang" w:date="2016-05-02T21:33:00Z">
            <w:rPr>
              <w:rFonts w:hint="eastAsia"/>
            </w:rPr>
          </w:rPrChange>
        </w:rPr>
        <w:t>结束才开始执行，这意味着在</w:t>
      </w:r>
      <w:r w:rsidRPr="004E7DB6">
        <w:rPr>
          <w:rFonts w:ascii="Times New Roman" w:eastAsia="宋体" w:hAnsi="Times New Roman" w:cs="Times New Roman"/>
          <w:sz w:val="24"/>
          <w:szCs w:val="24"/>
          <w:rPrChange w:id="243" w:author="JieTang" w:date="2016-05-02T21:33:00Z">
            <w:rPr/>
          </w:rPrChange>
        </w:rPr>
        <w:t>Shuffle</w:t>
      </w:r>
      <w:r w:rsidRPr="004E7DB6">
        <w:rPr>
          <w:rFonts w:ascii="Times New Roman" w:eastAsia="宋体" w:hAnsi="Times New Roman" w:cs="Times New Roman" w:hint="eastAsia"/>
          <w:sz w:val="24"/>
          <w:szCs w:val="24"/>
          <w:rPrChange w:id="244" w:author="JieTang" w:date="2016-05-02T21:33:00Z">
            <w:rPr>
              <w:rFonts w:hint="eastAsia"/>
            </w:rPr>
          </w:rPrChange>
        </w:rPr>
        <w:t>阶段浪费了</w:t>
      </w:r>
      <w:r w:rsidRPr="004E7DB6">
        <w:rPr>
          <w:rFonts w:ascii="Times New Roman" w:eastAsia="宋体" w:hAnsi="Times New Roman" w:cs="Times New Roman"/>
          <w:sz w:val="24"/>
          <w:szCs w:val="24"/>
          <w:rPrChange w:id="245" w:author="JieTang" w:date="2016-05-02T21:33:00Z">
            <w:rPr/>
          </w:rPrChange>
        </w:rPr>
        <w:t>cpu</w:t>
      </w:r>
      <w:r w:rsidRPr="004E7DB6">
        <w:rPr>
          <w:rFonts w:ascii="Times New Roman" w:eastAsia="宋体" w:hAnsi="Times New Roman" w:cs="Times New Roman" w:hint="eastAsia"/>
          <w:sz w:val="24"/>
          <w:szCs w:val="24"/>
          <w:rPrChange w:id="246" w:author="JieTang" w:date="2016-05-02T21:33:00Z">
            <w:rPr>
              <w:rFonts w:hint="eastAsia"/>
            </w:rPr>
          </w:rPrChange>
        </w:rPr>
        <w:t>资源；而在</w:t>
      </w:r>
      <w:r w:rsidRPr="004E7DB6">
        <w:rPr>
          <w:rFonts w:ascii="Times New Roman" w:eastAsia="宋体" w:hAnsi="Times New Roman" w:cs="Times New Roman"/>
          <w:sz w:val="24"/>
          <w:szCs w:val="24"/>
          <w:rPrChange w:id="247" w:author="JieTang" w:date="2016-05-02T21:33:00Z">
            <w:rPr/>
          </w:rPrChange>
        </w:rPr>
        <w:t>reduce</w:t>
      </w:r>
      <w:r w:rsidRPr="004E7DB6">
        <w:rPr>
          <w:rFonts w:ascii="Times New Roman" w:eastAsia="宋体" w:hAnsi="Times New Roman" w:cs="Times New Roman" w:hint="eastAsia"/>
          <w:sz w:val="24"/>
          <w:szCs w:val="24"/>
          <w:rPrChange w:id="248" w:author="JieTang" w:date="2016-05-02T21:33:00Z">
            <w:rPr>
              <w:rFonts w:hint="eastAsia"/>
            </w:rPr>
          </w:rPrChange>
        </w:rPr>
        <w:t>阶段会浪费网络资源，因为没有</w:t>
      </w:r>
      <w:r w:rsidRPr="004E7DB6">
        <w:rPr>
          <w:rFonts w:ascii="Times New Roman" w:eastAsia="宋体" w:hAnsi="Times New Roman" w:cs="Times New Roman"/>
          <w:sz w:val="24"/>
          <w:szCs w:val="24"/>
          <w:rPrChange w:id="249" w:author="JieTang" w:date="2016-05-02T21:33:00Z">
            <w:rPr/>
          </w:rPrChange>
        </w:rPr>
        <w:t xml:space="preserve">Shuffle </w:t>
      </w:r>
      <w:r w:rsidRPr="004E7DB6">
        <w:rPr>
          <w:rFonts w:ascii="Times New Roman" w:eastAsia="宋体" w:hAnsi="Times New Roman" w:cs="Times New Roman" w:hint="eastAsia"/>
          <w:sz w:val="24"/>
          <w:szCs w:val="24"/>
          <w:rPrChange w:id="250" w:author="JieTang" w:date="2016-05-02T21:33:00Z">
            <w:rPr>
              <w:rFonts w:hint="eastAsia"/>
            </w:rPr>
          </w:rPrChange>
        </w:rPr>
        <w:t>过程。如果数据量特别大的情况下，</w:t>
      </w:r>
      <w:r w:rsidRPr="004E7DB6">
        <w:rPr>
          <w:rFonts w:ascii="Times New Roman" w:eastAsia="宋体" w:hAnsi="Times New Roman" w:cs="Times New Roman"/>
          <w:sz w:val="24"/>
          <w:szCs w:val="24"/>
          <w:rPrChange w:id="251" w:author="JieTang" w:date="2016-05-02T21:33:00Z">
            <w:rPr/>
          </w:rPrChange>
        </w:rPr>
        <w:t>Shuffle</w:t>
      </w:r>
      <w:r w:rsidRPr="004E7DB6">
        <w:rPr>
          <w:rFonts w:ascii="Times New Roman" w:eastAsia="宋体" w:hAnsi="Times New Roman" w:cs="Times New Roman" w:hint="eastAsia"/>
          <w:sz w:val="24"/>
          <w:szCs w:val="24"/>
          <w:rPrChange w:id="252" w:author="JieTang" w:date="2016-05-02T21:33:00Z">
            <w:rPr>
              <w:rFonts w:hint="eastAsia"/>
            </w:rPr>
          </w:rPrChange>
        </w:rPr>
        <w:t>过程的时间接近于</w:t>
      </w:r>
      <w:r w:rsidRPr="004E7DB6">
        <w:rPr>
          <w:rFonts w:ascii="Times New Roman" w:eastAsia="宋体" w:hAnsi="Times New Roman" w:cs="Times New Roman"/>
          <w:sz w:val="24"/>
          <w:szCs w:val="24"/>
          <w:rPrChange w:id="253" w:author="JieTang" w:date="2016-05-02T21:33:00Z">
            <w:rPr/>
          </w:rPrChange>
        </w:rPr>
        <w:t>reduce</w:t>
      </w:r>
      <w:r w:rsidRPr="004E7DB6">
        <w:rPr>
          <w:rFonts w:ascii="Times New Roman" w:eastAsia="宋体" w:hAnsi="Times New Roman" w:cs="Times New Roman" w:hint="eastAsia"/>
          <w:sz w:val="24"/>
          <w:szCs w:val="24"/>
          <w:rPrChange w:id="254" w:author="JieTang" w:date="2016-05-02T21:33:00Z">
            <w:rPr>
              <w:rFonts w:hint="eastAsia"/>
            </w:rPr>
          </w:rPrChange>
        </w:rPr>
        <w:t>的时间，这样会大大浪费集群的资源。</w:t>
      </w:r>
    </w:p>
    <w:p w14:paraId="7B247732" w14:textId="77777777" w:rsidR="0037562B" w:rsidRDefault="00AD35B1">
      <w:pPr>
        <w:pStyle w:val="a3"/>
        <w:numPr>
          <w:ilvl w:val="0"/>
          <w:numId w:val="48"/>
        </w:numPr>
        <w:spacing w:line="400" w:lineRule="exact"/>
        <w:ind w:firstLineChars="0"/>
        <w:rPr>
          <w:rFonts w:ascii="Times New Roman" w:eastAsia="宋体" w:hAnsi="Times New Roman" w:cs="Times New Roman"/>
          <w:b/>
          <w:sz w:val="24"/>
          <w:szCs w:val="24"/>
        </w:rPr>
        <w:pPrChange w:id="255"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hint="eastAsia"/>
          <w:b/>
          <w:sz w:val="24"/>
          <w:szCs w:val="24"/>
          <w:rPrChange w:id="256" w:author="JieTang" w:date="2016-05-02T21:33:00Z">
            <w:rPr>
              <w:rFonts w:ascii="Times New Roman" w:eastAsia="宋体" w:hAnsi="Times New Roman" w:cs="Times New Roman" w:hint="eastAsia"/>
              <w:sz w:val="24"/>
              <w:szCs w:val="24"/>
            </w:rPr>
          </w:rPrChange>
        </w:rPr>
        <w:t>随机</w:t>
      </w:r>
      <w:r w:rsidRPr="00283F4B">
        <w:rPr>
          <w:rFonts w:ascii="Times New Roman" w:eastAsia="宋体" w:hAnsi="Times New Roman" w:cs="Times New Roman"/>
          <w:b/>
          <w:sz w:val="24"/>
          <w:szCs w:val="24"/>
          <w:rPrChange w:id="257" w:author="JieTang" w:date="2016-05-02T21:33:00Z">
            <w:rPr>
              <w:rFonts w:ascii="Times New Roman" w:eastAsia="宋体" w:hAnsi="Times New Roman" w:cs="Times New Roman"/>
              <w:sz w:val="24"/>
              <w:szCs w:val="24"/>
            </w:rPr>
          </w:rPrChange>
        </w:rPr>
        <w:t>I/O</w:t>
      </w:r>
      <w:r w:rsidRPr="00283F4B">
        <w:rPr>
          <w:rFonts w:ascii="Times New Roman" w:eastAsia="宋体" w:hAnsi="Times New Roman" w:cs="Times New Roman" w:hint="eastAsia"/>
          <w:b/>
          <w:sz w:val="24"/>
          <w:szCs w:val="24"/>
          <w:rPrChange w:id="258" w:author="JieTang" w:date="2016-05-02T21:33:00Z">
            <w:rPr>
              <w:rFonts w:ascii="Times New Roman" w:eastAsia="宋体" w:hAnsi="Times New Roman" w:cs="Times New Roman" w:hint="eastAsia"/>
              <w:sz w:val="24"/>
              <w:szCs w:val="24"/>
            </w:rPr>
          </w:rPrChange>
        </w:rPr>
        <w:t>请求导致</w:t>
      </w:r>
      <w:r w:rsidRPr="00283F4B">
        <w:rPr>
          <w:rFonts w:ascii="Times New Roman" w:eastAsia="宋体" w:hAnsi="Times New Roman" w:cs="Times New Roman"/>
          <w:b/>
          <w:sz w:val="24"/>
          <w:szCs w:val="24"/>
          <w:rPrChange w:id="259" w:author="JieTang" w:date="2016-05-02T21:33:00Z">
            <w:rPr>
              <w:rFonts w:ascii="Times New Roman" w:eastAsia="宋体" w:hAnsi="Times New Roman" w:cs="Times New Roman"/>
              <w:sz w:val="24"/>
              <w:szCs w:val="24"/>
            </w:rPr>
          </w:rPrChange>
        </w:rPr>
        <w:t>Shuffle</w:t>
      </w:r>
      <w:r w:rsidRPr="00283F4B">
        <w:rPr>
          <w:rFonts w:ascii="Times New Roman" w:eastAsia="宋体" w:hAnsi="Times New Roman" w:cs="Times New Roman" w:hint="eastAsia"/>
          <w:b/>
          <w:sz w:val="24"/>
          <w:szCs w:val="24"/>
          <w:rPrChange w:id="260" w:author="JieTang" w:date="2016-05-02T21:33:00Z">
            <w:rPr>
              <w:rFonts w:ascii="Times New Roman" w:eastAsia="宋体" w:hAnsi="Times New Roman" w:cs="Times New Roman" w:hint="eastAsia"/>
              <w:sz w:val="24"/>
              <w:szCs w:val="24"/>
            </w:rPr>
          </w:rPrChange>
        </w:rPr>
        <w:t>阶段的低效率</w:t>
      </w:r>
      <w:del w:id="261" w:author="JieTang" w:date="2016-05-02T21:33:00Z">
        <w:r w:rsidRPr="00283F4B" w:rsidDel="00283F4B">
          <w:rPr>
            <w:rFonts w:ascii="Times New Roman" w:eastAsia="宋体" w:hAnsi="Times New Roman" w:cs="Times New Roman" w:hint="eastAsia"/>
            <w:b/>
            <w:sz w:val="24"/>
            <w:szCs w:val="24"/>
            <w:rPrChange w:id="262" w:author="JieTang" w:date="2016-05-02T21:33:00Z">
              <w:rPr>
                <w:rFonts w:ascii="Times New Roman" w:eastAsia="宋体" w:hAnsi="Times New Roman" w:cs="Times New Roman" w:hint="eastAsia"/>
                <w:sz w:val="24"/>
                <w:szCs w:val="24"/>
              </w:rPr>
            </w:rPrChange>
          </w:rPr>
          <w:delText>：</w:delText>
        </w:r>
      </w:del>
    </w:p>
    <w:p w14:paraId="3541D0FD" w14:textId="0ED05FEE" w:rsidR="00AD35B1" w:rsidRPr="00B850AA" w:rsidRDefault="00AD35B1" w:rsidP="00B850AA">
      <w:pPr>
        <w:pStyle w:val="a3"/>
        <w:spacing w:line="400" w:lineRule="exact"/>
        <w:ind w:left="1200" w:firstLineChars="0" w:firstLine="0"/>
        <w:rPr>
          <w:rFonts w:ascii="Times New Roman" w:eastAsia="宋体" w:hAnsi="Times New Roman" w:cs="Times New Roman"/>
          <w:b/>
          <w:sz w:val="24"/>
          <w:szCs w:val="24"/>
        </w:rPr>
      </w:pPr>
      <w:r w:rsidRPr="00B850AA">
        <w:rPr>
          <w:rFonts w:ascii="Times New Roman" w:eastAsia="宋体" w:hAnsi="Times New Roman" w:cs="Times New Roman" w:hint="eastAsia"/>
          <w:sz w:val="24"/>
          <w:szCs w:val="24"/>
        </w:rPr>
        <w:t>每个</w:t>
      </w:r>
      <w:r w:rsidRPr="00B850AA">
        <w:rPr>
          <w:rFonts w:ascii="Times New Roman" w:eastAsia="宋体" w:hAnsi="Times New Roman" w:cs="Times New Roman"/>
          <w:sz w:val="24"/>
          <w:szCs w:val="24"/>
        </w:rPr>
        <w:t>reduce</w:t>
      </w:r>
      <w:r w:rsidR="00BF3D44">
        <w:rPr>
          <w:rFonts w:ascii="Times New Roman" w:eastAsia="宋体" w:hAnsi="Times New Roman" w:cs="Times New Roman" w:hint="eastAsia"/>
          <w:sz w:val="24"/>
          <w:szCs w:val="24"/>
        </w:rPr>
        <w:t>任务都需要</w:t>
      </w:r>
      <w:r w:rsidRPr="00B850AA">
        <w:rPr>
          <w:rFonts w:ascii="Times New Roman" w:eastAsia="宋体" w:hAnsi="Times New Roman" w:cs="Times New Roman" w:hint="eastAsia"/>
          <w:sz w:val="24"/>
          <w:szCs w:val="24"/>
        </w:rPr>
        <w:t>通过</w:t>
      </w:r>
      <w:r w:rsidR="00BF3D44">
        <w:rPr>
          <w:rFonts w:ascii="Times New Roman" w:eastAsia="宋体" w:hAnsi="Times New Roman" w:cs="Times New Roman" w:hint="eastAsia"/>
          <w:sz w:val="24"/>
          <w:szCs w:val="24"/>
        </w:rPr>
        <w:t>TCP/IP</w:t>
      </w:r>
      <w:r w:rsidRPr="00B850AA">
        <w:rPr>
          <w:rFonts w:ascii="Times New Roman" w:eastAsia="宋体" w:hAnsi="Times New Roman" w:cs="Times New Roman" w:hint="eastAsia"/>
          <w:sz w:val="24"/>
          <w:szCs w:val="24"/>
        </w:rPr>
        <w:t>协议</w:t>
      </w:r>
      <w:r w:rsidR="00BF3D44">
        <w:rPr>
          <w:rFonts w:ascii="Times New Roman" w:eastAsia="宋体" w:hAnsi="Times New Roman" w:cs="Times New Roman" w:hint="eastAsia"/>
          <w:sz w:val="24"/>
          <w:szCs w:val="24"/>
        </w:rPr>
        <w:t>来拷贝数据</w:t>
      </w:r>
      <w:r w:rsidRPr="00B850AA">
        <w:rPr>
          <w:rFonts w:ascii="Times New Roman" w:eastAsia="宋体" w:hAnsi="Times New Roman" w:cs="Times New Roman" w:hint="eastAsia"/>
          <w:sz w:val="24"/>
          <w:szCs w:val="24"/>
        </w:rPr>
        <w:t>，来自</w:t>
      </w:r>
      <w:r w:rsidRPr="00B850AA">
        <w:rPr>
          <w:rFonts w:ascii="Times New Roman" w:eastAsia="宋体" w:hAnsi="Times New Roman" w:cs="Times New Roman"/>
          <w:sz w:val="24"/>
          <w:szCs w:val="24"/>
        </w:rPr>
        <w:t>reduce</w:t>
      </w:r>
      <w:r w:rsidRPr="00B850AA">
        <w:rPr>
          <w:rFonts w:ascii="Times New Roman" w:eastAsia="宋体" w:hAnsi="Times New Roman" w:cs="Times New Roman" w:hint="eastAsia"/>
          <w:sz w:val="24"/>
          <w:szCs w:val="24"/>
        </w:rPr>
        <w:t>任务的请求大部分是随机的，并且</w:t>
      </w:r>
      <w:r w:rsidRPr="00B850AA">
        <w:rPr>
          <w:rFonts w:ascii="Times New Roman" w:eastAsia="宋体" w:hAnsi="Times New Roman" w:cs="Times New Roman"/>
          <w:sz w:val="24"/>
          <w:szCs w:val="24"/>
        </w:rPr>
        <w:t>map</w:t>
      </w:r>
      <w:r w:rsidRPr="00B850AA">
        <w:rPr>
          <w:rFonts w:ascii="Times New Roman" w:eastAsia="宋体" w:hAnsi="Times New Roman" w:cs="Times New Roman" w:hint="eastAsia"/>
          <w:sz w:val="24"/>
          <w:szCs w:val="24"/>
        </w:rPr>
        <w:t>中获取数据的偏移地址也是随机的。对于一个</w:t>
      </w:r>
      <w:r w:rsidRPr="00B850AA">
        <w:rPr>
          <w:rFonts w:ascii="Times New Roman" w:eastAsia="宋体" w:hAnsi="Times New Roman" w:cs="Times New Roman"/>
          <w:sz w:val="24"/>
          <w:szCs w:val="24"/>
        </w:rPr>
        <w:t>map</w:t>
      </w:r>
      <w:r w:rsidRPr="00B850AA">
        <w:rPr>
          <w:rFonts w:ascii="Times New Roman" w:eastAsia="宋体" w:hAnsi="Times New Roman" w:cs="Times New Roman" w:hint="eastAsia"/>
          <w:sz w:val="24"/>
          <w:szCs w:val="24"/>
        </w:rPr>
        <w:t>任务而言，需要从不同的磁盘上的中间数据读</w:t>
      </w:r>
      <w:r w:rsidRPr="00B850AA">
        <w:rPr>
          <w:rFonts w:ascii="Times New Roman" w:eastAsia="宋体" w:hAnsi="Times New Roman" w:cs="Times New Roman" w:hint="eastAsia"/>
          <w:sz w:val="24"/>
          <w:szCs w:val="24"/>
        </w:rPr>
        <w:lastRenderedPageBreak/>
        <w:t>取块数据，发送特定的请求到特定的</w:t>
      </w:r>
      <w:r w:rsidRPr="00B850AA">
        <w:rPr>
          <w:rFonts w:ascii="Times New Roman" w:eastAsia="宋体" w:hAnsi="Times New Roman" w:cs="Times New Roman"/>
          <w:sz w:val="24"/>
          <w:szCs w:val="24"/>
        </w:rPr>
        <w:t>reduce</w:t>
      </w:r>
      <w:r w:rsidRPr="00B850AA">
        <w:rPr>
          <w:rFonts w:ascii="Times New Roman" w:eastAsia="宋体" w:hAnsi="Times New Roman" w:cs="Times New Roman" w:hint="eastAsia"/>
          <w:sz w:val="24"/>
          <w:szCs w:val="24"/>
        </w:rPr>
        <w:t>任务，每个请求都会触发大量的</w:t>
      </w:r>
      <w:r w:rsidRPr="00B850AA">
        <w:rPr>
          <w:rFonts w:ascii="Times New Roman" w:eastAsia="宋体" w:hAnsi="Times New Roman" w:cs="Times New Roman"/>
          <w:sz w:val="24"/>
          <w:szCs w:val="24"/>
        </w:rPr>
        <w:t>I/O</w:t>
      </w:r>
      <w:r w:rsidRPr="00B850AA">
        <w:rPr>
          <w:rFonts w:ascii="Times New Roman" w:eastAsia="宋体" w:hAnsi="Times New Roman" w:cs="Times New Roman" w:hint="eastAsia"/>
          <w:sz w:val="24"/>
          <w:szCs w:val="24"/>
        </w:rPr>
        <w:t>读写时间。总的来说，</w:t>
      </w:r>
      <w:r w:rsidRPr="00B850AA">
        <w:rPr>
          <w:rFonts w:ascii="Times New Roman" w:eastAsia="宋体" w:hAnsi="Times New Roman" w:cs="Times New Roman"/>
          <w:sz w:val="24"/>
          <w:szCs w:val="24"/>
        </w:rPr>
        <w:t>shuffle</w:t>
      </w:r>
      <w:r w:rsidRPr="00B850AA">
        <w:rPr>
          <w:rFonts w:ascii="Times New Roman" w:eastAsia="宋体" w:hAnsi="Times New Roman" w:cs="Times New Roman" w:hint="eastAsia"/>
          <w:sz w:val="24"/>
          <w:szCs w:val="24"/>
        </w:rPr>
        <w:t>阶段会导致大量的磁盘数据随机</w:t>
      </w:r>
      <w:r w:rsidRPr="00B850AA">
        <w:rPr>
          <w:rFonts w:ascii="Times New Roman" w:eastAsia="宋体" w:hAnsi="Times New Roman" w:cs="Times New Roman"/>
          <w:sz w:val="24"/>
          <w:szCs w:val="24"/>
        </w:rPr>
        <w:t>I/O</w:t>
      </w:r>
      <w:r w:rsidRPr="00B850AA">
        <w:rPr>
          <w:rFonts w:ascii="Times New Roman" w:eastAsia="宋体" w:hAnsi="Times New Roman" w:cs="Times New Roman" w:hint="eastAsia"/>
          <w:sz w:val="24"/>
          <w:szCs w:val="24"/>
        </w:rPr>
        <w:t>读写请求。</w:t>
      </w:r>
    </w:p>
    <w:p w14:paraId="38FB3FD2" w14:textId="09D6C99F" w:rsidR="00026EC6" w:rsidRDefault="00026EC6"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总而言之，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阶段带来了以上多方面的缺点，</w:t>
      </w:r>
      <w:r w:rsidR="00527B21">
        <w:rPr>
          <w:rFonts w:ascii="Times New Roman" w:eastAsia="宋体" w:hAnsi="Times New Roman" w:cs="Times New Roman" w:hint="eastAsia"/>
          <w:sz w:val="24"/>
          <w:szCs w:val="24"/>
        </w:rPr>
        <w:t>有了改进的可能性，</w:t>
      </w:r>
      <w:r w:rsidRPr="00B96E99">
        <w:rPr>
          <w:rFonts w:ascii="Times New Roman" w:eastAsia="宋体" w:hAnsi="Times New Roman" w:cs="Times New Roman"/>
          <w:sz w:val="24"/>
          <w:szCs w:val="24"/>
        </w:rPr>
        <w:t>我们通过更改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阶段来</w:t>
      </w:r>
      <w:r w:rsidR="00527B21">
        <w:rPr>
          <w:rFonts w:ascii="Times New Roman" w:eastAsia="宋体" w:hAnsi="Times New Roman" w:cs="Times New Roman" w:hint="eastAsia"/>
          <w:sz w:val="24"/>
          <w:szCs w:val="24"/>
        </w:rPr>
        <w:t>进一步</w:t>
      </w:r>
      <w:r w:rsidRPr="00B96E99">
        <w:rPr>
          <w:rFonts w:ascii="Times New Roman" w:eastAsia="宋体" w:hAnsi="Times New Roman" w:cs="Times New Roman"/>
          <w:sz w:val="24"/>
          <w:szCs w:val="24"/>
        </w:rPr>
        <w:t>提高集群性能。</w:t>
      </w:r>
    </w:p>
    <w:p w14:paraId="100190E3" w14:textId="07462B9A" w:rsidR="00127992" w:rsidRDefault="00091019" w:rsidP="00886EC9">
      <w:pPr>
        <w:pStyle w:val="24"/>
      </w:pPr>
      <w:bookmarkStart w:id="263" w:name="_Toc450637068"/>
      <w:r w:rsidRPr="00886EC9">
        <w:rPr>
          <w:rFonts w:hint="eastAsia"/>
        </w:rPr>
        <w:t>3.2</w:t>
      </w:r>
      <w:r w:rsidRPr="00886EC9">
        <w:rPr>
          <w:rFonts w:hint="eastAsia"/>
        </w:rPr>
        <w:t>相关工作</w:t>
      </w:r>
      <w:bookmarkEnd w:id="263"/>
    </w:p>
    <w:p w14:paraId="2A035D95" w14:textId="75E41E42" w:rsidR="00886EC9" w:rsidRPr="007A569E" w:rsidRDefault="0094375E" w:rsidP="002D724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上述我们分析了</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过程的缺点，而</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过程一直是</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中的核心模块，因此计算机行业有许多人都在从事关于</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工作的优化研究。</w:t>
      </w:r>
      <w:r w:rsidR="00C2479F">
        <w:rPr>
          <w:rFonts w:ascii="Times New Roman" w:eastAsia="宋体" w:hAnsi="Times New Roman" w:cs="Times New Roman" w:hint="eastAsia"/>
          <w:sz w:val="24"/>
          <w:szCs w:val="24"/>
        </w:rPr>
        <w:t>Seo</w:t>
      </w:r>
      <w:r w:rsidR="00C2479F">
        <w:rPr>
          <w:rFonts w:ascii="Times New Roman" w:eastAsia="宋体" w:hAnsi="Times New Roman" w:cs="Times New Roman" w:hint="eastAsia"/>
          <w:sz w:val="24"/>
          <w:szCs w:val="24"/>
        </w:rPr>
        <w:t>在文章</w:t>
      </w:r>
      <w:r w:rsidR="00C2479F">
        <w:rPr>
          <w:rFonts w:ascii="Times New Roman" w:eastAsia="宋体" w:hAnsi="Times New Roman" w:cs="Times New Roman" w:hint="eastAsia"/>
          <w:sz w:val="24"/>
          <w:szCs w:val="24"/>
        </w:rPr>
        <w:t>[</w:t>
      </w:r>
      <w:r w:rsidR="00C2479F">
        <w:rPr>
          <w:rFonts w:ascii="Times New Roman" w:eastAsia="宋体" w:hAnsi="Times New Roman" w:cs="Times New Roman"/>
          <w:sz w:val="24"/>
          <w:szCs w:val="24"/>
        </w:rPr>
        <w:t>57</w:t>
      </w:r>
      <w:r w:rsidR="00C2479F">
        <w:rPr>
          <w:rFonts w:ascii="Times New Roman" w:eastAsia="宋体" w:hAnsi="Times New Roman" w:cs="Times New Roman" w:hint="eastAsia"/>
          <w:sz w:val="24"/>
          <w:szCs w:val="24"/>
        </w:rPr>
        <w:t>]</w:t>
      </w:r>
      <w:r w:rsidR="00C2479F">
        <w:rPr>
          <w:rFonts w:ascii="Times New Roman" w:eastAsia="宋体" w:hAnsi="Times New Roman" w:cs="Times New Roman" w:hint="eastAsia"/>
          <w:sz w:val="24"/>
          <w:szCs w:val="24"/>
        </w:rPr>
        <w:t>中提出</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预先运行的做法，把</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和</w:t>
      </w:r>
      <w:r w:rsidR="00C2479F">
        <w:rPr>
          <w:rFonts w:ascii="Times New Roman" w:eastAsia="宋体" w:hAnsi="Times New Roman" w:cs="Times New Roman" w:hint="eastAsia"/>
          <w:sz w:val="24"/>
          <w:szCs w:val="24"/>
        </w:rPr>
        <w:t>Map</w:t>
      </w:r>
      <w:r w:rsidR="00C2479F">
        <w:rPr>
          <w:rFonts w:ascii="Times New Roman" w:eastAsia="宋体" w:hAnsi="Times New Roman" w:cs="Times New Roman" w:hint="eastAsia"/>
          <w:sz w:val="24"/>
          <w:szCs w:val="24"/>
        </w:rPr>
        <w:t>端任务并行运行，减少了</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过程对性能的影响；</w:t>
      </w:r>
      <w:r w:rsidR="0074072F">
        <w:rPr>
          <w:rFonts w:ascii="Times New Roman" w:eastAsia="宋体" w:hAnsi="Times New Roman" w:cs="Times New Roman" w:hint="eastAsia"/>
          <w:sz w:val="24"/>
          <w:szCs w:val="24"/>
        </w:rPr>
        <w:t>Wang</w:t>
      </w:r>
      <w:r w:rsidR="0074072F">
        <w:rPr>
          <w:rFonts w:ascii="Times New Roman" w:eastAsia="宋体" w:hAnsi="Times New Roman" w:cs="Times New Roman" w:hint="eastAsia"/>
          <w:sz w:val="24"/>
          <w:szCs w:val="24"/>
        </w:rPr>
        <w:t>和</w:t>
      </w:r>
      <w:r w:rsidR="0074072F">
        <w:rPr>
          <w:rFonts w:ascii="Times New Roman" w:eastAsia="宋体" w:hAnsi="Times New Roman" w:cs="Times New Roman" w:hint="eastAsia"/>
          <w:sz w:val="24"/>
          <w:szCs w:val="24"/>
        </w:rPr>
        <w:t>Xu</w:t>
      </w:r>
      <w:r w:rsidR="0074072F">
        <w:rPr>
          <w:rFonts w:ascii="Times New Roman" w:eastAsia="宋体" w:hAnsi="Times New Roman" w:cs="Times New Roman" w:hint="eastAsia"/>
          <w:sz w:val="24"/>
          <w:szCs w:val="24"/>
        </w:rPr>
        <w:t>在文章</w:t>
      </w:r>
      <w:r w:rsidR="0074072F">
        <w:rPr>
          <w:rFonts w:ascii="Times New Roman" w:eastAsia="宋体" w:hAnsi="Times New Roman" w:cs="Times New Roman" w:hint="eastAsia"/>
          <w:sz w:val="24"/>
          <w:szCs w:val="24"/>
        </w:rPr>
        <w:t>[14]</w:t>
      </w:r>
      <w:r w:rsidR="0074072F">
        <w:rPr>
          <w:rFonts w:ascii="Times New Roman" w:eastAsia="宋体" w:hAnsi="Times New Roman" w:cs="Times New Roman" w:hint="eastAsia"/>
          <w:sz w:val="24"/>
          <w:szCs w:val="24"/>
        </w:rPr>
        <w:t>中提出了一种替代</w:t>
      </w:r>
      <w:r w:rsidR="0074072F">
        <w:rPr>
          <w:rFonts w:ascii="Times New Roman" w:eastAsia="宋体" w:hAnsi="Times New Roman" w:cs="Times New Roman" w:hint="eastAsia"/>
          <w:sz w:val="24"/>
          <w:szCs w:val="24"/>
        </w:rPr>
        <w:t>TCP/IP</w:t>
      </w:r>
      <w:r w:rsidR="0074072F">
        <w:rPr>
          <w:rFonts w:ascii="Times New Roman" w:eastAsia="宋体" w:hAnsi="Times New Roman" w:cs="Times New Roman" w:hint="eastAsia"/>
          <w:sz w:val="24"/>
          <w:szCs w:val="24"/>
        </w:rPr>
        <w:t>协议，使用</w:t>
      </w:r>
      <w:r w:rsidR="0074072F">
        <w:rPr>
          <w:rFonts w:ascii="Times New Roman" w:eastAsia="宋体" w:hAnsi="Times New Roman" w:cs="Times New Roman" w:hint="eastAsia"/>
          <w:sz w:val="24"/>
          <w:szCs w:val="24"/>
        </w:rPr>
        <w:t>RDMA</w:t>
      </w:r>
      <w:r w:rsidR="0074072F">
        <w:rPr>
          <w:rFonts w:ascii="Times New Roman" w:eastAsia="宋体" w:hAnsi="Times New Roman" w:cs="Times New Roman" w:hint="eastAsia"/>
          <w:sz w:val="24"/>
          <w:szCs w:val="24"/>
        </w:rPr>
        <w:t>协议来传输数据的</w:t>
      </w:r>
      <w:r w:rsidR="0074072F">
        <w:rPr>
          <w:rFonts w:ascii="Times New Roman" w:eastAsia="宋体" w:hAnsi="Times New Roman" w:cs="Times New Roman" w:hint="eastAsia"/>
          <w:sz w:val="24"/>
          <w:szCs w:val="24"/>
        </w:rPr>
        <w:t>Shuffle</w:t>
      </w:r>
      <w:r w:rsidR="0074072F">
        <w:rPr>
          <w:rFonts w:ascii="Times New Roman" w:eastAsia="宋体" w:hAnsi="Times New Roman" w:cs="Times New Roman" w:hint="eastAsia"/>
          <w:sz w:val="24"/>
          <w:szCs w:val="24"/>
        </w:rPr>
        <w:t>过程，缩短了数据传输时间；</w:t>
      </w:r>
      <w:r w:rsidR="00D92FF1">
        <w:rPr>
          <w:rFonts w:ascii="Times New Roman" w:eastAsia="宋体" w:hAnsi="Times New Roman" w:cs="Times New Roman" w:hint="eastAsia"/>
          <w:sz w:val="24"/>
          <w:szCs w:val="24"/>
        </w:rPr>
        <w:t>Camdoop</w:t>
      </w:r>
      <w:r w:rsidR="00D92FF1">
        <w:rPr>
          <w:rFonts w:ascii="Times New Roman" w:eastAsia="宋体" w:hAnsi="Times New Roman" w:cs="Times New Roman" w:hint="eastAsia"/>
          <w:sz w:val="24"/>
          <w:szCs w:val="24"/>
        </w:rPr>
        <w:t>在数据转发过程中使用了分层聚合的策略，减少了</w:t>
      </w:r>
      <w:r w:rsidR="0028148E">
        <w:rPr>
          <w:rFonts w:ascii="Times New Roman" w:eastAsia="宋体" w:hAnsi="Times New Roman" w:cs="Times New Roman" w:hint="eastAsia"/>
          <w:sz w:val="24"/>
          <w:szCs w:val="24"/>
        </w:rPr>
        <w:t>Shuffle</w:t>
      </w:r>
      <w:r w:rsidR="0028148E">
        <w:rPr>
          <w:rFonts w:ascii="Times New Roman" w:eastAsia="宋体" w:hAnsi="Times New Roman" w:cs="Times New Roman" w:hint="eastAsia"/>
          <w:sz w:val="24"/>
          <w:szCs w:val="24"/>
        </w:rPr>
        <w:t>的数据量</w:t>
      </w:r>
      <w:r w:rsidR="0028148E">
        <w:rPr>
          <w:rFonts w:ascii="Times New Roman" w:eastAsia="宋体" w:hAnsi="Times New Roman" w:cs="Times New Roman" w:hint="eastAsia"/>
          <w:sz w:val="24"/>
          <w:szCs w:val="24"/>
        </w:rPr>
        <w:t>[</w:t>
      </w:r>
      <w:r w:rsidR="0028148E">
        <w:rPr>
          <w:rFonts w:ascii="Times New Roman" w:eastAsia="宋体" w:hAnsi="Times New Roman" w:cs="Times New Roman"/>
          <w:sz w:val="24"/>
          <w:szCs w:val="24"/>
        </w:rPr>
        <w:t>58</w:t>
      </w:r>
      <w:r w:rsidR="0028148E">
        <w:rPr>
          <w:rFonts w:ascii="Times New Roman" w:eastAsia="宋体" w:hAnsi="Times New Roman" w:cs="Times New Roman" w:hint="eastAsia"/>
          <w:sz w:val="24"/>
          <w:szCs w:val="24"/>
        </w:rPr>
        <w:t>]</w:t>
      </w:r>
      <w:r w:rsidR="0028148E">
        <w:rPr>
          <w:rFonts w:ascii="Times New Roman" w:eastAsia="宋体" w:hAnsi="Times New Roman" w:cs="Times New Roman" w:hint="eastAsia"/>
          <w:sz w:val="24"/>
          <w:szCs w:val="24"/>
        </w:rPr>
        <w:t>；</w:t>
      </w:r>
      <w:r w:rsidR="007A569E">
        <w:rPr>
          <w:rFonts w:ascii="Times New Roman" w:eastAsia="宋体" w:hAnsi="Times New Roman" w:cs="Times New Roman" w:hint="eastAsia"/>
          <w:sz w:val="24"/>
          <w:szCs w:val="24"/>
        </w:rPr>
        <w:t>文章中把</w:t>
      </w:r>
      <w:r w:rsidR="007A569E">
        <w:rPr>
          <w:rFonts w:ascii="Times New Roman" w:eastAsia="宋体" w:hAnsi="Times New Roman" w:cs="Times New Roman" w:hint="eastAsia"/>
          <w:sz w:val="24"/>
          <w:szCs w:val="24"/>
        </w:rPr>
        <w:t>Hadoop</w:t>
      </w:r>
      <w:r w:rsidR="007A569E">
        <w:rPr>
          <w:rFonts w:ascii="Times New Roman" w:eastAsia="宋体" w:hAnsi="Times New Roman" w:cs="Times New Roman" w:hint="eastAsia"/>
          <w:sz w:val="24"/>
          <w:szCs w:val="24"/>
        </w:rPr>
        <w:t>中的</w:t>
      </w:r>
      <w:r w:rsidR="007A569E">
        <w:rPr>
          <w:rFonts w:ascii="Times New Roman" w:eastAsia="宋体" w:hAnsi="Times New Roman" w:cs="Times New Roman" w:hint="eastAsia"/>
          <w:sz w:val="24"/>
          <w:szCs w:val="24"/>
        </w:rPr>
        <w:t>HDFS</w:t>
      </w:r>
      <w:r w:rsidR="007A569E">
        <w:rPr>
          <w:rFonts w:ascii="Times New Roman" w:eastAsia="宋体" w:hAnsi="Times New Roman" w:cs="Times New Roman" w:hint="eastAsia"/>
          <w:sz w:val="24"/>
          <w:szCs w:val="24"/>
        </w:rPr>
        <w:t>替换成了高性能的</w:t>
      </w:r>
      <w:r w:rsidR="007A569E">
        <w:rPr>
          <w:rFonts w:ascii="Times New Roman" w:eastAsia="宋体" w:hAnsi="Times New Roman" w:cs="Times New Roman" w:hint="eastAsia"/>
          <w:sz w:val="24"/>
          <w:szCs w:val="24"/>
        </w:rPr>
        <w:t>Lustre</w:t>
      </w:r>
      <w:r w:rsidR="007A569E">
        <w:rPr>
          <w:rFonts w:ascii="Times New Roman" w:eastAsia="宋体" w:hAnsi="Times New Roman" w:cs="Times New Roman" w:hint="eastAsia"/>
          <w:sz w:val="24"/>
          <w:szCs w:val="24"/>
        </w:rPr>
        <w:t>文件系统，但对</w:t>
      </w:r>
      <w:r w:rsidR="007A569E">
        <w:rPr>
          <w:rFonts w:ascii="Times New Roman" w:eastAsia="宋体" w:hAnsi="Times New Roman" w:cs="Times New Roman" w:hint="eastAsia"/>
          <w:sz w:val="24"/>
          <w:szCs w:val="24"/>
        </w:rPr>
        <w:t>Shuffle</w:t>
      </w:r>
      <w:r w:rsidR="007A569E">
        <w:rPr>
          <w:rFonts w:ascii="Times New Roman" w:eastAsia="宋体" w:hAnsi="Times New Roman" w:cs="Times New Roman" w:hint="eastAsia"/>
          <w:sz w:val="24"/>
          <w:szCs w:val="24"/>
        </w:rPr>
        <w:t>性能没有提高</w:t>
      </w:r>
      <w:r w:rsidR="0059099F">
        <w:rPr>
          <w:rFonts w:ascii="Times New Roman" w:eastAsia="宋体" w:hAnsi="Times New Roman" w:cs="Times New Roman" w:hint="eastAsia"/>
          <w:sz w:val="24"/>
          <w:szCs w:val="24"/>
        </w:rPr>
        <w:t>[</w:t>
      </w:r>
      <w:r w:rsidR="0059099F">
        <w:rPr>
          <w:rFonts w:ascii="Times New Roman" w:eastAsia="宋体" w:hAnsi="Times New Roman" w:cs="Times New Roman"/>
          <w:sz w:val="24"/>
          <w:szCs w:val="24"/>
        </w:rPr>
        <w:t>78</w:t>
      </w:r>
      <w:r w:rsidR="0059099F">
        <w:rPr>
          <w:rFonts w:ascii="Times New Roman" w:eastAsia="宋体" w:hAnsi="Times New Roman" w:cs="Times New Roman" w:hint="eastAsia"/>
          <w:sz w:val="24"/>
          <w:szCs w:val="24"/>
        </w:rPr>
        <w:t>]</w:t>
      </w:r>
      <w:r w:rsidR="007A569E">
        <w:rPr>
          <w:rFonts w:ascii="Times New Roman" w:eastAsia="宋体" w:hAnsi="Times New Roman" w:cs="Times New Roman" w:hint="eastAsia"/>
          <w:sz w:val="24"/>
          <w:szCs w:val="24"/>
        </w:rPr>
        <w:t>；</w:t>
      </w:r>
      <w:r w:rsidR="002D7245" w:rsidRPr="002D7245">
        <w:rPr>
          <w:rFonts w:ascii="Times New Roman" w:eastAsia="宋体" w:hAnsi="Times New Roman" w:cs="Times New Roman" w:hint="eastAsia"/>
          <w:sz w:val="24"/>
          <w:szCs w:val="24"/>
        </w:rPr>
        <w:t>Seo [57]</w:t>
      </w:r>
      <w:r w:rsidR="002D7245" w:rsidRPr="002D7245">
        <w:rPr>
          <w:rFonts w:ascii="Times New Roman" w:eastAsia="宋体" w:hAnsi="Times New Roman" w:cs="Times New Roman" w:hint="eastAsia"/>
          <w:sz w:val="24"/>
          <w:szCs w:val="24"/>
        </w:rPr>
        <w:t>虽然通过减少</w:t>
      </w:r>
      <w:r w:rsidR="002D7245" w:rsidRPr="002D7245">
        <w:rPr>
          <w:rFonts w:ascii="Times New Roman" w:eastAsia="宋体" w:hAnsi="Times New Roman" w:cs="Times New Roman" w:hint="eastAsia"/>
          <w:sz w:val="24"/>
          <w:szCs w:val="24"/>
        </w:rPr>
        <w:t>I/O</w:t>
      </w:r>
      <w:r w:rsidR="002D7245" w:rsidRPr="002D7245">
        <w:rPr>
          <w:rFonts w:ascii="Times New Roman" w:eastAsia="宋体" w:hAnsi="Times New Roman" w:cs="Times New Roman" w:hint="eastAsia"/>
          <w:sz w:val="24"/>
          <w:szCs w:val="24"/>
        </w:rPr>
        <w:t>冗余提高了性能，但是他并没有改进由</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引起的问题；</w:t>
      </w:r>
      <w:r w:rsidR="002D7245" w:rsidRPr="002D7245">
        <w:rPr>
          <w:rFonts w:ascii="Times New Roman" w:eastAsia="宋体" w:hAnsi="Times New Roman" w:cs="Times New Roman" w:hint="eastAsia"/>
          <w:sz w:val="24"/>
          <w:szCs w:val="24"/>
        </w:rPr>
        <w:t>Zaharia</w:t>
      </w:r>
      <w:r w:rsidR="002D7245" w:rsidRPr="002D7245">
        <w:rPr>
          <w:rFonts w:ascii="Times New Roman" w:eastAsia="宋体" w:hAnsi="Times New Roman" w:cs="Times New Roman" w:hint="eastAsia"/>
          <w:sz w:val="24"/>
          <w:szCs w:val="24"/>
        </w:rPr>
        <w:t>在设计的新的调度器</w:t>
      </w:r>
      <w:r w:rsidR="002D7245" w:rsidRPr="002D7245">
        <w:rPr>
          <w:rFonts w:ascii="Times New Roman" w:eastAsia="宋体" w:hAnsi="Times New Roman" w:cs="Times New Roman" w:hint="eastAsia"/>
          <w:sz w:val="24"/>
          <w:szCs w:val="24"/>
        </w:rPr>
        <w:t>[46]</w:t>
      </w:r>
      <w:r w:rsidR="002D7245" w:rsidRPr="002D7245">
        <w:rPr>
          <w:rFonts w:ascii="Times New Roman" w:eastAsia="宋体" w:hAnsi="Times New Roman" w:cs="Times New Roman" w:hint="eastAsia"/>
          <w:sz w:val="24"/>
          <w:szCs w:val="24"/>
        </w:rPr>
        <w:t>中，通过数据本地性改进了</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端的</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过程；</w:t>
      </w:r>
      <w:r w:rsidR="002D7245" w:rsidRPr="002D7245">
        <w:rPr>
          <w:rFonts w:ascii="Times New Roman" w:eastAsia="宋体" w:hAnsi="Times New Roman" w:cs="Times New Roman" w:hint="eastAsia"/>
          <w:sz w:val="24"/>
          <w:szCs w:val="24"/>
        </w:rPr>
        <w:t>Wang</w:t>
      </w:r>
      <w:r w:rsidR="002D7245" w:rsidRPr="002D7245">
        <w:rPr>
          <w:rFonts w:ascii="Times New Roman" w:eastAsia="宋体" w:hAnsi="Times New Roman" w:cs="Times New Roman" w:hint="eastAsia"/>
          <w:sz w:val="24"/>
          <w:szCs w:val="24"/>
        </w:rPr>
        <w:t>等</w:t>
      </w:r>
      <w:r w:rsidR="002D7245" w:rsidRPr="002D7245">
        <w:rPr>
          <w:rFonts w:ascii="Times New Roman" w:eastAsia="宋体" w:hAnsi="Times New Roman" w:cs="Times New Roman" w:hint="eastAsia"/>
          <w:sz w:val="24"/>
          <w:szCs w:val="24"/>
        </w:rPr>
        <w:t>[59]</w:t>
      </w:r>
      <w:r w:rsidR="002D7245" w:rsidRPr="002D7245">
        <w:rPr>
          <w:rFonts w:ascii="Times New Roman" w:eastAsia="宋体" w:hAnsi="Times New Roman" w:cs="Times New Roman" w:hint="eastAsia"/>
          <w:sz w:val="24"/>
          <w:szCs w:val="24"/>
        </w:rPr>
        <w:t>通过一个全局的顺序读策略来读取</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数据提高性能；</w:t>
      </w:r>
      <w:r w:rsidR="002D7245" w:rsidRPr="002D7245">
        <w:rPr>
          <w:rFonts w:ascii="Times New Roman" w:eastAsia="宋体" w:hAnsi="Times New Roman" w:cs="Times New Roman" w:hint="eastAsia"/>
          <w:sz w:val="24"/>
          <w:szCs w:val="24"/>
        </w:rPr>
        <w:t>Yanfei</w:t>
      </w:r>
      <w:r w:rsidR="002D7245" w:rsidRPr="002D7245">
        <w:rPr>
          <w:rFonts w:ascii="Times New Roman" w:eastAsia="宋体" w:hAnsi="Times New Roman" w:cs="Times New Roman" w:hint="eastAsia"/>
          <w:sz w:val="24"/>
          <w:szCs w:val="24"/>
        </w:rPr>
        <w:t>等</w:t>
      </w:r>
      <w:r w:rsidR="002D7245" w:rsidRPr="002D7245">
        <w:rPr>
          <w:rFonts w:ascii="Times New Roman" w:eastAsia="宋体" w:hAnsi="Times New Roman" w:cs="Times New Roman" w:hint="eastAsia"/>
          <w:sz w:val="24"/>
          <w:szCs w:val="24"/>
        </w:rPr>
        <w:t>[60]</w:t>
      </w:r>
      <w:r w:rsidR="002D7245" w:rsidRPr="002D7245">
        <w:rPr>
          <w:rFonts w:ascii="Times New Roman" w:eastAsia="宋体" w:hAnsi="Times New Roman" w:cs="Times New Roman" w:hint="eastAsia"/>
          <w:sz w:val="24"/>
          <w:szCs w:val="24"/>
        </w:rPr>
        <w:t>把</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和</w:t>
      </w:r>
      <w:r w:rsidR="002D7245" w:rsidRPr="002D7245">
        <w:rPr>
          <w:rFonts w:ascii="Times New Roman" w:eastAsia="宋体" w:hAnsi="Times New Roman" w:cs="Times New Roman" w:hint="eastAsia"/>
          <w:sz w:val="24"/>
          <w:szCs w:val="24"/>
        </w:rPr>
        <w:t>Reduce</w:t>
      </w:r>
      <w:r w:rsidR="002D7245" w:rsidRPr="002D7245">
        <w:rPr>
          <w:rFonts w:ascii="Times New Roman" w:eastAsia="宋体" w:hAnsi="Times New Roman" w:cs="Times New Roman" w:hint="eastAsia"/>
          <w:sz w:val="24"/>
          <w:szCs w:val="24"/>
        </w:rPr>
        <w:t>结合，并用了一些延迟策略来提高</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性能</w:t>
      </w:r>
      <w:r w:rsidR="002D7245">
        <w:rPr>
          <w:rFonts w:ascii="Times New Roman" w:eastAsia="宋体" w:hAnsi="Times New Roman" w:cs="Times New Roman" w:hint="eastAsia"/>
          <w:sz w:val="24"/>
          <w:szCs w:val="24"/>
        </w:rPr>
        <w:t>。</w:t>
      </w:r>
      <w:r w:rsidR="00AE250C">
        <w:rPr>
          <w:rFonts w:ascii="Times New Roman" w:eastAsia="宋体" w:hAnsi="Times New Roman" w:cs="Times New Roman" w:hint="eastAsia"/>
          <w:sz w:val="24"/>
          <w:szCs w:val="24"/>
        </w:rPr>
        <w:t>通过分析这些相关工作，我们发现</w:t>
      </w:r>
      <w:r w:rsidR="00AE250C">
        <w:rPr>
          <w:rFonts w:ascii="Times New Roman" w:eastAsia="宋体" w:hAnsi="Times New Roman" w:cs="Times New Roman" w:hint="eastAsia"/>
          <w:sz w:val="24"/>
          <w:szCs w:val="24"/>
        </w:rPr>
        <w:t>Shuffle</w:t>
      </w:r>
      <w:r w:rsidR="00AE250C">
        <w:rPr>
          <w:rFonts w:ascii="Times New Roman" w:eastAsia="宋体" w:hAnsi="Times New Roman" w:cs="Times New Roman" w:hint="eastAsia"/>
          <w:sz w:val="24"/>
          <w:szCs w:val="24"/>
        </w:rPr>
        <w:t>过程在数据发送策略以及网络传输协议都有改进的空间。</w:t>
      </w:r>
      <w:r w:rsidR="00BC7100">
        <w:rPr>
          <w:rFonts w:ascii="Times New Roman" w:eastAsia="宋体" w:hAnsi="Times New Roman" w:cs="Times New Roman" w:hint="eastAsia"/>
          <w:sz w:val="24"/>
          <w:szCs w:val="24"/>
        </w:rPr>
        <w:t>因此，我们针对</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存在的问题，更改了</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的过程，主要是在</w:t>
      </w:r>
      <w:r w:rsidR="00BC7100">
        <w:rPr>
          <w:rFonts w:ascii="Times New Roman" w:eastAsia="宋体" w:hAnsi="Times New Roman" w:cs="Times New Roman" w:hint="eastAsia"/>
          <w:sz w:val="24"/>
          <w:szCs w:val="24"/>
        </w:rPr>
        <w:t>YARN</w:t>
      </w:r>
      <w:r w:rsidR="00BC7100">
        <w:rPr>
          <w:rFonts w:ascii="Times New Roman" w:eastAsia="宋体" w:hAnsi="Times New Roman" w:cs="Times New Roman" w:hint="eastAsia"/>
          <w:sz w:val="24"/>
          <w:szCs w:val="24"/>
        </w:rPr>
        <w:t>端的更改。</w:t>
      </w:r>
    </w:p>
    <w:p w14:paraId="19CC20D3" w14:textId="46832D5E" w:rsidR="00514581" w:rsidRPr="00091019" w:rsidRDefault="00091019" w:rsidP="00091019">
      <w:pPr>
        <w:pStyle w:val="24"/>
      </w:pPr>
      <w:bookmarkStart w:id="264" w:name="_Toc450637069"/>
      <w:r w:rsidRPr="00091019">
        <w:t>3.3</w:t>
      </w:r>
      <w:r w:rsidR="00514581" w:rsidRPr="00091019">
        <w:t xml:space="preserve"> RDMA</w:t>
      </w:r>
      <w:r w:rsidR="00BF735A">
        <w:rPr>
          <w:rFonts w:hint="eastAsia"/>
        </w:rPr>
        <w:t>简介</w:t>
      </w:r>
      <w:bookmarkEnd w:id="264"/>
    </w:p>
    <w:p w14:paraId="471407B5" w14:textId="48DF9261" w:rsidR="00525B47" w:rsidRPr="00B96E99" w:rsidRDefault="001C7A4E" w:rsidP="00B7448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算法是基于</w:t>
      </w:r>
      <w:r w:rsidR="00514581" w:rsidRPr="00B96E99">
        <w:rPr>
          <w:rFonts w:ascii="Times New Roman" w:eastAsia="宋体" w:hAnsi="Times New Roman" w:cs="Times New Roman"/>
          <w:sz w:val="24"/>
          <w:szCs w:val="24"/>
        </w:rPr>
        <w:t>RDMA</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Remote Direct Memory Access</w:t>
      </w:r>
      <w:r w:rsidR="00514581" w:rsidRPr="00B96E99">
        <w:rPr>
          <w:rFonts w:ascii="Times New Roman" w:eastAsia="宋体" w:hAnsi="Times New Roman" w:cs="Times New Roman"/>
          <w:sz w:val="24"/>
          <w:szCs w:val="24"/>
        </w:rPr>
        <w:t>）</w:t>
      </w:r>
      <w:r>
        <w:rPr>
          <w:rFonts w:ascii="Times New Roman" w:eastAsia="宋体" w:hAnsi="Times New Roman" w:cs="Times New Roman" w:hint="eastAsia"/>
          <w:sz w:val="24"/>
          <w:szCs w:val="24"/>
        </w:rPr>
        <w:t>传输协议的，因此我们首先对</w:t>
      </w:r>
      <w:r>
        <w:rPr>
          <w:rFonts w:ascii="Times New Roman" w:eastAsia="宋体" w:hAnsi="Times New Roman" w:cs="Times New Roman" w:hint="eastAsia"/>
          <w:sz w:val="24"/>
          <w:szCs w:val="24"/>
        </w:rPr>
        <w:t>RDMA</w:t>
      </w:r>
      <w:r>
        <w:rPr>
          <w:rFonts w:ascii="Times New Roman" w:eastAsia="宋体" w:hAnsi="Times New Roman" w:cs="Times New Roman" w:hint="eastAsia"/>
          <w:sz w:val="24"/>
          <w:szCs w:val="24"/>
        </w:rPr>
        <w:t>对一些介绍。</w:t>
      </w:r>
      <w:r>
        <w:rPr>
          <w:rFonts w:ascii="Times New Roman" w:eastAsia="宋体" w:hAnsi="Times New Roman" w:cs="Times New Roman" w:hint="eastAsia"/>
          <w:sz w:val="24"/>
          <w:szCs w:val="24"/>
        </w:rPr>
        <w:t>RDMA</w:t>
      </w:r>
      <w:r w:rsidR="00514581" w:rsidRPr="00B96E99">
        <w:rPr>
          <w:rFonts w:ascii="Times New Roman" w:eastAsia="宋体" w:hAnsi="Times New Roman" w:cs="Times New Roman"/>
          <w:sz w:val="24"/>
          <w:szCs w:val="24"/>
        </w:rPr>
        <w:t>连接线在高性能系统中被广泛使用</w:t>
      </w:r>
      <w:r w:rsidR="003A7417" w:rsidRPr="00B96E99">
        <w:rPr>
          <w:rFonts w:ascii="Times New Roman" w:eastAsia="宋体" w:hAnsi="Times New Roman" w:cs="Times New Roman"/>
          <w:sz w:val="24"/>
          <w:szCs w:val="24"/>
        </w:rPr>
        <w:t>[30]</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 xml:space="preserve">RDMA </w:t>
      </w:r>
      <w:r w:rsidR="00514581" w:rsidRPr="00B96E99">
        <w:rPr>
          <w:rFonts w:ascii="Times New Roman" w:eastAsia="宋体" w:hAnsi="Times New Roman" w:cs="Times New Roman"/>
          <w:sz w:val="24"/>
          <w:szCs w:val="24"/>
        </w:rPr>
        <w:t>通过网络把数据直接传入到计算机的内存区，将数据从一个系统快速传输到远程系统内存中，而不对操作系统造成任何影响，这样就不需要利用多少计算机的处理能力。它消除了外部存储器复制和文本交换操作，因而能腾出总线空间和</w:t>
      </w:r>
      <w:r w:rsidR="00514581" w:rsidRPr="00B96E99">
        <w:rPr>
          <w:rFonts w:ascii="Times New Roman" w:eastAsia="宋体" w:hAnsi="Times New Roman" w:cs="Times New Roman"/>
          <w:sz w:val="24"/>
          <w:szCs w:val="24"/>
        </w:rPr>
        <w:t>CPU</w:t>
      </w:r>
      <w:r w:rsidR="00514581" w:rsidRPr="00B96E99">
        <w:rPr>
          <w:rFonts w:ascii="Times New Roman" w:eastAsia="宋体" w:hAnsi="Times New Roman" w:cs="Times New Roman"/>
          <w:sz w:val="24"/>
          <w:szCs w:val="24"/>
        </w:rPr>
        <w:t>周期用于改进应用系统性能。</w:t>
      </w:r>
    </w:p>
    <w:p w14:paraId="6678886A" w14:textId="77777777" w:rsidR="00525B47" w:rsidRPr="00B96E99" w:rsidRDefault="00525B47"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的工作过程如下所示：</w:t>
      </w:r>
    </w:p>
    <w:p w14:paraId="3916264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当一个应用执行</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读或写请求时，不执行任何数据复制。在不需要任何内核参与的条件下，</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请求从运行在用户空间中的应用中发送本地网卡。</w:t>
      </w:r>
    </w:p>
    <w:p w14:paraId="21C7F8A5"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网卡读取缓冲的内容，并通过网络传送到远程网卡。</w:t>
      </w:r>
    </w:p>
    <w:p w14:paraId="0F9A8CEA"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在网络上传输的</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信息包含目标虚拟地址、内存钥匙和数据本身。请求完成既可以完全在用户空间中处理（通过轮询用户级完成排序），或者在应用一直睡眠到请求完成时的情况下通过内核内存处理。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操作使应用可以从一个远程应用的内存中读数据或向这个内存写数据。</w:t>
      </w:r>
    </w:p>
    <w:p w14:paraId="371C9E9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目标网卡确认内存钥匙，直接将数据写入应用缓存中。用于操作远程虚拟内存地址包含在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信息中。</w:t>
      </w:r>
    </w:p>
    <w:p w14:paraId="5FFDA9F3" w14:textId="426A78A8" w:rsidR="00FF3FED" w:rsidRPr="00B96E99" w:rsidRDefault="00FF3FED"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一般都是搭建在</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上的，</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架构是一个新的工业标准架构的</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服务器和服务器内的通信</w:t>
      </w:r>
      <w:r w:rsidR="00CC59F7" w:rsidRPr="00B96E99">
        <w:rPr>
          <w:rFonts w:ascii="Times New Roman" w:eastAsia="宋体" w:hAnsi="Times New Roman" w:cs="Times New Roman"/>
          <w:sz w:val="24"/>
          <w:szCs w:val="24"/>
        </w:rPr>
        <w:t>[31]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是一种基于交换的串行</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互连体系结构，具有高带宽，低延时的优点</w:t>
      </w:r>
      <w:r w:rsidR="00CC59F7" w:rsidRPr="00B96E99">
        <w:rPr>
          <w:rFonts w:ascii="Times New Roman" w:eastAsia="宋体" w:hAnsi="Times New Roman" w:cs="Times New Roman"/>
          <w:sz w:val="24"/>
          <w:szCs w:val="24"/>
        </w:rPr>
        <w:t>[32]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直接内存交换示意图如图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所示。</w:t>
      </w:r>
    </w:p>
    <w:p w14:paraId="216DC2F8" w14:textId="77777777"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D7B0618" wp14:editId="65478E8A">
            <wp:extent cx="4008730" cy="2706110"/>
            <wp:effectExtent l="0" t="0" r="0" b="0"/>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2505" cy="2722159"/>
                    </a:xfrm>
                    <a:prstGeom prst="rect">
                      <a:avLst/>
                    </a:prstGeom>
                  </pic:spPr>
                </pic:pic>
              </a:graphicData>
            </a:graphic>
          </wp:inline>
        </w:drawing>
      </w:r>
    </w:p>
    <w:p w14:paraId="0ADD68F5" w14:textId="12498CC1"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 xml:space="preserve"> RDMA</w:t>
      </w:r>
      <w:r w:rsidRPr="00B96E99">
        <w:rPr>
          <w:rFonts w:ascii="Times New Roman" w:eastAsia="宋体" w:hAnsi="Times New Roman" w:cs="Times New Roman"/>
          <w:sz w:val="24"/>
          <w:szCs w:val="24"/>
        </w:rPr>
        <w:t>过程图</w:t>
      </w:r>
    </w:p>
    <w:p w14:paraId="6B102FB4" w14:textId="0771B14B" w:rsidR="001F4EE5" w:rsidRPr="00B96E99" w:rsidRDefault="00E24023" w:rsidP="00E00975">
      <w:pPr>
        <w:pStyle w:val="24"/>
        <w:rPr>
          <w:rFonts w:ascii="Times New Roman" w:hAnsi="Times New Roman" w:cs="Times New Roman"/>
        </w:rPr>
      </w:pPr>
      <w:bookmarkStart w:id="265" w:name="_Toc450637070"/>
      <w:r>
        <w:rPr>
          <w:rFonts w:ascii="Times New Roman" w:hAnsi="Times New Roman" w:cs="Times New Roman"/>
        </w:rPr>
        <w:t>3.4</w:t>
      </w:r>
      <w:r w:rsidR="001F4EE5" w:rsidRPr="00B96E99">
        <w:rPr>
          <w:rFonts w:ascii="Times New Roman" w:hAnsi="Times New Roman" w:cs="Times New Roman"/>
        </w:rPr>
        <w:t xml:space="preserve"> </w:t>
      </w:r>
      <w:r w:rsidR="00557CFE">
        <w:rPr>
          <w:rFonts w:ascii="Times New Roman" w:hAnsi="Times New Roman" w:cs="Times New Roman" w:hint="eastAsia"/>
        </w:rPr>
        <w:t>基于</w:t>
      </w:r>
      <w:r w:rsidR="00557CFE">
        <w:rPr>
          <w:rFonts w:ascii="Times New Roman" w:hAnsi="Times New Roman" w:cs="Times New Roman" w:hint="eastAsia"/>
        </w:rPr>
        <w:t>RDMA</w:t>
      </w:r>
      <w:r w:rsidR="00557CFE">
        <w:rPr>
          <w:rFonts w:ascii="Times New Roman" w:hAnsi="Times New Roman" w:cs="Times New Roman" w:hint="eastAsia"/>
        </w:rPr>
        <w:t>的</w:t>
      </w:r>
      <w:r w:rsidR="001F4EE5" w:rsidRPr="00B96E99">
        <w:rPr>
          <w:rFonts w:ascii="Times New Roman" w:hAnsi="Times New Roman" w:cs="Times New Roman"/>
        </w:rPr>
        <w:t>Shuffle</w:t>
      </w:r>
      <w:r w:rsidR="001F4EE5" w:rsidRPr="00B96E99">
        <w:rPr>
          <w:rFonts w:ascii="Times New Roman" w:hAnsi="Times New Roman" w:cs="Times New Roman"/>
        </w:rPr>
        <w:t>改进</w:t>
      </w:r>
      <w:bookmarkEnd w:id="265"/>
    </w:p>
    <w:p w14:paraId="67030F23" w14:textId="204E5D35" w:rsidR="001F4EE5" w:rsidRPr="00B96E99" w:rsidRDefault="001F4EE5"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基于上面分析的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缺点，本文改进了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过程的主要问题是：频繁的磁盘随机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w:t>
      </w:r>
      <w:r w:rsidR="00515F24">
        <w:rPr>
          <w:rFonts w:ascii="Times New Roman" w:eastAsia="宋体" w:hAnsi="Times New Roman" w:cs="Times New Roman" w:hint="eastAsia"/>
          <w:sz w:val="24"/>
          <w:szCs w:val="24"/>
        </w:rPr>
        <w:t>，网络</w:t>
      </w:r>
      <w:r w:rsidR="000A6648">
        <w:rPr>
          <w:rFonts w:ascii="Times New Roman" w:eastAsia="宋体" w:hAnsi="Times New Roman" w:cs="Times New Roman" w:hint="eastAsia"/>
          <w:sz w:val="24"/>
          <w:szCs w:val="24"/>
        </w:rPr>
        <w:t>负载较大</w:t>
      </w:r>
      <w:r w:rsidRPr="00B96E99">
        <w:rPr>
          <w:rFonts w:ascii="Times New Roman" w:eastAsia="宋体" w:hAnsi="Times New Roman" w:cs="Times New Roman"/>
          <w:sz w:val="24"/>
          <w:szCs w:val="24"/>
        </w:rPr>
        <w:t>。我们把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独立出来做成一个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，该</w:t>
      </w:r>
      <w:r w:rsidRPr="00B96E99">
        <w:rPr>
          <w:rFonts w:ascii="Times New Roman" w:eastAsia="宋体" w:hAnsi="Times New Roman" w:cs="Times New Roman"/>
          <w:sz w:val="24"/>
          <w:szCs w:val="24"/>
        </w:rPr>
        <w:t xml:space="preserve">service </w:t>
      </w:r>
      <w:r w:rsidRPr="00B96E99">
        <w:rPr>
          <w:rFonts w:ascii="Times New Roman" w:eastAsia="宋体" w:hAnsi="Times New Roman" w:cs="Times New Roman"/>
          <w:sz w:val="24"/>
          <w:szCs w:val="24"/>
        </w:rPr>
        <w:t>集成了有效的读策略并且保持</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任务，</w:t>
      </w:r>
      <w:r w:rsidRPr="00B96E99">
        <w:rPr>
          <w:rFonts w:ascii="Times New Roman" w:eastAsia="宋体" w:hAnsi="Times New Roman" w:cs="Times New Roman"/>
          <w:sz w:val="24"/>
          <w:szCs w:val="24"/>
        </w:rPr>
        <w:t xml:space="preserve">API </w:t>
      </w:r>
      <w:r w:rsidRPr="00B96E99">
        <w:rPr>
          <w:rFonts w:ascii="Times New Roman" w:eastAsia="宋体" w:hAnsi="Times New Roman" w:cs="Times New Roman"/>
          <w:sz w:val="24"/>
          <w:szCs w:val="24"/>
        </w:rPr>
        <w:t>等等不变。本文针对第二代</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做的改进，而文章</w:t>
      </w:r>
      <w:r w:rsidR="006A5991" w:rsidRPr="00B96E99">
        <w:rPr>
          <w:rFonts w:ascii="Times New Roman" w:eastAsia="宋体" w:hAnsi="Times New Roman" w:cs="Times New Roman"/>
          <w:sz w:val="24"/>
          <w:szCs w:val="24"/>
        </w:rPr>
        <w:t>[33]</w:t>
      </w:r>
      <w:r w:rsidRPr="00B96E99">
        <w:rPr>
          <w:rFonts w:ascii="Times New Roman" w:eastAsia="宋体" w:hAnsi="Times New Roman" w:cs="Times New Roman"/>
          <w:sz w:val="24"/>
          <w:szCs w:val="24"/>
        </w:rPr>
        <w:t>则是在</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上改进。本文的改进主要有以下</w:t>
      </w:r>
      <w:del w:id="266" w:author="JieTang" w:date="2016-05-02T21:34:00Z">
        <w:r w:rsidRPr="00B96E99" w:rsidDel="00283F4B">
          <w:rPr>
            <w:rFonts w:ascii="Times New Roman" w:eastAsia="宋体" w:hAnsi="Times New Roman" w:cs="Times New Roman"/>
            <w:sz w:val="24"/>
            <w:szCs w:val="24"/>
          </w:rPr>
          <w:delText>一</w:delText>
        </w:r>
      </w:del>
      <w:del w:id="267" w:author="JieTang" w:date="2016-05-02T21:33:00Z">
        <w:r w:rsidRPr="00B96E99" w:rsidDel="00283F4B">
          <w:rPr>
            <w:rFonts w:ascii="Times New Roman" w:eastAsia="宋体" w:hAnsi="Times New Roman" w:cs="Times New Roman"/>
            <w:sz w:val="24"/>
            <w:szCs w:val="24"/>
          </w:rPr>
          <w:delText>个</w:delText>
        </w:r>
      </w:del>
      <w:r w:rsidRPr="00B96E99">
        <w:rPr>
          <w:rFonts w:ascii="Times New Roman" w:eastAsia="宋体" w:hAnsi="Times New Roman" w:cs="Times New Roman"/>
          <w:sz w:val="24"/>
          <w:szCs w:val="24"/>
        </w:rPr>
        <w:t>贡献：</w:t>
      </w:r>
    </w:p>
    <w:p w14:paraId="7B68B091" w14:textId="77777777"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端提取出来，并且把它实现为一个通用的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。这个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端异步执行，这样更能有效的利用集</w:t>
      </w:r>
      <w:r w:rsidRPr="00B96E99">
        <w:rPr>
          <w:rFonts w:ascii="Times New Roman" w:eastAsia="宋体" w:hAnsi="Times New Roman" w:cs="Times New Roman"/>
          <w:sz w:val="24"/>
          <w:szCs w:val="24"/>
        </w:rPr>
        <w:lastRenderedPageBreak/>
        <w:t>群的物理资源。</w:t>
      </w:r>
    </w:p>
    <w:p w14:paraId="7A4A985E" w14:textId="77777777"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中集成顺序读策略，这个改进会大大减少随机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请求的数量，从而提高</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中的数据传输比率。</w:t>
      </w:r>
    </w:p>
    <w:p w14:paraId="1AC44B5B" w14:textId="77777777" w:rsidR="001109C6" w:rsidRPr="00B96E99" w:rsidRDefault="001109C6"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请求问题有很多解决方法，文章</w:t>
      </w:r>
      <w:r w:rsidR="00521BB7" w:rsidRPr="00B96E99">
        <w:rPr>
          <w:rFonts w:ascii="Times New Roman" w:eastAsia="宋体" w:hAnsi="Times New Roman" w:cs="Times New Roman"/>
          <w:sz w:val="24"/>
          <w:szCs w:val="24"/>
        </w:rPr>
        <w:t>[34]</w:t>
      </w:r>
      <w:r w:rsidRPr="00B96E99">
        <w:rPr>
          <w:rFonts w:ascii="Times New Roman" w:eastAsia="宋体" w:hAnsi="Times New Roman" w:cs="Times New Roman"/>
          <w:sz w:val="24"/>
          <w:szCs w:val="24"/>
        </w:rPr>
        <w:t>介绍了用</w:t>
      </w:r>
      <w:r w:rsidRPr="00B96E99">
        <w:rPr>
          <w:rFonts w:ascii="Times New Roman" w:eastAsia="宋体" w:hAnsi="Times New Roman" w:cs="Times New Roman"/>
          <w:sz w:val="24"/>
          <w:szCs w:val="24"/>
        </w:rPr>
        <w:t xml:space="preserve">HBase </w:t>
      </w:r>
      <w:r w:rsidRPr="00B96E99">
        <w:rPr>
          <w:rFonts w:ascii="Times New Roman" w:eastAsia="宋体" w:hAnsi="Times New Roman" w:cs="Times New Roman"/>
          <w:sz w:val="24"/>
          <w:szCs w:val="24"/>
        </w:rPr>
        <w:t>作为后台存储系统来提高性能，但该文章不能提高</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的性能。另外，文章</w:t>
      </w:r>
      <w:r w:rsidR="00AE67DE" w:rsidRPr="00B96E99">
        <w:rPr>
          <w:rFonts w:ascii="Times New Roman" w:eastAsia="宋体" w:hAnsi="Times New Roman" w:cs="Times New Roman"/>
          <w:sz w:val="24"/>
          <w:szCs w:val="24"/>
        </w:rPr>
        <w:t>[35-36]</w:t>
      </w:r>
      <w:r w:rsidRPr="00B96E99">
        <w:rPr>
          <w:rFonts w:ascii="Times New Roman" w:eastAsia="宋体" w:hAnsi="Times New Roman" w:cs="Times New Roman"/>
          <w:sz w:val="24"/>
          <w:szCs w:val="24"/>
        </w:rPr>
        <w:t>使用其他方法取代对中间结果按键值排序，这些方法依然不能解决</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的频繁随机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读写请求。下面我们将介绍我们的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设计以及实现。</w:t>
      </w:r>
    </w:p>
    <w:p w14:paraId="778BA99D" w14:textId="3BCE6A10" w:rsidR="00B916C6" w:rsidRPr="000E60DE" w:rsidRDefault="000E60DE" w:rsidP="000E60DE">
      <w:pPr>
        <w:pStyle w:val="30"/>
      </w:pPr>
      <w:bookmarkStart w:id="268" w:name="_Toc450637071"/>
      <w:r w:rsidRPr="000E60DE">
        <w:t>3.4</w:t>
      </w:r>
      <w:r w:rsidR="00B916C6" w:rsidRPr="000E60DE">
        <w:t>.1 Shuffle</w:t>
      </w:r>
      <w:r w:rsidR="004C6711">
        <w:rPr>
          <w:rFonts w:hint="eastAsia"/>
        </w:rPr>
        <w:t>详细</w:t>
      </w:r>
      <w:r w:rsidR="00B916C6" w:rsidRPr="000E60DE">
        <w:t>设计</w:t>
      </w:r>
      <w:bookmarkEnd w:id="268"/>
    </w:p>
    <w:p w14:paraId="43F6D7C8" w14:textId="77777777" w:rsidR="00B916C6" w:rsidRPr="00B96E99" w:rsidRDefault="00B916C6" w:rsidP="00E12F1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设计主要通过三个特点来提高性能。</w:t>
      </w:r>
    </w:p>
    <w:p w14:paraId="475EB84C" w14:textId="31E26FD1" w:rsidR="00E12F1C" w:rsidRPr="00E12F1C" w:rsidRDefault="00B916C6" w:rsidP="00E12F1C">
      <w:pPr>
        <w:pStyle w:val="a3"/>
        <w:numPr>
          <w:ilvl w:val="0"/>
          <w:numId w:val="62"/>
        </w:numPr>
        <w:spacing w:line="400" w:lineRule="exact"/>
        <w:ind w:firstLineChars="0"/>
        <w:rPr>
          <w:rFonts w:ascii="Times New Roman" w:eastAsia="宋体" w:hAnsi="Times New Roman" w:cs="Times New Roman"/>
          <w:b/>
          <w:sz w:val="24"/>
          <w:szCs w:val="24"/>
        </w:rPr>
      </w:pPr>
      <w:r w:rsidRPr="00E12F1C">
        <w:rPr>
          <w:rFonts w:ascii="Times New Roman" w:eastAsia="宋体" w:hAnsi="Times New Roman" w:cs="Times New Roman"/>
          <w:b/>
          <w:sz w:val="24"/>
          <w:szCs w:val="24"/>
        </w:rPr>
        <w:t>从</w:t>
      </w:r>
      <w:r w:rsidRPr="00E12F1C">
        <w:rPr>
          <w:rFonts w:ascii="Times New Roman" w:eastAsia="宋体" w:hAnsi="Times New Roman" w:cs="Times New Roman"/>
          <w:b/>
          <w:sz w:val="24"/>
          <w:szCs w:val="24"/>
        </w:rPr>
        <w:t>reduce</w:t>
      </w:r>
      <w:r w:rsidRPr="00E12F1C">
        <w:rPr>
          <w:rFonts w:ascii="Times New Roman" w:eastAsia="宋体" w:hAnsi="Times New Roman" w:cs="Times New Roman"/>
          <w:b/>
          <w:sz w:val="24"/>
          <w:szCs w:val="24"/>
        </w:rPr>
        <w:t>中划分出</w:t>
      </w:r>
      <w:r w:rsidRPr="00E12F1C">
        <w:rPr>
          <w:rFonts w:ascii="Times New Roman" w:eastAsia="宋体" w:hAnsi="Times New Roman" w:cs="Times New Roman"/>
          <w:b/>
          <w:sz w:val="24"/>
          <w:szCs w:val="24"/>
        </w:rPr>
        <w:t>shuffle</w:t>
      </w:r>
      <w:r w:rsidRPr="00E12F1C">
        <w:rPr>
          <w:rFonts w:ascii="Times New Roman" w:eastAsia="宋体" w:hAnsi="Times New Roman" w:cs="Times New Roman"/>
          <w:b/>
          <w:sz w:val="24"/>
          <w:szCs w:val="24"/>
        </w:rPr>
        <w:t>阶段：</w:t>
      </w:r>
    </w:p>
    <w:p w14:paraId="5951639A" w14:textId="0EC5DF8A" w:rsidR="006E2D76" w:rsidRDefault="00B916C6" w:rsidP="00F87FC6">
      <w:pPr>
        <w:pStyle w:val="a3"/>
        <w:spacing w:line="400" w:lineRule="exact"/>
        <w:ind w:left="1202" w:firstLineChars="0" w:firstLine="0"/>
        <w:rPr>
          <w:rFonts w:ascii="Times New Roman" w:eastAsia="宋体" w:hAnsi="Times New Roman" w:cs="Times New Roman"/>
          <w:sz w:val="24"/>
          <w:szCs w:val="24"/>
        </w:rPr>
      </w:pPr>
      <w:r w:rsidRPr="00E12F1C">
        <w:rPr>
          <w:rFonts w:ascii="Times New Roman" w:eastAsia="宋体" w:hAnsi="Times New Roman" w:cs="Times New Roman"/>
          <w:sz w:val="24"/>
          <w:szCs w:val="24"/>
        </w:rPr>
        <w:t>这个阶段把</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的一系列过程，如</w:t>
      </w:r>
      <w:r w:rsidRPr="00E12F1C">
        <w:rPr>
          <w:rFonts w:ascii="Times New Roman" w:eastAsia="宋体" w:hAnsi="Times New Roman" w:cs="Times New Roman"/>
          <w:sz w:val="24"/>
          <w:szCs w:val="24"/>
        </w:rPr>
        <w:t>copy</w:t>
      </w:r>
      <w:r w:rsidRPr="00E12F1C">
        <w:rPr>
          <w:rFonts w:ascii="Times New Roman" w:eastAsia="宋体" w:hAnsi="Times New Roman" w:cs="Times New Roman"/>
          <w:sz w:val="24"/>
          <w:szCs w:val="24"/>
        </w:rPr>
        <w:t>，</w:t>
      </w:r>
      <w:r w:rsidRPr="00E12F1C">
        <w:rPr>
          <w:rFonts w:ascii="Times New Roman" w:eastAsia="宋体" w:hAnsi="Times New Roman" w:cs="Times New Roman"/>
          <w:sz w:val="24"/>
          <w:szCs w:val="24"/>
        </w:rPr>
        <w:t>merge</w:t>
      </w:r>
      <w:r w:rsidRPr="00E12F1C">
        <w:rPr>
          <w:rFonts w:ascii="Times New Roman" w:eastAsia="宋体" w:hAnsi="Times New Roman" w:cs="Times New Roman"/>
          <w:sz w:val="24"/>
          <w:szCs w:val="24"/>
        </w:rPr>
        <w:t>从</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中切分出来，这就意味着老的</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任务将分成一个</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任务和一个</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任务。分出来的</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依然负责为</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任务准备输入数据。</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任务的设计如图</w:t>
      </w:r>
      <w:r w:rsidR="00F87FC6">
        <w:rPr>
          <w:rFonts w:ascii="Times New Roman" w:eastAsia="宋体" w:hAnsi="Times New Roman" w:cs="Times New Roman"/>
          <w:sz w:val="24"/>
          <w:szCs w:val="24"/>
        </w:rPr>
        <w:t>3.6</w:t>
      </w:r>
      <w:r w:rsidRPr="00E12F1C">
        <w:rPr>
          <w:rFonts w:ascii="Times New Roman" w:eastAsia="宋体" w:hAnsi="Times New Roman" w:cs="Times New Roman"/>
          <w:sz w:val="24"/>
          <w:szCs w:val="24"/>
        </w:rPr>
        <w:t>所示。从图中我们可以看出，</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任务和</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任务位于同一个</w:t>
      </w:r>
      <w:r w:rsidRPr="00E12F1C">
        <w:rPr>
          <w:rFonts w:ascii="Times New Roman" w:eastAsia="宋体" w:hAnsi="Times New Roman" w:cs="Times New Roman"/>
          <w:sz w:val="24"/>
          <w:szCs w:val="24"/>
        </w:rPr>
        <w:t>NodeManager</w:t>
      </w:r>
      <w:r w:rsidRPr="00E12F1C">
        <w:rPr>
          <w:rFonts w:ascii="Times New Roman" w:eastAsia="宋体" w:hAnsi="Times New Roman" w:cs="Times New Roman"/>
          <w:sz w:val="24"/>
          <w:szCs w:val="24"/>
        </w:rPr>
        <w:t>中，我们可以并行的运行这两个</w:t>
      </w:r>
      <w:r w:rsidRPr="00E12F1C">
        <w:rPr>
          <w:rFonts w:ascii="Times New Roman" w:eastAsia="宋体" w:hAnsi="Times New Roman" w:cs="Times New Roman"/>
          <w:sz w:val="24"/>
          <w:szCs w:val="24"/>
        </w:rPr>
        <w:t>tasks</w:t>
      </w:r>
      <w:r w:rsidRPr="00E12F1C">
        <w:rPr>
          <w:rFonts w:ascii="Times New Roman" w:eastAsia="宋体" w:hAnsi="Times New Roman" w:cs="Times New Roman"/>
          <w:sz w:val="24"/>
          <w:szCs w:val="24"/>
        </w:rPr>
        <w:t>，从而可以传输更多的数据以及提高了资源利用率。虽然把</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分裂出来可以提高网络和资源利用，但是</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的随机请求不会变，因为从</w:t>
      </w:r>
      <w:r w:rsidRPr="00E12F1C">
        <w:rPr>
          <w:rFonts w:ascii="Times New Roman" w:eastAsia="宋体" w:hAnsi="Times New Roman" w:cs="Times New Roman"/>
          <w:sz w:val="24"/>
          <w:szCs w:val="24"/>
        </w:rPr>
        <w:t>map</w:t>
      </w:r>
      <w:r w:rsidRPr="00E12F1C">
        <w:rPr>
          <w:rFonts w:ascii="Times New Roman" w:eastAsia="宋体" w:hAnsi="Times New Roman" w:cs="Times New Roman"/>
          <w:sz w:val="24"/>
          <w:szCs w:val="24"/>
        </w:rPr>
        <w:t>端到</w:t>
      </w:r>
      <w:r w:rsidRPr="00E12F1C">
        <w:rPr>
          <w:rFonts w:ascii="Times New Roman" w:eastAsia="宋体" w:hAnsi="Times New Roman" w:cs="Times New Roman"/>
          <w:sz w:val="24"/>
          <w:szCs w:val="24"/>
        </w:rPr>
        <w:t>shuffle task</w:t>
      </w:r>
      <w:r w:rsidRPr="00E12F1C">
        <w:rPr>
          <w:rFonts w:ascii="Times New Roman" w:eastAsia="宋体" w:hAnsi="Times New Roman" w:cs="Times New Roman"/>
          <w:sz w:val="24"/>
          <w:szCs w:val="24"/>
        </w:rPr>
        <w:t>再到</w:t>
      </w:r>
      <w:r w:rsidRPr="00E12F1C">
        <w:rPr>
          <w:rFonts w:ascii="Times New Roman" w:eastAsia="宋体" w:hAnsi="Times New Roman" w:cs="Times New Roman"/>
          <w:sz w:val="24"/>
          <w:szCs w:val="24"/>
        </w:rPr>
        <w:t>reduce task</w:t>
      </w:r>
      <w:r w:rsidRPr="00E12F1C">
        <w:rPr>
          <w:rFonts w:ascii="Times New Roman" w:eastAsia="宋体" w:hAnsi="Times New Roman" w:cs="Times New Roman"/>
          <w:sz w:val="24"/>
          <w:szCs w:val="24"/>
        </w:rPr>
        <w:t>的网络传输并没有改变。</w:t>
      </w:r>
    </w:p>
    <w:p w14:paraId="67CE45F2" w14:textId="5DCF2B57" w:rsidR="006E2D76" w:rsidRDefault="006E2D76" w:rsidP="006E2D76">
      <w:pPr>
        <w:pStyle w:val="a3"/>
        <w:ind w:left="1202"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FBE933A" wp14:editId="59AC4759">
            <wp:extent cx="4432935" cy="2392071"/>
            <wp:effectExtent l="0" t="0" r="5715" b="8255"/>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7525" cy="2394548"/>
                    </a:xfrm>
                    <a:prstGeom prst="rect">
                      <a:avLst/>
                    </a:prstGeom>
                  </pic:spPr>
                </pic:pic>
              </a:graphicData>
            </a:graphic>
          </wp:inline>
        </w:drawing>
      </w:r>
    </w:p>
    <w:p w14:paraId="49306BE9" w14:textId="16D64E01" w:rsidR="000B2E32" w:rsidRPr="00B96E99" w:rsidRDefault="000B2E32" w:rsidP="006E2D76">
      <w:pPr>
        <w:pStyle w:val="a3"/>
        <w:spacing w:line="400" w:lineRule="exact"/>
        <w:ind w:left="1202"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F87FC6">
        <w:rPr>
          <w:rFonts w:ascii="Times New Roman" w:eastAsia="宋体" w:hAnsi="Times New Roman" w:cs="Times New Roman"/>
          <w:sz w:val="24"/>
          <w:szCs w:val="24"/>
        </w:rPr>
        <w:t>3.6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新老</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对比</w:t>
      </w:r>
    </w:p>
    <w:p w14:paraId="1F81E604" w14:textId="3F78188F" w:rsidR="00851166" w:rsidRPr="00851166" w:rsidRDefault="00C142CE" w:rsidP="00851166">
      <w:pPr>
        <w:pStyle w:val="a3"/>
        <w:numPr>
          <w:ilvl w:val="0"/>
          <w:numId w:val="62"/>
        </w:numPr>
        <w:spacing w:line="360" w:lineRule="auto"/>
        <w:ind w:firstLineChars="0"/>
        <w:rPr>
          <w:rFonts w:ascii="Times New Roman" w:eastAsia="宋体" w:hAnsi="Times New Roman" w:cs="Times New Roman"/>
          <w:b/>
          <w:sz w:val="24"/>
          <w:szCs w:val="24"/>
        </w:rPr>
      </w:pPr>
      <w:r w:rsidRPr="00851166">
        <w:rPr>
          <w:rFonts w:ascii="Times New Roman" w:eastAsia="宋体" w:hAnsi="Times New Roman" w:cs="Times New Roman"/>
          <w:b/>
          <w:sz w:val="24"/>
          <w:szCs w:val="24"/>
        </w:rPr>
        <w:t>把</w:t>
      </w:r>
      <w:r w:rsidRPr="00851166">
        <w:rPr>
          <w:rFonts w:ascii="Times New Roman" w:eastAsia="宋体" w:hAnsi="Times New Roman" w:cs="Times New Roman"/>
          <w:b/>
          <w:sz w:val="24"/>
          <w:szCs w:val="24"/>
        </w:rPr>
        <w:t>Shuffle</w:t>
      </w:r>
      <w:r w:rsidRPr="00851166">
        <w:rPr>
          <w:rFonts w:ascii="Times New Roman" w:eastAsia="宋体" w:hAnsi="Times New Roman" w:cs="Times New Roman"/>
          <w:b/>
          <w:sz w:val="24"/>
          <w:szCs w:val="24"/>
        </w:rPr>
        <w:t>阶段作为</w:t>
      </w:r>
      <w:r w:rsidRPr="00851166">
        <w:rPr>
          <w:rFonts w:ascii="Times New Roman" w:eastAsia="宋体" w:hAnsi="Times New Roman" w:cs="Times New Roman"/>
          <w:b/>
          <w:sz w:val="24"/>
          <w:szCs w:val="24"/>
        </w:rPr>
        <w:t>service</w:t>
      </w:r>
      <w:r w:rsidRPr="00851166">
        <w:rPr>
          <w:rFonts w:ascii="Times New Roman" w:eastAsia="宋体" w:hAnsi="Times New Roman" w:cs="Times New Roman"/>
          <w:b/>
          <w:sz w:val="24"/>
          <w:szCs w:val="24"/>
        </w:rPr>
        <w:t>：</w:t>
      </w:r>
    </w:p>
    <w:p w14:paraId="3459DC23" w14:textId="29CAF774" w:rsidR="00F87FC6" w:rsidRDefault="00C142CE" w:rsidP="00F87FC6">
      <w:pPr>
        <w:pStyle w:val="a3"/>
        <w:spacing w:line="400" w:lineRule="exact"/>
        <w:ind w:left="1202" w:firstLineChars="0" w:firstLine="0"/>
        <w:rPr>
          <w:rFonts w:ascii="Times New Roman" w:eastAsia="宋体" w:hAnsi="Times New Roman" w:cs="Times New Roman"/>
          <w:sz w:val="24"/>
          <w:szCs w:val="24"/>
        </w:rPr>
      </w:pPr>
      <w:r w:rsidRPr="00851166">
        <w:rPr>
          <w:rFonts w:ascii="Times New Roman" w:eastAsia="宋体" w:hAnsi="Times New Roman" w:cs="Times New Roman"/>
          <w:sz w:val="24"/>
          <w:szCs w:val="24"/>
        </w:rPr>
        <w:t>一个</w:t>
      </w:r>
      <w:r w:rsidRPr="00851166">
        <w:rPr>
          <w:rFonts w:ascii="Times New Roman" w:eastAsia="宋体" w:hAnsi="Times New Roman" w:cs="Times New Roman"/>
          <w:sz w:val="24"/>
          <w:szCs w:val="24"/>
        </w:rPr>
        <w:t>NodeManager</w:t>
      </w:r>
      <w:r w:rsidRPr="00851166">
        <w:rPr>
          <w:rFonts w:ascii="Times New Roman" w:eastAsia="宋体" w:hAnsi="Times New Roman" w:cs="Times New Roman"/>
          <w:sz w:val="24"/>
          <w:szCs w:val="24"/>
        </w:rPr>
        <w:t>上通常会运行多个</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，每个</w:t>
      </w:r>
      <w:r w:rsidRPr="00851166">
        <w:rPr>
          <w:rFonts w:ascii="Times New Roman" w:eastAsia="宋体" w:hAnsi="Times New Roman" w:cs="Times New Roman"/>
          <w:sz w:val="24"/>
          <w:szCs w:val="24"/>
        </w:rPr>
        <w:t xml:space="preserve">reduce task </w:t>
      </w:r>
      <w:r w:rsidRPr="00851166">
        <w:rPr>
          <w:rFonts w:ascii="Times New Roman" w:eastAsia="宋体" w:hAnsi="Times New Roman" w:cs="Times New Roman"/>
          <w:sz w:val="24"/>
          <w:szCs w:val="24"/>
        </w:rPr>
        <w:lastRenderedPageBreak/>
        <w:t>对应一个</w:t>
      </w:r>
      <w:r w:rsidRPr="00851166">
        <w:rPr>
          <w:rFonts w:ascii="Times New Roman" w:eastAsia="宋体" w:hAnsi="Times New Roman" w:cs="Times New Roman"/>
          <w:sz w:val="24"/>
          <w:szCs w:val="24"/>
        </w:rPr>
        <w:t>shuffle task</w:t>
      </w:r>
      <w:r w:rsidRPr="00851166">
        <w:rPr>
          <w:rFonts w:ascii="Times New Roman" w:eastAsia="宋体" w:hAnsi="Times New Roman" w:cs="Times New Roman"/>
          <w:sz w:val="24"/>
          <w:szCs w:val="24"/>
        </w:rPr>
        <w:t>，这样会大大的占用资源，使</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的并行度降低，基于上一阶段，我们把</w:t>
      </w:r>
      <w:r w:rsidRPr="00851166">
        <w:rPr>
          <w:rFonts w:ascii="Times New Roman" w:eastAsia="宋体" w:hAnsi="Times New Roman" w:cs="Times New Roman"/>
          <w:sz w:val="24"/>
          <w:szCs w:val="24"/>
        </w:rPr>
        <w:t xml:space="preserve">shuffle </w:t>
      </w:r>
      <w:r w:rsidRPr="00851166">
        <w:rPr>
          <w:rFonts w:ascii="Times New Roman" w:eastAsia="宋体" w:hAnsi="Times New Roman" w:cs="Times New Roman"/>
          <w:sz w:val="24"/>
          <w:szCs w:val="24"/>
        </w:rPr>
        <w:t>阶段合成一个</w:t>
      </w:r>
      <w:r w:rsidRPr="00851166">
        <w:rPr>
          <w:rFonts w:ascii="Times New Roman" w:eastAsia="宋体" w:hAnsi="Times New Roman" w:cs="Times New Roman"/>
          <w:sz w:val="24"/>
          <w:szCs w:val="24"/>
        </w:rPr>
        <w:t>shuffle service</w:t>
      </w:r>
      <w:r w:rsidRPr="00851166">
        <w:rPr>
          <w:rFonts w:ascii="Times New Roman" w:eastAsia="宋体" w:hAnsi="Times New Roman" w:cs="Times New Roman"/>
          <w:sz w:val="24"/>
          <w:szCs w:val="24"/>
        </w:rPr>
        <w:t>，用来出来同一</w:t>
      </w:r>
      <w:r w:rsidRPr="00851166">
        <w:rPr>
          <w:rFonts w:ascii="Times New Roman" w:eastAsia="宋体" w:hAnsi="Times New Roman" w:cs="Times New Roman"/>
          <w:sz w:val="24"/>
          <w:szCs w:val="24"/>
        </w:rPr>
        <w:t xml:space="preserve">NodeManager </w:t>
      </w:r>
      <w:r w:rsidRPr="00851166">
        <w:rPr>
          <w:rFonts w:ascii="Times New Roman" w:eastAsia="宋体" w:hAnsi="Times New Roman" w:cs="Times New Roman"/>
          <w:sz w:val="24"/>
          <w:szCs w:val="24"/>
        </w:rPr>
        <w:t>上的所有</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。该结构如图</w:t>
      </w:r>
      <w:r w:rsidR="00F87FC6">
        <w:rPr>
          <w:rFonts w:ascii="Times New Roman" w:eastAsia="宋体" w:hAnsi="Times New Roman" w:cs="Times New Roman"/>
          <w:sz w:val="24"/>
          <w:szCs w:val="24"/>
        </w:rPr>
        <w:t>3.7</w:t>
      </w:r>
      <w:r w:rsidRPr="00851166">
        <w:rPr>
          <w:rFonts w:ascii="Times New Roman" w:eastAsia="宋体" w:hAnsi="Times New Roman" w:cs="Times New Roman"/>
          <w:sz w:val="24"/>
          <w:szCs w:val="24"/>
        </w:rPr>
        <w:t xml:space="preserve"> </w:t>
      </w:r>
      <w:r w:rsidRPr="00851166">
        <w:rPr>
          <w:rFonts w:ascii="Times New Roman" w:eastAsia="宋体" w:hAnsi="Times New Roman" w:cs="Times New Roman"/>
          <w:sz w:val="24"/>
          <w:szCs w:val="24"/>
        </w:rPr>
        <w:t>所示。该</w:t>
      </w:r>
      <w:r w:rsidRPr="00851166">
        <w:rPr>
          <w:rFonts w:ascii="Times New Roman" w:eastAsia="宋体" w:hAnsi="Times New Roman" w:cs="Times New Roman"/>
          <w:sz w:val="24"/>
          <w:szCs w:val="24"/>
        </w:rPr>
        <w:t>service</w:t>
      </w:r>
      <w:r w:rsidRPr="00851166">
        <w:rPr>
          <w:rFonts w:ascii="Times New Roman" w:eastAsia="宋体" w:hAnsi="Times New Roman" w:cs="Times New Roman"/>
          <w:sz w:val="24"/>
          <w:szCs w:val="24"/>
        </w:rPr>
        <w:t>组件包含了</w:t>
      </w:r>
      <w:r w:rsidRPr="00851166">
        <w:rPr>
          <w:rFonts w:ascii="Times New Roman" w:eastAsia="宋体" w:hAnsi="Times New Roman" w:cs="Times New Roman"/>
          <w:sz w:val="24"/>
          <w:szCs w:val="24"/>
        </w:rPr>
        <w:t xml:space="preserve">shuffle </w:t>
      </w:r>
      <w:r w:rsidRPr="00851166">
        <w:rPr>
          <w:rFonts w:ascii="Times New Roman" w:eastAsia="宋体" w:hAnsi="Times New Roman" w:cs="Times New Roman"/>
          <w:sz w:val="24"/>
          <w:szCs w:val="24"/>
        </w:rPr>
        <w:t>的各个子过程，并为该</w:t>
      </w:r>
      <w:r w:rsidRPr="00851166">
        <w:rPr>
          <w:rFonts w:ascii="Times New Roman" w:eastAsia="宋体" w:hAnsi="Times New Roman" w:cs="Times New Roman"/>
          <w:sz w:val="24"/>
          <w:szCs w:val="24"/>
        </w:rPr>
        <w:t>NodeManager</w:t>
      </w:r>
      <w:r w:rsidRPr="00851166">
        <w:rPr>
          <w:rFonts w:ascii="Times New Roman" w:eastAsia="宋体" w:hAnsi="Times New Roman" w:cs="Times New Roman"/>
          <w:sz w:val="24"/>
          <w:szCs w:val="24"/>
        </w:rPr>
        <w:t>上所有</w:t>
      </w:r>
      <w:r w:rsidRPr="00851166">
        <w:rPr>
          <w:rFonts w:ascii="Times New Roman" w:eastAsia="宋体" w:hAnsi="Times New Roman" w:cs="Times New Roman"/>
          <w:sz w:val="24"/>
          <w:szCs w:val="24"/>
        </w:rPr>
        <w:t xml:space="preserve">reduce tasks </w:t>
      </w:r>
      <w:r w:rsidRPr="00851166">
        <w:rPr>
          <w:rFonts w:ascii="Times New Roman" w:eastAsia="宋体" w:hAnsi="Times New Roman" w:cs="Times New Roman"/>
          <w:sz w:val="24"/>
          <w:szCs w:val="24"/>
        </w:rPr>
        <w:t>提供服务。由于同一个</w:t>
      </w:r>
      <w:r w:rsidRPr="00851166">
        <w:rPr>
          <w:rFonts w:ascii="Times New Roman" w:eastAsia="宋体" w:hAnsi="Times New Roman" w:cs="Times New Roman"/>
          <w:sz w:val="24"/>
          <w:szCs w:val="24"/>
        </w:rPr>
        <w:t xml:space="preserve">NodeManager </w:t>
      </w:r>
      <w:r w:rsidRPr="00851166">
        <w:rPr>
          <w:rFonts w:ascii="Times New Roman" w:eastAsia="宋体" w:hAnsi="Times New Roman" w:cs="Times New Roman"/>
          <w:sz w:val="24"/>
          <w:szCs w:val="24"/>
        </w:rPr>
        <w:t>上的所有</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共用一个节点，这就意味着从</w:t>
      </w:r>
      <w:r w:rsidRPr="00851166">
        <w:rPr>
          <w:rFonts w:ascii="Times New Roman" w:eastAsia="宋体" w:hAnsi="Times New Roman" w:cs="Times New Roman"/>
          <w:sz w:val="24"/>
          <w:szCs w:val="24"/>
        </w:rPr>
        <w:t>map</w:t>
      </w:r>
      <w:r w:rsidRPr="00851166">
        <w:rPr>
          <w:rFonts w:ascii="Times New Roman" w:eastAsia="宋体" w:hAnsi="Times New Roman" w:cs="Times New Roman"/>
          <w:sz w:val="24"/>
          <w:szCs w:val="24"/>
        </w:rPr>
        <w:t>端拷贝数据到该</w:t>
      </w:r>
      <w:r w:rsidRPr="00851166">
        <w:rPr>
          <w:rFonts w:ascii="Times New Roman" w:eastAsia="宋体" w:hAnsi="Times New Roman" w:cs="Times New Roman"/>
          <w:sz w:val="24"/>
          <w:szCs w:val="24"/>
        </w:rPr>
        <w:t>NM</w:t>
      </w:r>
      <w:r w:rsidRPr="00851166">
        <w:rPr>
          <w:rFonts w:ascii="Times New Roman" w:eastAsia="宋体" w:hAnsi="Times New Roman" w:cs="Times New Roman"/>
          <w:sz w:val="24"/>
          <w:szCs w:val="24"/>
        </w:rPr>
        <w:t>上的所有</w:t>
      </w:r>
      <w:r w:rsidRPr="00851166">
        <w:rPr>
          <w:rFonts w:ascii="Times New Roman" w:eastAsia="宋体" w:hAnsi="Times New Roman" w:cs="Times New Roman"/>
          <w:sz w:val="24"/>
          <w:szCs w:val="24"/>
        </w:rPr>
        <w:t xml:space="preserve">reduce tasks </w:t>
      </w:r>
      <w:r w:rsidRPr="00851166">
        <w:rPr>
          <w:rFonts w:ascii="Times New Roman" w:eastAsia="宋体" w:hAnsi="Times New Roman" w:cs="Times New Roman"/>
          <w:sz w:val="24"/>
          <w:szCs w:val="24"/>
        </w:rPr>
        <w:t>的随机</w:t>
      </w:r>
      <w:r w:rsidRPr="00851166">
        <w:rPr>
          <w:rFonts w:ascii="Times New Roman" w:eastAsia="宋体" w:hAnsi="Times New Roman" w:cs="Times New Roman"/>
          <w:sz w:val="24"/>
          <w:szCs w:val="24"/>
        </w:rPr>
        <w:t>I/O</w:t>
      </w:r>
      <w:r w:rsidRPr="00851166">
        <w:rPr>
          <w:rFonts w:ascii="Times New Roman" w:eastAsia="宋体" w:hAnsi="Times New Roman" w:cs="Times New Roman"/>
          <w:sz w:val="24"/>
          <w:szCs w:val="24"/>
        </w:rPr>
        <w:t>请求可以合并到一个上，减少了请求的数目。</w:t>
      </w:r>
      <w:r w:rsidRPr="00851166">
        <w:rPr>
          <w:rFonts w:ascii="Times New Roman" w:eastAsia="宋体" w:hAnsi="Times New Roman" w:cs="Times New Roman"/>
          <w:sz w:val="24"/>
          <w:szCs w:val="24"/>
        </w:rPr>
        <w:t>Shuffle service</w:t>
      </w:r>
      <w:r w:rsidRPr="00851166">
        <w:rPr>
          <w:rFonts w:ascii="Times New Roman" w:eastAsia="宋体" w:hAnsi="Times New Roman" w:cs="Times New Roman"/>
          <w:sz w:val="24"/>
          <w:szCs w:val="24"/>
        </w:rPr>
        <w:t>作为一个轻量级的</w:t>
      </w:r>
      <w:r w:rsidRPr="00851166">
        <w:rPr>
          <w:rFonts w:ascii="Times New Roman" w:eastAsia="宋体" w:hAnsi="Times New Roman" w:cs="Times New Roman"/>
          <w:sz w:val="24"/>
          <w:szCs w:val="24"/>
        </w:rPr>
        <w:t>service</w:t>
      </w:r>
      <w:r w:rsidRPr="00851166">
        <w:rPr>
          <w:rFonts w:ascii="Times New Roman" w:eastAsia="宋体" w:hAnsi="Times New Roman" w:cs="Times New Roman"/>
          <w:sz w:val="24"/>
          <w:szCs w:val="24"/>
        </w:rPr>
        <w:t>，只在</w:t>
      </w:r>
      <w:r w:rsidRPr="00851166">
        <w:rPr>
          <w:rFonts w:ascii="Times New Roman" w:eastAsia="宋体" w:hAnsi="Times New Roman" w:cs="Times New Roman"/>
          <w:sz w:val="24"/>
          <w:szCs w:val="24"/>
        </w:rPr>
        <w:t xml:space="preserve">reduce </w:t>
      </w:r>
      <w:r w:rsidRPr="00851166">
        <w:rPr>
          <w:rFonts w:ascii="Times New Roman" w:eastAsia="宋体" w:hAnsi="Times New Roman" w:cs="Times New Roman"/>
          <w:sz w:val="24"/>
          <w:szCs w:val="24"/>
        </w:rPr>
        <w:t>需求时传输数据。此外在</w:t>
      </w:r>
      <w:r w:rsidRPr="00851166">
        <w:rPr>
          <w:rFonts w:ascii="Times New Roman" w:eastAsia="宋体" w:hAnsi="Times New Roman" w:cs="Times New Roman"/>
          <w:sz w:val="24"/>
          <w:szCs w:val="24"/>
        </w:rPr>
        <w:t xml:space="preserve">shuffle service </w:t>
      </w:r>
      <w:r w:rsidRPr="00851166">
        <w:rPr>
          <w:rFonts w:ascii="Times New Roman" w:eastAsia="宋体" w:hAnsi="Times New Roman" w:cs="Times New Roman"/>
          <w:sz w:val="24"/>
          <w:szCs w:val="24"/>
        </w:rPr>
        <w:t>中组合了有效的读写策略来减少磁盘随机读写。基于上述的优点，</w:t>
      </w:r>
      <w:r w:rsidRPr="00851166">
        <w:rPr>
          <w:rFonts w:ascii="Times New Roman" w:eastAsia="宋体" w:hAnsi="Times New Roman" w:cs="Times New Roman"/>
          <w:sz w:val="24"/>
          <w:szCs w:val="24"/>
        </w:rPr>
        <w:t>shuffle service</w:t>
      </w:r>
      <w:r w:rsidRPr="00851166">
        <w:rPr>
          <w:rFonts w:ascii="Times New Roman" w:eastAsia="宋体" w:hAnsi="Times New Roman" w:cs="Times New Roman"/>
          <w:sz w:val="24"/>
          <w:szCs w:val="24"/>
        </w:rPr>
        <w:t>具有了更加复杂的连接和</w:t>
      </w:r>
      <w:r w:rsidRPr="00851166">
        <w:rPr>
          <w:rFonts w:ascii="Times New Roman" w:eastAsia="宋体" w:hAnsi="Times New Roman" w:cs="Times New Roman"/>
          <w:sz w:val="24"/>
          <w:szCs w:val="24"/>
        </w:rPr>
        <w:t>buffer</w:t>
      </w:r>
      <w:r w:rsidRPr="00851166">
        <w:rPr>
          <w:rFonts w:ascii="Times New Roman" w:eastAsia="宋体" w:hAnsi="Times New Roman" w:cs="Times New Roman"/>
          <w:sz w:val="24"/>
          <w:szCs w:val="24"/>
        </w:rPr>
        <w:t>管理。该阶段在</w:t>
      </w:r>
      <w:r w:rsidRPr="00851166">
        <w:rPr>
          <w:rFonts w:ascii="Times New Roman" w:eastAsia="宋体" w:hAnsi="Times New Roman" w:cs="Times New Roman"/>
          <w:sz w:val="24"/>
          <w:szCs w:val="24"/>
        </w:rPr>
        <w:t>NodeManager</w:t>
      </w:r>
      <w:r w:rsidRPr="00851166">
        <w:rPr>
          <w:rFonts w:ascii="Times New Roman" w:eastAsia="宋体" w:hAnsi="Times New Roman" w:cs="Times New Roman"/>
          <w:sz w:val="24"/>
          <w:szCs w:val="24"/>
        </w:rPr>
        <w:t>中开启了</w:t>
      </w:r>
      <w:r w:rsidRPr="00851166">
        <w:rPr>
          <w:rFonts w:ascii="Times New Roman" w:eastAsia="宋体" w:hAnsi="Times New Roman" w:cs="Times New Roman"/>
          <w:sz w:val="24"/>
          <w:szCs w:val="24"/>
        </w:rPr>
        <w:t>Shuffle</w:t>
      </w:r>
      <w:r w:rsidRPr="00851166">
        <w:rPr>
          <w:rFonts w:ascii="Times New Roman" w:eastAsia="宋体" w:hAnsi="Times New Roman" w:cs="Times New Roman"/>
          <w:sz w:val="24"/>
          <w:szCs w:val="24"/>
        </w:rPr>
        <w:t>服务，但是多个</w:t>
      </w:r>
      <w:r w:rsidRPr="00851166">
        <w:rPr>
          <w:rFonts w:ascii="Times New Roman" w:eastAsia="宋体" w:hAnsi="Times New Roman" w:cs="Times New Roman"/>
          <w:sz w:val="24"/>
          <w:szCs w:val="24"/>
        </w:rPr>
        <w:t>Shuffle</w:t>
      </w:r>
      <w:r w:rsidRPr="00851166">
        <w:rPr>
          <w:rFonts w:ascii="Times New Roman" w:eastAsia="宋体" w:hAnsi="Times New Roman" w:cs="Times New Roman"/>
          <w:sz w:val="24"/>
          <w:szCs w:val="24"/>
        </w:rPr>
        <w:t>服务也需要进行通信，因此我们在</w:t>
      </w:r>
      <w:r w:rsidRPr="00851166">
        <w:rPr>
          <w:rFonts w:ascii="Times New Roman" w:eastAsia="宋体" w:hAnsi="Times New Roman" w:cs="Times New Roman"/>
          <w:sz w:val="24"/>
          <w:szCs w:val="24"/>
        </w:rPr>
        <w:t>Master</w:t>
      </w:r>
      <w:r w:rsidRPr="00851166">
        <w:rPr>
          <w:rFonts w:ascii="Times New Roman" w:eastAsia="宋体" w:hAnsi="Times New Roman" w:cs="Times New Roman"/>
          <w:sz w:val="24"/>
          <w:szCs w:val="24"/>
        </w:rPr>
        <w:t>节点启动一个</w:t>
      </w:r>
      <w:r w:rsidRPr="00851166">
        <w:rPr>
          <w:rFonts w:ascii="Times New Roman" w:eastAsia="宋体" w:hAnsi="Times New Roman" w:cs="Times New Roman"/>
          <w:sz w:val="24"/>
          <w:szCs w:val="24"/>
        </w:rPr>
        <w:t>ShuffleManager</w:t>
      </w:r>
      <w:r w:rsidRPr="00851166">
        <w:rPr>
          <w:rFonts w:ascii="Times New Roman" w:eastAsia="宋体" w:hAnsi="Times New Roman" w:cs="Times New Roman"/>
          <w:sz w:val="24"/>
          <w:szCs w:val="24"/>
        </w:rPr>
        <w:t>服务，用于</w:t>
      </w:r>
      <w:r w:rsidRPr="00851166">
        <w:rPr>
          <w:rFonts w:ascii="Times New Roman" w:eastAsia="宋体" w:hAnsi="Times New Roman" w:cs="Times New Roman"/>
          <w:sz w:val="24"/>
          <w:szCs w:val="24"/>
        </w:rPr>
        <w:t>Shuffle</w:t>
      </w:r>
      <w:r w:rsidRPr="00851166">
        <w:rPr>
          <w:rFonts w:ascii="Times New Roman" w:eastAsia="宋体" w:hAnsi="Times New Roman" w:cs="Times New Roman"/>
          <w:sz w:val="24"/>
          <w:szCs w:val="24"/>
        </w:rPr>
        <w:t>之间的通信。</w:t>
      </w:r>
    </w:p>
    <w:p w14:paraId="6A83EAEA" w14:textId="31EC10A5" w:rsidR="00F87FC6" w:rsidRDefault="00F87FC6" w:rsidP="00F87FC6">
      <w:pPr>
        <w:pStyle w:val="a3"/>
        <w:ind w:left="1202"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4747AF" wp14:editId="347B0214">
            <wp:extent cx="2926080" cy="2157730"/>
            <wp:effectExtent l="0" t="0" r="762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3144" cy="2199810"/>
                    </a:xfrm>
                    <a:prstGeom prst="rect">
                      <a:avLst/>
                    </a:prstGeom>
                  </pic:spPr>
                </pic:pic>
              </a:graphicData>
            </a:graphic>
          </wp:inline>
        </w:drawing>
      </w:r>
    </w:p>
    <w:p w14:paraId="3A51400C" w14:textId="62E2DD8A" w:rsidR="00B36EB7" w:rsidRPr="00F87FC6" w:rsidRDefault="00B36EB7" w:rsidP="00F87FC6">
      <w:pPr>
        <w:pStyle w:val="a3"/>
        <w:spacing w:line="400" w:lineRule="exact"/>
        <w:ind w:left="1202" w:firstLineChars="0" w:firstLine="0"/>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F87FC6">
        <w:rPr>
          <w:rFonts w:ascii="Times New Roman" w:eastAsia="宋体" w:hAnsi="Times New Roman" w:cs="Times New Roman"/>
          <w:sz w:val="24"/>
          <w:szCs w:val="24"/>
        </w:rPr>
        <w:t>3.7</w:t>
      </w:r>
      <w:r w:rsidRPr="00B96E99">
        <w:rPr>
          <w:rFonts w:ascii="Times New Roman" w:eastAsia="宋体" w:hAnsi="Times New Roman" w:cs="Times New Roman"/>
          <w:sz w:val="24"/>
          <w:szCs w:val="24"/>
        </w:rPr>
        <w:t xml:space="preserve"> Shuffle Service</w:t>
      </w:r>
    </w:p>
    <w:p w14:paraId="31CAA42C" w14:textId="268B53B7" w:rsidR="00F87FC6" w:rsidRPr="00F87FC6" w:rsidRDefault="0055195B" w:rsidP="00F87FC6">
      <w:pPr>
        <w:pStyle w:val="a3"/>
        <w:numPr>
          <w:ilvl w:val="0"/>
          <w:numId w:val="62"/>
        </w:numPr>
        <w:spacing w:line="360" w:lineRule="auto"/>
        <w:ind w:firstLineChars="0"/>
        <w:rPr>
          <w:rFonts w:ascii="Times New Roman" w:eastAsia="宋体" w:hAnsi="Times New Roman" w:cs="Times New Roman"/>
          <w:b/>
          <w:sz w:val="24"/>
          <w:szCs w:val="24"/>
        </w:rPr>
      </w:pPr>
      <w:r w:rsidRPr="00F87FC6">
        <w:rPr>
          <w:rFonts w:ascii="Times New Roman" w:eastAsia="宋体" w:hAnsi="Times New Roman" w:cs="Times New Roman"/>
          <w:b/>
          <w:sz w:val="24"/>
          <w:szCs w:val="24"/>
        </w:rPr>
        <w:t>Shuffle service</w:t>
      </w:r>
      <w:r w:rsidRPr="00F87FC6">
        <w:rPr>
          <w:rFonts w:ascii="Times New Roman" w:eastAsia="宋体" w:hAnsi="Times New Roman" w:cs="Times New Roman"/>
          <w:b/>
          <w:sz w:val="24"/>
          <w:szCs w:val="24"/>
        </w:rPr>
        <w:t>结合的</w:t>
      </w:r>
      <w:r w:rsidRPr="00F87FC6">
        <w:rPr>
          <w:rFonts w:ascii="Times New Roman" w:eastAsia="宋体" w:hAnsi="Times New Roman" w:cs="Times New Roman"/>
          <w:b/>
          <w:sz w:val="24"/>
          <w:szCs w:val="24"/>
        </w:rPr>
        <w:t>I/O</w:t>
      </w:r>
      <w:r w:rsidRPr="00F87FC6">
        <w:rPr>
          <w:rFonts w:ascii="Times New Roman" w:eastAsia="宋体" w:hAnsi="Times New Roman" w:cs="Times New Roman"/>
          <w:b/>
          <w:sz w:val="24"/>
          <w:szCs w:val="24"/>
        </w:rPr>
        <w:t>读写策略：</w:t>
      </w:r>
    </w:p>
    <w:p w14:paraId="1F41A4CB" w14:textId="677CE859" w:rsidR="0055195B" w:rsidRPr="00F87FC6" w:rsidRDefault="0055195B" w:rsidP="000F1C7A">
      <w:pPr>
        <w:pStyle w:val="a3"/>
        <w:spacing w:line="400" w:lineRule="exact"/>
        <w:ind w:left="1202" w:firstLineChars="0" w:firstLine="0"/>
        <w:rPr>
          <w:rFonts w:ascii="Times New Roman" w:eastAsia="宋体" w:hAnsi="Times New Roman" w:cs="Times New Roman"/>
          <w:sz w:val="24"/>
          <w:szCs w:val="24"/>
        </w:rPr>
      </w:pPr>
      <w:r w:rsidRPr="00F87FC6">
        <w:rPr>
          <w:rFonts w:ascii="Times New Roman" w:eastAsia="宋体" w:hAnsi="Times New Roman" w:cs="Times New Roman"/>
          <w:sz w:val="24"/>
          <w:szCs w:val="24"/>
        </w:rPr>
        <w:t>这阶段我们的策略是当一个节点上的</w:t>
      </w:r>
      <w:r w:rsidRPr="00F87FC6">
        <w:rPr>
          <w:rFonts w:ascii="Times New Roman" w:eastAsia="宋体" w:hAnsi="Times New Roman" w:cs="Times New Roman"/>
          <w:sz w:val="24"/>
          <w:szCs w:val="24"/>
        </w:rPr>
        <w:t xml:space="preserve">reduce task </w:t>
      </w:r>
      <w:r w:rsidRPr="00F87FC6">
        <w:rPr>
          <w:rFonts w:ascii="Times New Roman" w:eastAsia="宋体" w:hAnsi="Times New Roman" w:cs="Times New Roman"/>
          <w:sz w:val="24"/>
          <w:szCs w:val="24"/>
        </w:rPr>
        <w:t>有</w:t>
      </w:r>
      <w:r w:rsidRPr="00F87FC6">
        <w:rPr>
          <w:rFonts w:ascii="Times New Roman" w:eastAsia="宋体" w:hAnsi="Times New Roman" w:cs="Times New Roman"/>
          <w:sz w:val="24"/>
          <w:szCs w:val="24"/>
        </w:rPr>
        <w:t>I/O</w:t>
      </w:r>
      <w:r w:rsidRPr="00F87FC6">
        <w:rPr>
          <w:rFonts w:ascii="Times New Roman" w:eastAsia="宋体" w:hAnsi="Times New Roman" w:cs="Times New Roman"/>
          <w:sz w:val="24"/>
          <w:szCs w:val="24"/>
        </w:rPr>
        <w:t>请求时，保存该请求，并设定间隔时间，该间隔时间用来等待该节点上其他</w:t>
      </w:r>
      <w:r w:rsidRPr="00F87FC6">
        <w:rPr>
          <w:rFonts w:ascii="Times New Roman" w:eastAsia="宋体" w:hAnsi="Times New Roman" w:cs="Times New Roman"/>
          <w:sz w:val="24"/>
          <w:szCs w:val="24"/>
        </w:rPr>
        <w:t>reduce tasks</w:t>
      </w:r>
      <w:r w:rsidRPr="00F87FC6">
        <w:rPr>
          <w:rFonts w:ascii="Times New Roman" w:eastAsia="宋体" w:hAnsi="Times New Roman" w:cs="Times New Roman"/>
          <w:sz w:val="24"/>
          <w:szCs w:val="24"/>
        </w:rPr>
        <w:t>发送</w:t>
      </w:r>
      <w:r w:rsidRPr="00F87FC6">
        <w:rPr>
          <w:rFonts w:ascii="Times New Roman" w:eastAsia="宋体" w:hAnsi="Times New Roman" w:cs="Times New Roman"/>
          <w:sz w:val="24"/>
          <w:szCs w:val="24"/>
        </w:rPr>
        <w:t>I/O</w:t>
      </w:r>
      <w:r w:rsidR="000F1C7A">
        <w:rPr>
          <w:rFonts w:ascii="Times New Roman" w:eastAsia="宋体" w:hAnsi="Times New Roman" w:cs="Times New Roman"/>
          <w:sz w:val="24"/>
          <w:szCs w:val="24"/>
        </w:rPr>
        <w:t>请求，然后</w:t>
      </w:r>
      <w:r w:rsidR="000F1C7A">
        <w:rPr>
          <w:rFonts w:ascii="Times New Roman" w:eastAsia="宋体" w:hAnsi="Times New Roman" w:cs="Times New Roman" w:hint="eastAsia"/>
          <w:sz w:val="24"/>
          <w:szCs w:val="24"/>
        </w:rPr>
        <w:t>根据</w:t>
      </w:r>
      <w:r w:rsidRPr="00F87FC6">
        <w:rPr>
          <w:rFonts w:ascii="Times New Roman" w:eastAsia="宋体" w:hAnsi="Times New Roman" w:cs="Times New Roman"/>
          <w:sz w:val="24"/>
          <w:szCs w:val="24"/>
        </w:rPr>
        <w:t>map</w:t>
      </w:r>
      <w:r w:rsidRPr="00F87FC6">
        <w:rPr>
          <w:rFonts w:ascii="Times New Roman" w:eastAsia="宋体" w:hAnsi="Times New Roman" w:cs="Times New Roman"/>
          <w:sz w:val="24"/>
          <w:szCs w:val="24"/>
        </w:rPr>
        <w:t>输出文件的偏移量和</w:t>
      </w:r>
      <w:r w:rsidRPr="00F87FC6">
        <w:rPr>
          <w:rFonts w:ascii="Times New Roman" w:eastAsia="宋体" w:hAnsi="Times New Roman" w:cs="Times New Roman"/>
          <w:sz w:val="24"/>
          <w:szCs w:val="24"/>
        </w:rPr>
        <w:t xml:space="preserve">reduce tasks </w:t>
      </w:r>
      <w:r w:rsidRPr="00F87FC6">
        <w:rPr>
          <w:rFonts w:ascii="Times New Roman" w:eastAsia="宋体" w:hAnsi="Times New Roman" w:cs="Times New Roman"/>
          <w:sz w:val="24"/>
          <w:szCs w:val="24"/>
        </w:rPr>
        <w:t>的序号来排序并组合这些请求，最后</w:t>
      </w:r>
      <w:r w:rsidRPr="00F87FC6">
        <w:rPr>
          <w:rFonts w:ascii="Times New Roman" w:eastAsia="宋体" w:hAnsi="Times New Roman" w:cs="Times New Roman"/>
          <w:sz w:val="24"/>
          <w:szCs w:val="24"/>
        </w:rPr>
        <w:t>NodeManager</w:t>
      </w:r>
      <w:r w:rsidRPr="00F87FC6">
        <w:rPr>
          <w:rFonts w:ascii="Times New Roman" w:eastAsia="宋体" w:hAnsi="Times New Roman" w:cs="Times New Roman"/>
          <w:sz w:val="24"/>
          <w:szCs w:val="24"/>
        </w:rPr>
        <w:t>读取信息并顺序的返回给</w:t>
      </w:r>
      <w:r w:rsidRPr="00F87FC6">
        <w:rPr>
          <w:rFonts w:ascii="Times New Roman" w:eastAsia="宋体" w:hAnsi="Times New Roman" w:cs="Times New Roman"/>
          <w:sz w:val="24"/>
          <w:szCs w:val="24"/>
        </w:rPr>
        <w:t>reduce tasks</w:t>
      </w:r>
      <w:r w:rsidRPr="00F87FC6">
        <w:rPr>
          <w:rFonts w:ascii="Times New Roman" w:eastAsia="宋体" w:hAnsi="Times New Roman" w:cs="Times New Roman"/>
          <w:sz w:val="24"/>
          <w:szCs w:val="24"/>
        </w:rPr>
        <w:t>。在该阶段的传输数据我们使用</w:t>
      </w:r>
      <w:r w:rsidRPr="00F87FC6">
        <w:rPr>
          <w:rFonts w:ascii="Times New Roman" w:eastAsia="宋体" w:hAnsi="Times New Roman" w:cs="Times New Roman"/>
          <w:sz w:val="24"/>
          <w:szCs w:val="24"/>
        </w:rPr>
        <w:t>RDMA</w:t>
      </w:r>
      <w:r w:rsidRPr="00F87FC6">
        <w:rPr>
          <w:rFonts w:ascii="Times New Roman" w:eastAsia="宋体" w:hAnsi="Times New Roman" w:cs="Times New Roman"/>
          <w:sz w:val="24"/>
          <w:szCs w:val="24"/>
        </w:rPr>
        <w:t>协议来直接内存拷贝，</w:t>
      </w:r>
      <w:r w:rsidR="00856458">
        <w:rPr>
          <w:rFonts w:ascii="Times New Roman" w:eastAsia="宋体" w:hAnsi="Times New Roman" w:cs="Times New Roman" w:hint="eastAsia"/>
          <w:sz w:val="24"/>
          <w:szCs w:val="24"/>
        </w:rPr>
        <w:t>减少了磁盘访问</w:t>
      </w:r>
      <w:r w:rsidR="008C102B">
        <w:rPr>
          <w:rFonts w:ascii="Times New Roman" w:eastAsia="宋体" w:hAnsi="Times New Roman" w:cs="Times New Roman" w:hint="eastAsia"/>
          <w:sz w:val="24"/>
          <w:szCs w:val="24"/>
        </w:rPr>
        <w:t>次数</w:t>
      </w:r>
      <w:r w:rsidR="00856458">
        <w:rPr>
          <w:rFonts w:ascii="Times New Roman" w:eastAsia="宋体" w:hAnsi="Times New Roman" w:cs="Times New Roman" w:hint="eastAsia"/>
          <w:sz w:val="24"/>
          <w:szCs w:val="24"/>
        </w:rPr>
        <w:t>，</w:t>
      </w:r>
      <w:r w:rsidRPr="00F87FC6">
        <w:rPr>
          <w:rFonts w:ascii="Times New Roman" w:eastAsia="宋体" w:hAnsi="Times New Roman" w:cs="Times New Roman"/>
          <w:sz w:val="24"/>
          <w:szCs w:val="24"/>
        </w:rPr>
        <w:t>加快了数据传输速度。我们只需要把涉及</w:t>
      </w:r>
      <w:r w:rsidRPr="00F87FC6">
        <w:rPr>
          <w:rFonts w:ascii="Times New Roman" w:eastAsia="宋体" w:hAnsi="Times New Roman" w:cs="Times New Roman"/>
          <w:sz w:val="24"/>
          <w:szCs w:val="24"/>
        </w:rPr>
        <w:t xml:space="preserve">TCP/IP Socket </w:t>
      </w:r>
      <w:r w:rsidRPr="00F87FC6">
        <w:rPr>
          <w:rFonts w:ascii="Times New Roman" w:eastAsia="宋体" w:hAnsi="Times New Roman" w:cs="Times New Roman"/>
          <w:sz w:val="24"/>
          <w:szCs w:val="24"/>
        </w:rPr>
        <w:t>传输的代码改成</w:t>
      </w:r>
      <w:r w:rsidRPr="00F87FC6">
        <w:rPr>
          <w:rFonts w:ascii="Times New Roman" w:eastAsia="宋体" w:hAnsi="Times New Roman" w:cs="Times New Roman"/>
          <w:sz w:val="24"/>
          <w:szCs w:val="24"/>
        </w:rPr>
        <w:t>RDMA</w:t>
      </w:r>
      <w:r w:rsidRPr="00F87FC6">
        <w:rPr>
          <w:rFonts w:ascii="Times New Roman" w:eastAsia="宋体" w:hAnsi="Times New Roman" w:cs="Times New Roman"/>
          <w:sz w:val="24"/>
          <w:szCs w:val="24"/>
        </w:rPr>
        <w:t>传输</w:t>
      </w:r>
      <w:r w:rsidR="00DC43D2">
        <w:rPr>
          <w:rFonts w:ascii="Times New Roman" w:eastAsia="宋体" w:hAnsi="Times New Roman" w:cs="Times New Roman" w:hint="eastAsia"/>
          <w:sz w:val="24"/>
          <w:szCs w:val="24"/>
        </w:rPr>
        <w:t>协议</w:t>
      </w:r>
      <w:r w:rsidR="002B7855">
        <w:rPr>
          <w:rFonts w:ascii="Times New Roman" w:eastAsia="宋体" w:hAnsi="Times New Roman" w:cs="Times New Roman"/>
          <w:sz w:val="24"/>
          <w:szCs w:val="24"/>
        </w:rPr>
        <w:t>的代码</w:t>
      </w:r>
      <w:r w:rsidR="002B7855">
        <w:rPr>
          <w:rFonts w:ascii="Times New Roman" w:eastAsia="宋体" w:hAnsi="Times New Roman" w:cs="Times New Roman" w:hint="eastAsia"/>
          <w:sz w:val="24"/>
          <w:szCs w:val="24"/>
        </w:rPr>
        <w:t>以及添加一些支持</w:t>
      </w:r>
      <w:r w:rsidR="002B7855">
        <w:rPr>
          <w:rFonts w:ascii="Times New Roman" w:eastAsia="宋体" w:hAnsi="Times New Roman" w:cs="Times New Roman" w:hint="eastAsia"/>
          <w:sz w:val="24"/>
          <w:szCs w:val="24"/>
        </w:rPr>
        <w:t>R</w:t>
      </w:r>
      <w:r w:rsidR="002B7855">
        <w:rPr>
          <w:rFonts w:ascii="Times New Roman" w:eastAsia="宋体" w:hAnsi="Times New Roman" w:cs="Times New Roman"/>
          <w:sz w:val="24"/>
          <w:szCs w:val="24"/>
        </w:rPr>
        <w:t>DMA</w:t>
      </w:r>
      <w:r w:rsidR="002B7855">
        <w:rPr>
          <w:rFonts w:ascii="Times New Roman" w:eastAsia="宋体" w:hAnsi="Times New Roman" w:cs="Times New Roman" w:hint="eastAsia"/>
          <w:sz w:val="24"/>
          <w:szCs w:val="24"/>
        </w:rPr>
        <w:t>协议的接口</w:t>
      </w:r>
      <w:r w:rsidRPr="00F87FC6">
        <w:rPr>
          <w:rFonts w:ascii="Times New Roman" w:eastAsia="宋体" w:hAnsi="Times New Roman" w:cs="Times New Roman"/>
          <w:sz w:val="24"/>
          <w:szCs w:val="24"/>
        </w:rPr>
        <w:t>。</w:t>
      </w:r>
    </w:p>
    <w:p w14:paraId="345BB579" w14:textId="56897D94" w:rsidR="008537CC" w:rsidRPr="000A3588" w:rsidRDefault="008537CC" w:rsidP="000A3588">
      <w:pPr>
        <w:pStyle w:val="30"/>
      </w:pPr>
      <w:bookmarkStart w:id="269" w:name="_Toc450637072"/>
      <w:r w:rsidRPr="000A3588">
        <w:lastRenderedPageBreak/>
        <w:t>3</w:t>
      </w:r>
      <w:r w:rsidR="000A3588" w:rsidRPr="000A3588">
        <w:t>.4</w:t>
      </w:r>
      <w:r w:rsidRPr="000A3588">
        <w:t>.2 Shuffle</w:t>
      </w:r>
      <w:r w:rsidRPr="000A3588">
        <w:t>实现</w:t>
      </w:r>
      <w:bookmarkEnd w:id="269"/>
    </w:p>
    <w:p w14:paraId="3D4D9F80" w14:textId="3BFAE78A" w:rsidR="008537CC" w:rsidRPr="00B96E99" w:rsidRDefault="008537CC" w:rsidP="000A358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从源码的角度来看，</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主要有两个类：一个是</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内，该类继承了</w:t>
      </w:r>
      <w:r w:rsidRPr="00B96E99">
        <w:rPr>
          <w:rFonts w:ascii="Times New Roman" w:eastAsia="宋体" w:hAnsi="Times New Roman" w:cs="Times New Roman"/>
          <w:sz w:val="24"/>
          <w:szCs w:val="24"/>
        </w:rPr>
        <w:t xml:space="preserve">AuxiliaryService </w:t>
      </w:r>
      <w:r w:rsidRPr="00B96E99">
        <w:rPr>
          <w:rFonts w:ascii="Times New Roman" w:eastAsia="宋体" w:hAnsi="Times New Roman" w:cs="Times New Roman"/>
          <w:sz w:val="24"/>
          <w:szCs w:val="24"/>
        </w:rPr>
        <w:t>服务类，作为一个服务启动在</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内；另一个是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端，用于获取数据并运行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。当集群上有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将被启动，然后它作为一个后台进程位于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内，处理上面所有的</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请求。在</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类中，我们用一个</w:t>
      </w:r>
      <w:r w:rsidRPr="00B96E99">
        <w:rPr>
          <w:rFonts w:ascii="Times New Roman" w:eastAsia="宋体" w:hAnsi="Times New Roman" w:cs="Times New Roman"/>
          <w:sz w:val="24"/>
          <w:szCs w:val="24"/>
        </w:rPr>
        <w:t xml:space="preserve">SequenceShuffle </w:t>
      </w:r>
      <w:r w:rsidRPr="00B96E99">
        <w:rPr>
          <w:rFonts w:ascii="Times New Roman" w:eastAsia="宋体" w:hAnsi="Times New Roman" w:cs="Times New Roman"/>
          <w:sz w:val="24"/>
          <w:szCs w:val="24"/>
        </w:rPr>
        <w:t>类来保存一个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请求，</w:t>
      </w:r>
      <w:r w:rsidRPr="00B96E99">
        <w:rPr>
          <w:rFonts w:ascii="Times New Roman" w:eastAsia="宋体" w:hAnsi="Times New Roman" w:cs="Times New Roman"/>
          <w:sz w:val="24"/>
          <w:szCs w:val="24"/>
        </w:rPr>
        <w:t>SequenceShuffleManager</w:t>
      </w:r>
      <w:r w:rsidRPr="00B96E99">
        <w:rPr>
          <w:rFonts w:ascii="Times New Roman" w:eastAsia="宋体" w:hAnsi="Times New Roman" w:cs="Times New Roman"/>
          <w:sz w:val="24"/>
          <w:szCs w:val="24"/>
        </w:rPr>
        <w:t>类用来保存所有的</w:t>
      </w:r>
      <w:r w:rsidRPr="00B96E99">
        <w:rPr>
          <w:rFonts w:ascii="Times New Roman" w:eastAsia="宋体" w:hAnsi="Times New Roman" w:cs="Times New Roman"/>
          <w:sz w:val="24"/>
          <w:szCs w:val="24"/>
        </w:rPr>
        <w:t>SequenceShuffle</w:t>
      </w:r>
      <w:r w:rsidRPr="00B96E99">
        <w:rPr>
          <w:rFonts w:ascii="Times New Roman" w:eastAsia="宋体" w:hAnsi="Times New Roman" w:cs="Times New Roman"/>
          <w:sz w:val="24"/>
          <w:szCs w:val="24"/>
        </w:rPr>
        <w:t>请求，然后该类对这些请求进行合并，并构造返回信息给</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。该结构的示意图如图</w:t>
      </w:r>
      <w:r w:rsidR="002356F5">
        <w:rPr>
          <w:rFonts w:ascii="Times New Roman" w:eastAsia="宋体" w:hAnsi="Times New Roman" w:cs="Times New Roman"/>
          <w:sz w:val="24"/>
          <w:szCs w:val="24"/>
        </w:rPr>
        <w:t>3.8</w:t>
      </w:r>
      <w:r w:rsidRPr="00B96E99">
        <w:rPr>
          <w:rFonts w:ascii="Times New Roman" w:eastAsia="宋体" w:hAnsi="Times New Roman" w:cs="Times New Roman"/>
          <w:sz w:val="24"/>
          <w:szCs w:val="24"/>
        </w:rPr>
        <w:t>所示。此外，还有一个</w:t>
      </w:r>
      <w:r w:rsidRPr="00B96E99">
        <w:rPr>
          <w:rFonts w:ascii="Times New Roman" w:eastAsia="宋体" w:hAnsi="Times New Roman" w:cs="Times New Roman"/>
          <w:sz w:val="24"/>
          <w:szCs w:val="24"/>
        </w:rPr>
        <w:t xml:space="preserve">ShuffleManager </w:t>
      </w:r>
      <w:r w:rsidRPr="00B96E99">
        <w:rPr>
          <w:rFonts w:ascii="Times New Roman" w:eastAsia="宋体" w:hAnsi="Times New Roman" w:cs="Times New Roman"/>
          <w:sz w:val="24"/>
          <w:szCs w:val="24"/>
        </w:rPr>
        <w:t>服务，用于各个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通信。</w:t>
      </w:r>
    </w:p>
    <w:p w14:paraId="65ECC258"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D5478D2" wp14:editId="1E189641">
            <wp:extent cx="3298825" cy="1974617"/>
            <wp:effectExtent l="0" t="0" r="0" b="6985"/>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8256" cy="1998220"/>
                    </a:xfrm>
                    <a:prstGeom prst="rect">
                      <a:avLst/>
                    </a:prstGeom>
                  </pic:spPr>
                </pic:pic>
              </a:graphicData>
            </a:graphic>
          </wp:inline>
        </w:drawing>
      </w:r>
    </w:p>
    <w:p w14:paraId="46E8A9CC" w14:textId="62E5D0E1"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BC44DE">
        <w:rPr>
          <w:rFonts w:ascii="Times New Roman" w:eastAsia="宋体" w:hAnsi="Times New Roman" w:cs="Times New Roman"/>
          <w:sz w:val="24"/>
          <w:szCs w:val="24"/>
        </w:rPr>
        <w:t>3.8</w:t>
      </w:r>
      <w:r w:rsidRPr="00B96E99">
        <w:rPr>
          <w:rFonts w:ascii="Times New Roman" w:eastAsia="宋体" w:hAnsi="Times New Roman" w:cs="Times New Roman"/>
          <w:sz w:val="24"/>
          <w:szCs w:val="24"/>
        </w:rPr>
        <w:t xml:space="preserve"> Shuffle Service I/O</w:t>
      </w:r>
      <w:r w:rsidRPr="00B96E99">
        <w:rPr>
          <w:rFonts w:ascii="Times New Roman" w:eastAsia="宋体" w:hAnsi="Times New Roman" w:cs="Times New Roman"/>
          <w:sz w:val="24"/>
          <w:szCs w:val="24"/>
        </w:rPr>
        <w:t>示意图</w:t>
      </w:r>
    </w:p>
    <w:p w14:paraId="66C6CC4D" w14:textId="3E2F8038" w:rsidR="002B118C" w:rsidRPr="00B96E99" w:rsidRDefault="002B118C" w:rsidP="006D50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总的来说，我们的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改进主要分为两个方面：（</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ResourceManager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服务。整个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改进的架构如图</w:t>
      </w:r>
      <w:r w:rsidR="00D956FB">
        <w:rPr>
          <w:rFonts w:ascii="Times New Roman" w:eastAsia="宋体" w:hAnsi="Times New Roman" w:cs="Times New Roman"/>
          <w:sz w:val="24"/>
          <w:szCs w:val="24"/>
        </w:rPr>
        <w:t>3.9</w:t>
      </w:r>
      <w:r w:rsidRPr="00B96E99">
        <w:rPr>
          <w:rFonts w:ascii="Times New Roman" w:eastAsia="宋体" w:hAnsi="Times New Roman" w:cs="Times New Roman"/>
          <w:sz w:val="24"/>
          <w:szCs w:val="24"/>
        </w:rPr>
        <w:t>所示。</w:t>
      </w:r>
    </w:p>
    <w:p w14:paraId="739893F7"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7A3E16" wp14:editId="21D77F02">
            <wp:extent cx="3150567" cy="1960473"/>
            <wp:effectExtent l="0" t="0" r="0" b="1905"/>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5578" cy="2000927"/>
                    </a:xfrm>
                    <a:prstGeom prst="rect">
                      <a:avLst/>
                    </a:prstGeom>
                  </pic:spPr>
                </pic:pic>
              </a:graphicData>
            </a:graphic>
          </wp:inline>
        </w:drawing>
      </w:r>
    </w:p>
    <w:p w14:paraId="3F715D72" w14:textId="6AAAE89F"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36FD8">
        <w:rPr>
          <w:rFonts w:ascii="Times New Roman" w:eastAsia="宋体" w:hAnsi="Times New Roman" w:cs="Times New Roman"/>
          <w:sz w:val="24"/>
          <w:szCs w:val="24"/>
        </w:rPr>
        <w:t>3.9</w:t>
      </w:r>
      <w:r w:rsidRPr="00B96E99">
        <w:rPr>
          <w:rFonts w:ascii="Times New Roman" w:eastAsia="宋体" w:hAnsi="Times New Roman" w:cs="Times New Roman"/>
          <w:sz w:val="24"/>
          <w:szCs w:val="24"/>
        </w:rPr>
        <w:t xml:space="preserve"> Shuffle</w:t>
      </w:r>
      <w:r w:rsidRPr="00B96E99">
        <w:rPr>
          <w:rFonts w:ascii="Times New Roman" w:eastAsia="宋体" w:hAnsi="Times New Roman" w:cs="Times New Roman"/>
          <w:sz w:val="24"/>
          <w:szCs w:val="24"/>
        </w:rPr>
        <w:t>改进架构</w:t>
      </w:r>
    </w:p>
    <w:p w14:paraId="7B1ABBD9" w14:textId="400685A0" w:rsidR="001C6178" w:rsidRPr="00883535" w:rsidRDefault="001C6178" w:rsidP="00C36201">
      <w:pPr>
        <w:pStyle w:val="24"/>
        <w:numPr>
          <w:ilvl w:val="1"/>
          <w:numId w:val="63"/>
        </w:numPr>
      </w:pPr>
      <w:bookmarkStart w:id="270" w:name="_Toc450637073"/>
      <w:r w:rsidRPr="00883535">
        <w:lastRenderedPageBreak/>
        <w:t>实验结果与分析</w:t>
      </w:r>
      <w:bookmarkEnd w:id="270"/>
    </w:p>
    <w:p w14:paraId="2D4EE910" w14:textId="2E9F6529" w:rsidR="009D739A" w:rsidRDefault="002C2B02" w:rsidP="009C725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sidR="001C6178" w:rsidRPr="00B96E99">
        <w:rPr>
          <w:rFonts w:ascii="Times New Roman" w:eastAsia="宋体" w:hAnsi="Times New Roman" w:cs="Times New Roman"/>
          <w:sz w:val="24"/>
          <w:szCs w:val="24"/>
        </w:rPr>
        <w:t>实验</w:t>
      </w:r>
      <w:r>
        <w:rPr>
          <w:rFonts w:ascii="Times New Roman" w:eastAsia="宋体" w:hAnsi="Times New Roman" w:cs="Times New Roman" w:hint="eastAsia"/>
          <w:sz w:val="24"/>
          <w:szCs w:val="24"/>
        </w:rPr>
        <w:t>同样搭建</w:t>
      </w:r>
      <w:r w:rsidR="001C6178" w:rsidRPr="00B96E99">
        <w:rPr>
          <w:rFonts w:ascii="Times New Roman" w:eastAsia="宋体" w:hAnsi="Times New Roman" w:cs="Times New Roman"/>
          <w:sz w:val="24"/>
          <w:szCs w:val="24"/>
        </w:rPr>
        <w:t>在第二章</w:t>
      </w:r>
      <w:r w:rsidR="00E9544F">
        <w:rPr>
          <w:rFonts w:ascii="Times New Roman" w:eastAsia="宋体" w:hAnsi="Times New Roman" w:cs="Times New Roman" w:hint="eastAsia"/>
          <w:sz w:val="24"/>
          <w:szCs w:val="24"/>
        </w:rPr>
        <w:t>所</w:t>
      </w:r>
      <w:r w:rsidR="001C6178" w:rsidRPr="00B96E99">
        <w:rPr>
          <w:rFonts w:ascii="Times New Roman" w:eastAsia="宋体" w:hAnsi="Times New Roman" w:cs="Times New Roman"/>
          <w:sz w:val="24"/>
          <w:szCs w:val="24"/>
        </w:rPr>
        <w:t>介绍的集群上，集群配置如表</w:t>
      </w:r>
      <w:r w:rsidR="001C6178" w:rsidRPr="00B96E99">
        <w:rPr>
          <w:rFonts w:ascii="Times New Roman" w:eastAsia="宋体" w:hAnsi="Times New Roman" w:cs="Times New Roman"/>
          <w:sz w:val="24"/>
          <w:szCs w:val="24"/>
        </w:rPr>
        <w:t>2.3</w:t>
      </w:r>
      <w:r w:rsidR="001C6178" w:rsidRPr="00B96E99">
        <w:rPr>
          <w:rFonts w:ascii="Times New Roman" w:eastAsia="宋体" w:hAnsi="Times New Roman" w:cs="Times New Roman"/>
          <w:sz w:val="24"/>
          <w:szCs w:val="24"/>
        </w:rPr>
        <w:t>所示。本实验中用了</w:t>
      </w:r>
      <w:r w:rsidR="001C6178" w:rsidRPr="00B96E99">
        <w:rPr>
          <w:rFonts w:ascii="Times New Roman" w:eastAsia="宋体" w:hAnsi="Times New Roman" w:cs="Times New Roman"/>
          <w:sz w:val="24"/>
          <w:szCs w:val="24"/>
        </w:rPr>
        <w:t>RDMA</w:t>
      </w:r>
      <w:r w:rsidR="001C6178" w:rsidRPr="00B96E99">
        <w:rPr>
          <w:rFonts w:ascii="Times New Roman" w:eastAsia="宋体" w:hAnsi="Times New Roman" w:cs="Times New Roman"/>
          <w:sz w:val="24"/>
          <w:szCs w:val="24"/>
        </w:rPr>
        <w:t>技术，具有</w:t>
      </w:r>
      <w:r w:rsidR="001C6178" w:rsidRPr="00B96E99">
        <w:rPr>
          <w:rFonts w:ascii="Times New Roman" w:eastAsia="宋体" w:hAnsi="Times New Roman" w:cs="Times New Roman"/>
          <w:sz w:val="24"/>
          <w:szCs w:val="24"/>
        </w:rPr>
        <w:t>40GB</w:t>
      </w:r>
      <w:r w:rsidR="001C6178" w:rsidRPr="00B96E99">
        <w:rPr>
          <w:rFonts w:ascii="Times New Roman" w:eastAsia="宋体" w:hAnsi="Times New Roman" w:cs="Times New Roman"/>
          <w:sz w:val="24"/>
          <w:szCs w:val="24"/>
        </w:rPr>
        <w:t>的速度。同样的，我们通过两种</w:t>
      </w:r>
      <w:r w:rsidR="001C6178" w:rsidRPr="00B96E99">
        <w:rPr>
          <w:rFonts w:ascii="Times New Roman" w:eastAsia="宋体" w:hAnsi="Times New Roman" w:cs="Times New Roman"/>
          <w:sz w:val="24"/>
          <w:szCs w:val="24"/>
        </w:rPr>
        <w:t>jobs</w:t>
      </w:r>
      <w:r w:rsidR="001C6178" w:rsidRPr="00B96E99">
        <w:rPr>
          <w:rFonts w:ascii="Times New Roman" w:eastAsia="宋体" w:hAnsi="Times New Roman" w:cs="Times New Roman"/>
          <w:sz w:val="24"/>
          <w:szCs w:val="24"/>
        </w:rPr>
        <w:t>：</w:t>
      </w:r>
      <w:r w:rsidR="000B2444">
        <w:rPr>
          <w:rFonts w:ascii="Times New Roman" w:eastAsia="宋体" w:hAnsi="Times New Roman" w:cs="Times New Roman"/>
          <w:sz w:val="24"/>
          <w:szCs w:val="24"/>
        </w:rPr>
        <w:t>WordCoun</w:t>
      </w:r>
      <w:r w:rsidR="000B2444">
        <w:rPr>
          <w:rFonts w:ascii="Times New Roman" w:eastAsia="宋体" w:hAnsi="Times New Roman" w:cs="Times New Roman" w:hint="eastAsia"/>
          <w:sz w:val="24"/>
          <w:szCs w:val="24"/>
        </w:rPr>
        <w:t>t</w:t>
      </w:r>
      <w:r w:rsidR="000B2444">
        <w:rPr>
          <w:rFonts w:ascii="Times New Roman" w:eastAsia="宋体" w:hAnsi="Times New Roman" w:cs="Times New Roman"/>
          <w:sz w:val="24"/>
          <w:szCs w:val="24"/>
        </w:rPr>
        <w:t xml:space="preserve"> CPU</w:t>
      </w:r>
      <w:r w:rsidR="001C6178" w:rsidRPr="00B96E99">
        <w:rPr>
          <w:rFonts w:ascii="Times New Roman" w:eastAsia="宋体" w:hAnsi="Times New Roman" w:cs="Times New Roman"/>
          <w:sz w:val="24"/>
          <w:szCs w:val="24"/>
        </w:rPr>
        <w:t>型程序和</w:t>
      </w:r>
      <w:r w:rsidR="001C6178" w:rsidRPr="00B96E99">
        <w:rPr>
          <w:rFonts w:ascii="Times New Roman" w:eastAsia="宋体" w:hAnsi="Times New Roman" w:cs="Times New Roman"/>
          <w:sz w:val="24"/>
          <w:szCs w:val="24"/>
        </w:rPr>
        <w:t>TeraSort I/O</w:t>
      </w:r>
      <w:r w:rsidR="001C6178" w:rsidRPr="00B96E99">
        <w:rPr>
          <w:rFonts w:ascii="Times New Roman" w:eastAsia="宋体" w:hAnsi="Times New Roman" w:cs="Times New Roman"/>
          <w:sz w:val="24"/>
          <w:szCs w:val="24"/>
        </w:rPr>
        <w:t>型程序来分别测试</w:t>
      </w:r>
      <w:r w:rsidR="001C6178" w:rsidRPr="00B96E99">
        <w:rPr>
          <w:rFonts w:ascii="Times New Roman" w:eastAsia="宋体" w:hAnsi="Times New Roman" w:cs="Times New Roman"/>
          <w:sz w:val="24"/>
          <w:szCs w:val="24"/>
        </w:rPr>
        <w:t xml:space="preserve">Shuffle </w:t>
      </w:r>
      <w:r w:rsidR="001C6178" w:rsidRPr="00B96E99">
        <w:rPr>
          <w:rFonts w:ascii="Times New Roman" w:eastAsia="宋体" w:hAnsi="Times New Roman" w:cs="Times New Roman"/>
          <w:sz w:val="24"/>
          <w:szCs w:val="24"/>
        </w:rPr>
        <w:t>的性能。具体实验如下所示：</w:t>
      </w:r>
    </w:p>
    <w:p w14:paraId="3186E060" w14:textId="0115C8A2" w:rsidR="009C7255" w:rsidRDefault="009C7255" w:rsidP="000F1D7E">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WordCount</w:t>
      </w:r>
      <w:r w:rsidRPr="000F1D7E">
        <w:rPr>
          <w:rFonts w:ascii="Times New Roman" w:eastAsia="宋体" w:hAnsi="Times New Roman" w:cs="Times New Roman" w:hint="eastAsia"/>
          <w:b/>
          <w:sz w:val="24"/>
          <w:szCs w:val="24"/>
        </w:rPr>
        <w:t>：</w:t>
      </w:r>
    </w:p>
    <w:p w14:paraId="3BBE9D28" w14:textId="439FB17F" w:rsidR="000F1D7E" w:rsidRDefault="000F1D7E" w:rsidP="00084937">
      <w:pPr>
        <w:pStyle w:val="a3"/>
        <w:spacing w:line="400" w:lineRule="exact"/>
        <w:ind w:left="1140" w:firstLineChars="0" w:firstLine="0"/>
        <w:jc w:val="left"/>
        <w:rPr>
          <w:rFonts w:ascii="Times New Roman" w:eastAsia="宋体" w:hAnsi="Times New Roman" w:cs="Times New Roman"/>
          <w:sz w:val="24"/>
          <w:szCs w:val="24"/>
        </w:rPr>
      </w:pPr>
      <w:r w:rsidRPr="00084937">
        <w:rPr>
          <w:rFonts w:ascii="Times New Roman" w:eastAsia="宋体" w:hAnsi="Times New Roman" w:cs="Times New Roman" w:hint="eastAsia"/>
          <w:sz w:val="24"/>
          <w:szCs w:val="24"/>
        </w:rPr>
        <w:t>该实验我们使用</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基准程序来测试</w:t>
      </w:r>
      <w:r w:rsidR="008B7756">
        <w:rPr>
          <w:rFonts w:ascii="Times New Roman" w:eastAsia="宋体" w:hAnsi="Times New Roman" w:cs="Times New Roman" w:hint="eastAsia"/>
          <w:sz w:val="24"/>
          <w:szCs w:val="24"/>
        </w:rPr>
        <w:t>，</w:t>
      </w:r>
      <w:r w:rsidR="008B7756">
        <w:rPr>
          <w:rFonts w:ascii="Times New Roman" w:eastAsia="宋体" w:hAnsi="Times New Roman" w:cs="Times New Roman" w:hint="eastAsia"/>
          <w:sz w:val="24"/>
          <w:szCs w:val="24"/>
        </w:rPr>
        <w:t>WordCount</w:t>
      </w:r>
      <w:r w:rsidR="008B7756">
        <w:rPr>
          <w:rFonts w:ascii="Times New Roman" w:eastAsia="宋体" w:hAnsi="Times New Roman" w:cs="Times New Roman" w:hint="eastAsia"/>
          <w:sz w:val="24"/>
          <w:szCs w:val="24"/>
        </w:rPr>
        <w:t>是</w:t>
      </w:r>
      <w:r w:rsidR="008B7756">
        <w:rPr>
          <w:rFonts w:ascii="Times New Roman" w:eastAsia="宋体" w:hAnsi="Times New Roman" w:cs="Times New Roman" w:hint="eastAsia"/>
          <w:sz w:val="24"/>
          <w:szCs w:val="24"/>
        </w:rPr>
        <w:t>CPU</w:t>
      </w:r>
      <w:r w:rsidR="008B7756">
        <w:rPr>
          <w:rFonts w:ascii="Times New Roman" w:eastAsia="宋体" w:hAnsi="Times New Roman" w:cs="Times New Roman" w:hint="eastAsia"/>
          <w:sz w:val="24"/>
          <w:szCs w:val="24"/>
        </w:rPr>
        <w:t>密集型程序</w:t>
      </w:r>
      <w:r w:rsidRPr="00084937">
        <w:rPr>
          <w:rFonts w:ascii="Times New Roman" w:eastAsia="宋体" w:hAnsi="Times New Roman" w:cs="Times New Roman" w:hint="eastAsia"/>
          <w:sz w:val="24"/>
          <w:szCs w:val="24"/>
        </w:rPr>
        <w:t>，如图</w:t>
      </w:r>
      <w:r w:rsidR="00AF2217">
        <w:rPr>
          <w:rFonts w:ascii="Times New Roman" w:eastAsia="宋体" w:hAnsi="Times New Roman" w:cs="Times New Roman"/>
          <w:sz w:val="24"/>
          <w:szCs w:val="24"/>
        </w:rPr>
        <w:t>3.3</w:t>
      </w:r>
      <w:r w:rsidRPr="00084937">
        <w:rPr>
          <w:rFonts w:ascii="Times New Roman" w:eastAsia="宋体" w:hAnsi="Times New Roman" w:cs="Times New Roman" w:hint="eastAsia"/>
          <w:sz w:val="24"/>
          <w:szCs w:val="24"/>
        </w:rPr>
        <w:t>中所示的</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示例，我们知道</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的具体过程。为了产生尽量多的远程拷贝数据，我们配置</w:t>
      </w:r>
      <w:r w:rsidRPr="00084937">
        <w:rPr>
          <w:rFonts w:ascii="Times New Roman" w:eastAsia="宋体" w:hAnsi="Times New Roman" w:cs="Times New Roman"/>
          <w:sz w:val="24"/>
          <w:szCs w:val="24"/>
        </w:rPr>
        <w:t>Hadoop</w:t>
      </w:r>
      <w:r w:rsidRPr="00084937">
        <w:rPr>
          <w:rFonts w:ascii="Times New Roman" w:eastAsia="宋体" w:hAnsi="Times New Roman" w:cs="Times New Roman" w:hint="eastAsia"/>
          <w:sz w:val="24"/>
          <w:szCs w:val="24"/>
        </w:rPr>
        <w:t>的副本为</w:t>
      </w:r>
      <w:r w:rsidRPr="00084937">
        <w:rPr>
          <w:rFonts w:ascii="Times New Roman" w:eastAsia="宋体" w:hAnsi="Times New Roman" w:cs="Times New Roman"/>
          <w:sz w:val="24"/>
          <w:szCs w:val="24"/>
        </w:rPr>
        <w:t>1</w:t>
      </w:r>
      <w:r w:rsidRPr="00084937">
        <w:rPr>
          <w:rFonts w:ascii="Times New Roman" w:eastAsia="宋体" w:hAnsi="Times New Roman" w:cs="Times New Roman" w:hint="eastAsia"/>
          <w:sz w:val="24"/>
          <w:szCs w:val="24"/>
        </w:rPr>
        <w:t>。</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程序的输入文件由</w:t>
      </w:r>
      <w:r w:rsidRPr="00084937">
        <w:rPr>
          <w:rFonts w:ascii="Times New Roman" w:eastAsia="宋体" w:hAnsi="Times New Roman" w:cs="Times New Roman"/>
          <w:sz w:val="24"/>
          <w:szCs w:val="24"/>
        </w:rPr>
        <w:t>RandomTextWriter</w:t>
      </w:r>
      <w:r w:rsidRPr="00084937">
        <w:rPr>
          <w:rFonts w:ascii="Times New Roman" w:eastAsia="宋体" w:hAnsi="Times New Roman" w:cs="Times New Roman" w:hint="eastAsia"/>
          <w:sz w:val="24"/>
          <w:szCs w:val="24"/>
        </w:rPr>
        <w:t>程序自动生成，一共</w:t>
      </w:r>
      <w:r w:rsidRPr="00084937">
        <w:rPr>
          <w:rFonts w:ascii="Times New Roman" w:eastAsia="宋体" w:hAnsi="Times New Roman" w:cs="Times New Roman"/>
          <w:sz w:val="24"/>
          <w:szCs w:val="24"/>
        </w:rPr>
        <w:t>50G</w:t>
      </w:r>
      <w:r w:rsidRPr="00084937">
        <w:rPr>
          <w:rFonts w:ascii="Times New Roman" w:eastAsia="宋体" w:hAnsi="Times New Roman" w:cs="Times New Roman" w:hint="eastAsia"/>
          <w:sz w:val="24"/>
          <w:szCs w:val="24"/>
        </w:rPr>
        <w:t>的数据，分为</w:t>
      </w:r>
      <w:r w:rsidRPr="00084937">
        <w:rPr>
          <w:rFonts w:ascii="Times New Roman" w:eastAsia="宋体" w:hAnsi="Times New Roman" w:cs="Times New Roman"/>
          <w:sz w:val="24"/>
          <w:szCs w:val="24"/>
        </w:rPr>
        <w:t>50</w:t>
      </w:r>
      <w:r w:rsidRPr="00084937">
        <w:rPr>
          <w:rFonts w:ascii="Times New Roman" w:eastAsia="宋体" w:hAnsi="Times New Roman" w:cs="Times New Roman" w:hint="eastAsia"/>
          <w:sz w:val="24"/>
          <w:szCs w:val="24"/>
        </w:rPr>
        <w:t>个文件，每个文件</w:t>
      </w:r>
      <w:r w:rsidRPr="00084937">
        <w:rPr>
          <w:rFonts w:ascii="Times New Roman" w:eastAsia="宋体" w:hAnsi="Times New Roman" w:cs="Times New Roman"/>
          <w:sz w:val="24"/>
          <w:szCs w:val="24"/>
        </w:rPr>
        <w:t>1G</w:t>
      </w:r>
      <w:r w:rsidRPr="00084937">
        <w:rPr>
          <w:rFonts w:ascii="Times New Roman" w:eastAsia="宋体" w:hAnsi="Times New Roman" w:cs="Times New Roman" w:hint="eastAsia"/>
          <w:sz w:val="24"/>
          <w:szCs w:val="24"/>
        </w:rPr>
        <w:t>。我们针对不同的</w:t>
      </w:r>
      <w:r w:rsidRPr="00084937">
        <w:rPr>
          <w:rFonts w:ascii="Times New Roman" w:eastAsia="宋体" w:hAnsi="Times New Roman" w:cs="Times New Roman"/>
          <w:sz w:val="24"/>
          <w:szCs w:val="24"/>
        </w:rPr>
        <w:t>reduce tasks</w:t>
      </w:r>
      <w:r w:rsidRPr="00084937">
        <w:rPr>
          <w:rFonts w:ascii="Times New Roman" w:eastAsia="宋体" w:hAnsi="Times New Roman" w:cs="Times New Roman" w:hint="eastAsia"/>
          <w:sz w:val="24"/>
          <w:szCs w:val="24"/>
        </w:rPr>
        <w:t>的数目来测试性能，结果如图</w:t>
      </w:r>
      <w:r w:rsidR="00B54F74">
        <w:rPr>
          <w:rFonts w:ascii="Times New Roman" w:eastAsia="宋体" w:hAnsi="Times New Roman" w:cs="Times New Roman"/>
          <w:sz w:val="24"/>
          <w:szCs w:val="24"/>
        </w:rPr>
        <w:t>3.10</w:t>
      </w:r>
      <w:r w:rsidRPr="00084937">
        <w:rPr>
          <w:rFonts w:ascii="Times New Roman" w:eastAsia="宋体" w:hAnsi="Times New Roman" w:cs="Times New Roman" w:hint="eastAsia"/>
          <w:sz w:val="24"/>
          <w:szCs w:val="24"/>
        </w:rPr>
        <w:t>所示。从图中我们看出，经过改进后的</w:t>
      </w:r>
      <w:r w:rsidRPr="00084937">
        <w:rPr>
          <w:rFonts w:ascii="Times New Roman" w:eastAsia="宋体" w:hAnsi="Times New Roman" w:cs="Times New Roman"/>
          <w:sz w:val="24"/>
          <w:szCs w:val="24"/>
        </w:rPr>
        <w:t>Shuffle</w:t>
      </w:r>
      <w:r w:rsidRPr="00084937">
        <w:rPr>
          <w:rFonts w:ascii="Times New Roman" w:eastAsia="宋体" w:hAnsi="Times New Roman" w:cs="Times New Roman" w:hint="eastAsia"/>
          <w:sz w:val="24"/>
          <w:szCs w:val="24"/>
        </w:rPr>
        <w:t>运行的</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比没有改进前的提高了性能。</w:t>
      </w:r>
    </w:p>
    <w:p w14:paraId="62569EB4" w14:textId="20A85CC5" w:rsidR="00084937" w:rsidRDefault="00084937" w:rsidP="00084937">
      <w:pPr>
        <w:pStyle w:val="a3"/>
        <w:ind w:left="1140" w:firstLineChars="0" w:firstLine="0"/>
        <w:jc w:val="center"/>
        <w:rPr>
          <w:rFonts w:ascii="Times New Roman" w:eastAsia="宋体" w:hAnsi="Times New Roman" w:cs="Times New Roman"/>
          <w:b/>
          <w:sz w:val="24"/>
          <w:szCs w:val="24"/>
        </w:rPr>
      </w:pPr>
      <w:r w:rsidRPr="00B96E99">
        <w:rPr>
          <w:rFonts w:ascii="Times New Roman" w:hAnsi="Times New Roman" w:cs="Times New Roman"/>
          <w:noProof/>
        </w:rPr>
        <w:drawing>
          <wp:inline distT="0" distB="0" distL="0" distR="0" wp14:anchorId="75FBA2A4" wp14:editId="64ED5663">
            <wp:extent cx="3416199" cy="2642146"/>
            <wp:effectExtent l="0" t="0" r="0" b="635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7355" cy="2658508"/>
                    </a:xfrm>
                    <a:prstGeom prst="rect">
                      <a:avLst/>
                    </a:prstGeom>
                  </pic:spPr>
                </pic:pic>
              </a:graphicData>
            </a:graphic>
          </wp:inline>
        </w:drawing>
      </w:r>
    </w:p>
    <w:p w14:paraId="19B24DE1" w14:textId="34D5F3F6" w:rsidR="00084937" w:rsidRDefault="00084937" w:rsidP="0008493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Pr="00B96E99">
        <w:rPr>
          <w:rFonts w:ascii="Times New Roman" w:eastAsia="宋体" w:hAnsi="Times New Roman" w:cs="Times New Roman"/>
          <w:sz w:val="24"/>
          <w:szCs w:val="24"/>
        </w:rPr>
        <w:t>图</w:t>
      </w:r>
      <w:r w:rsidR="00AC1751">
        <w:rPr>
          <w:rFonts w:ascii="Times New Roman" w:eastAsia="宋体" w:hAnsi="Times New Roman" w:cs="Times New Roman"/>
          <w:sz w:val="24"/>
          <w:szCs w:val="24"/>
        </w:rPr>
        <w:t>3.10</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性能比较</w:t>
      </w:r>
    </w:p>
    <w:p w14:paraId="48A9D390" w14:textId="4E4AD1D4" w:rsidR="00617279" w:rsidRPr="00EE2231" w:rsidRDefault="00617279" w:rsidP="00617279">
      <w:pPr>
        <w:spacing w:line="360" w:lineRule="auto"/>
        <w:ind w:left="1140" w:firstLineChars="200" w:firstLine="480"/>
        <w:rPr>
          <w:rFonts w:ascii="Times New Roman" w:eastAsia="宋体" w:hAnsi="Times New Roman" w:cs="Times New Roman"/>
          <w:sz w:val="24"/>
          <w:szCs w:val="24"/>
        </w:rPr>
        <w:pPrChange w:id="271" w:author="JieTang" w:date="2016-05-02T21:32:00Z">
          <w:pPr>
            <w:spacing w:line="360" w:lineRule="auto"/>
            <w:ind w:left="1260"/>
            <w:jc w:val="center"/>
          </w:pPr>
        </w:pPrChange>
      </w:pPr>
      <w:r w:rsidRPr="00B96E99">
        <w:rPr>
          <w:rFonts w:ascii="Times New Roman" w:eastAsia="宋体" w:hAnsi="Times New Roman" w:cs="Times New Roman"/>
          <w:sz w:val="24"/>
          <w:szCs w:val="24"/>
        </w:rPr>
        <w:t>上面我们使用了单个</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程序来验证性能，现在我们同时运行</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来验证集群整体性能，运行结果如图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w:t>
      </w:r>
      <w:r w:rsidR="00EE2231">
        <w:rPr>
          <w:rFonts w:ascii="Times New Roman" w:eastAsia="宋体" w:hAnsi="Times New Roman" w:cs="Times New Roman" w:hint="eastAsia"/>
          <w:sz w:val="24"/>
          <w:szCs w:val="24"/>
        </w:rPr>
        <w:t>从图中我们可以看出，在</w:t>
      </w:r>
      <w:r w:rsidR="00EE2231">
        <w:rPr>
          <w:rFonts w:ascii="Times New Roman" w:eastAsia="宋体" w:hAnsi="Times New Roman" w:cs="Times New Roman" w:hint="eastAsia"/>
          <w:sz w:val="24"/>
          <w:szCs w:val="24"/>
        </w:rPr>
        <w:t>I/O</w:t>
      </w:r>
      <w:r w:rsidR="00EE2231">
        <w:rPr>
          <w:rFonts w:ascii="Times New Roman" w:eastAsia="宋体" w:hAnsi="Times New Roman" w:cs="Times New Roman" w:hint="eastAsia"/>
          <w:sz w:val="24"/>
          <w:szCs w:val="24"/>
        </w:rPr>
        <w:t>负载比较高的时候，</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的利用率没有明显的降低，在该段时间内，</w:t>
      </w:r>
      <w:r w:rsidR="00EE2231">
        <w:rPr>
          <w:rFonts w:ascii="Times New Roman" w:eastAsia="宋体" w:hAnsi="Times New Roman" w:cs="Times New Roman" w:hint="eastAsia"/>
          <w:sz w:val="24"/>
          <w:szCs w:val="24"/>
        </w:rPr>
        <w:t>Shuffle</w:t>
      </w:r>
      <w:r w:rsidR="00EE2231">
        <w:rPr>
          <w:rFonts w:ascii="Times New Roman" w:eastAsia="宋体" w:hAnsi="Times New Roman" w:cs="Times New Roman" w:hint="eastAsia"/>
          <w:sz w:val="24"/>
          <w:szCs w:val="24"/>
        </w:rPr>
        <w:t>作为一个独立的服务，不断的利用</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进行计算。</w:t>
      </w:r>
    </w:p>
    <w:p w14:paraId="3F5A6524" w14:textId="6783609B" w:rsidR="00084937" w:rsidRDefault="00D213C4" w:rsidP="00D213C4">
      <w:pPr>
        <w:pStyle w:val="a3"/>
        <w:ind w:left="1140" w:firstLineChars="0" w:firstLine="0"/>
        <w:rPr>
          <w:rFonts w:ascii="Times New Roman" w:eastAsia="宋体" w:hAnsi="Times New Roman" w:cs="Times New Roman"/>
          <w:b/>
          <w:sz w:val="24"/>
          <w:szCs w:val="24"/>
        </w:rPr>
      </w:pPr>
      <w:r w:rsidRPr="00B96E99">
        <w:rPr>
          <w:rFonts w:ascii="Times New Roman" w:hAnsi="Times New Roman" w:cs="Times New Roman"/>
          <w:noProof/>
        </w:rPr>
        <w:lastRenderedPageBreak/>
        <w:drawing>
          <wp:inline distT="0" distB="0" distL="0" distR="0" wp14:anchorId="361E139E" wp14:editId="60F8A344">
            <wp:extent cx="4490753" cy="3226003"/>
            <wp:effectExtent l="0" t="0" r="5080"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21728" cy="3248254"/>
                    </a:xfrm>
                    <a:prstGeom prst="rect">
                      <a:avLst/>
                    </a:prstGeom>
                  </pic:spPr>
                </pic:pic>
              </a:graphicData>
            </a:graphic>
          </wp:inline>
        </w:drawing>
      </w:r>
    </w:p>
    <w:p w14:paraId="0A5A5359" w14:textId="2C59E94B" w:rsidR="00D213C4" w:rsidRPr="00B96E99" w:rsidRDefault="00D213C4" w:rsidP="00D213C4">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Pr="00B96E99">
        <w:rPr>
          <w:rFonts w:ascii="Times New Roman" w:eastAsia="宋体" w:hAnsi="Times New Roman" w:cs="Times New Roman"/>
          <w:sz w:val="24"/>
          <w:szCs w:val="24"/>
        </w:rPr>
        <w:t>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集群运行性能</w:t>
      </w:r>
    </w:p>
    <w:p w14:paraId="5DFD09EB" w14:textId="77777777" w:rsidR="00D213C4" w:rsidRPr="00617279" w:rsidRDefault="00D213C4" w:rsidP="00D213C4">
      <w:pPr>
        <w:pStyle w:val="a3"/>
        <w:spacing w:line="400" w:lineRule="exact"/>
        <w:ind w:left="1140" w:firstLineChars="0" w:firstLine="0"/>
        <w:jc w:val="center"/>
        <w:rPr>
          <w:rFonts w:ascii="Times New Roman" w:eastAsia="宋体" w:hAnsi="Times New Roman" w:cs="Times New Roman" w:hint="eastAsia"/>
          <w:b/>
          <w:sz w:val="24"/>
          <w:szCs w:val="24"/>
        </w:rPr>
      </w:pPr>
    </w:p>
    <w:p w14:paraId="0B719515" w14:textId="7B2DB384" w:rsidR="00283F4B" w:rsidRDefault="000F1D7E" w:rsidP="00932593">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TeraSort</w:t>
      </w:r>
      <w:r w:rsidRPr="000F1D7E">
        <w:rPr>
          <w:rFonts w:ascii="Times New Roman" w:eastAsia="宋体" w:hAnsi="Times New Roman" w:cs="Times New Roman" w:hint="eastAsia"/>
          <w:b/>
          <w:sz w:val="24"/>
          <w:szCs w:val="24"/>
        </w:rPr>
        <w:t>：</w:t>
      </w:r>
    </w:p>
    <w:p w14:paraId="44442EC9" w14:textId="77777777" w:rsidR="009F6917" w:rsidRDefault="005E265E" w:rsidP="009F6917">
      <w:pPr>
        <w:spacing w:line="400" w:lineRule="exact"/>
        <w:ind w:left="1140"/>
        <w:rPr>
          <w:rFonts w:ascii="Times New Roman" w:eastAsia="宋体" w:hAnsi="Times New Roman" w:cs="Times New Roman"/>
          <w:sz w:val="24"/>
          <w:szCs w:val="24"/>
        </w:rPr>
      </w:pPr>
      <w:r w:rsidRPr="008B7756">
        <w:rPr>
          <w:rFonts w:ascii="Times New Roman" w:eastAsia="宋体" w:hAnsi="Times New Roman" w:cs="Times New Roman" w:hint="eastAsia"/>
          <w:sz w:val="24"/>
          <w:szCs w:val="24"/>
        </w:rPr>
        <w:t>该实验我们使用</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来测试</w:t>
      </w:r>
      <w:r w:rsidRPr="008B7756">
        <w:rPr>
          <w:rFonts w:ascii="Times New Roman" w:eastAsia="宋体" w:hAnsi="Times New Roman" w:cs="Times New Roman"/>
          <w:sz w:val="24"/>
          <w:szCs w:val="24"/>
        </w:rPr>
        <w:t xml:space="preserve">Shuffle </w:t>
      </w:r>
      <w:r w:rsidRPr="008B7756">
        <w:rPr>
          <w:rFonts w:ascii="Times New Roman" w:eastAsia="宋体" w:hAnsi="Times New Roman" w:cs="Times New Roman" w:hint="eastAsia"/>
          <w:sz w:val="24"/>
          <w:szCs w:val="24"/>
        </w:rPr>
        <w:t>性能</w:t>
      </w:r>
      <w:r w:rsidR="008D452D">
        <w:rPr>
          <w:rFonts w:ascii="Times New Roman" w:eastAsia="宋体" w:hAnsi="Times New Roman" w:cs="Times New Roman" w:hint="eastAsia"/>
          <w:sz w:val="24"/>
          <w:szCs w:val="24"/>
        </w:rPr>
        <w:t>，</w:t>
      </w:r>
      <w:r w:rsidR="008D452D">
        <w:rPr>
          <w:rFonts w:ascii="Times New Roman" w:eastAsia="宋体" w:hAnsi="Times New Roman" w:cs="Times New Roman" w:hint="eastAsia"/>
          <w:sz w:val="24"/>
          <w:szCs w:val="24"/>
        </w:rPr>
        <w:t>TeraSort</w:t>
      </w:r>
      <w:r w:rsidR="008D452D">
        <w:rPr>
          <w:rFonts w:ascii="Times New Roman" w:eastAsia="宋体" w:hAnsi="Times New Roman" w:cs="Times New Roman" w:hint="eastAsia"/>
          <w:sz w:val="24"/>
          <w:szCs w:val="24"/>
        </w:rPr>
        <w:t>是</w:t>
      </w:r>
      <w:r w:rsidR="008D452D">
        <w:rPr>
          <w:rFonts w:ascii="Times New Roman" w:eastAsia="宋体" w:hAnsi="Times New Roman" w:cs="Times New Roman" w:hint="eastAsia"/>
          <w:sz w:val="24"/>
          <w:szCs w:val="24"/>
        </w:rPr>
        <w:t>I/O</w:t>
      </w:r>
      <w:r w:rsidR="008D452D">
        <w:rPr>
          <w:rFonts w:ascii="Times New Roman" w:eastAsia="宋体" w:hAnsi="Times New Roman" w:cs="Times New Roman" w:hint="eastAsia"/>
          <w:sz w:val="24"/>
          <w:szCs w:val="24"/>
        </w:rPr>
        <w:t>型程序</w:t>
      </w:r>
      <w:r w:rsidRPr="008B7756">
        <w:rPr>
          <w:rFonts w:ascii="Times New Roman" w:eastAsia="宋体" w:hAnsi="Times New Roman" w:cs="Times New Roman" w:hint="eastAsia"/>
          <w:sz w:val="24"/>
          <w:szCs w:val="24"/>
        </w:rPr>
        <w:t>。</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的数据来源于</w:t>
      </w:r>
      <w:r w:rsidRPr="008B7756">
        <w:rPr>
          <w:rFonts w:ascii="Times New Roman" w:eastAsia="宋体" w:hAnsi="Times New Roman" w:cs="Times New Roman"/>
          <w:sz w:val="24"/>
          <w:szCs w:val="24"/>
        </w:rPr>
        <w:t>TeraGen</w:t>
      </w:r>
      <w:r w:rsidRPr="008B7756">
        <w:rPr>
          <w:rFonts w:ascii="Times New Roman" w:eastAsia="宋体" w:hAnsi="Times New Roman" w:cs="Times New Roman" w:hint="eastAsia"/>
          <w:sz w:val="24"/>
          <w:szCs w:val="24"/>
        </w:rPr>
        <w:t>程序。该程序专门用来生成适应于</w:t>
      </w:r>
      <w:r w:rsidRPr="008B7756">
        <w:rPr>
          <w:rFonts w:ascii="Times New Roman" w:eastAsia="宋体" w:hAnsi="Times New Roman" w:cs="Times New Roman"/>
          <w:sz w:val="24"/>
          <w:szCs w:val="24"/>
        </w:rPr>
        <w:t xml:space="preserve">TeraSort </w:t>
      </w:r>
      <w:r w:rsidRPr="008B7756">
        <w:rPr>
          <w:rFonts w:ascii="Times New Roman" w:eastAsia="宋体" w:hAnsi="Times New Roman" w:cs="Times New Roman" w:hint="eastAsia"/>
          <w:sz w:val="24"/>
          <w:szCs w:val="24"/>
        </w:rPr>
        <w:t>程序的数据，一共</w:t>
      </w:r>
      <w:r w:rsidRPr="008B7756">
        <w:rPr>
          <w:rFonts w:ascii="Times New Roman" w:eastAsia="宋体" w:hAnsi="Times New Roman" w:cs="Times New Roman"/>
          <w:sz w:val="24"/>
          <w:szCs w:val="24"/>
        </w:rPr>
        <w:t>20G</w:t>
      </w:r>
      <w:r w:rsidRPr="008B7756">
        <w:rPr>
          <w:rFonts w:ascii="Times New Roman" w:eastAsia="宋体" w:hAnsi="Times New Roman" w:cs="Times New Roman" w:hint="eastAsia"/>
          <w:sz w:val="24"/>
          <w:szCs w:val="24"/>
        </w:rPr>
        <w:t>（因为</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运行较慢，所以数据量小点）。因为我们只关注</w:t>
      </w:r>
      <w:r w:rsidRPr="008B7756">
        <w:rPr>
          <w:rFonts w:ascii="Times New Roman" w:eastAsia="宋体" w:hAnsi="Times New Roman" w:cs="Times New Roman"/>
          <w:sz w:val="24"/>
          <w:szCs w:val="24"/>
        </w:rPr>
        <w:t xml:space="preserve">Shuffle </w:t>
      </w:r>
      <w:r w:rsidRPr="008B7756">
        <w:rPr>
          <w:rFonts w:ascii="Times New Roman" w:eastAsia="宋体" w:hAnsi="Times New Roman" w:cs="Times New Roman" w:hint="eastAsia"/>
          <w:sz w:val="24"/>
          <w:szCs w:val="24"/>
        </w:rPr>
        <w:t>的过程，所以我们同样针对不同的</w:t>
      </w:r>
      <w:r w:rsidRPr="008B7756">
        <w:rPr>
          <w:rFonts w:ascii="Times New Roman" w:eastAsia="宋体" w:hAnsi="Times New Roman" w:cs="Times New Roman"/>
          <w:sz w:val="24"/>
          <w:szCs w:val="24"/>
        </w:rPr>
        <w:t>reduce tasks</w:t>
      </w:r>
      <w:r w:rsidRPr="008B7756">
        <w:rPr>
          <w:rFonts w:ascii="Times New Roman" w:eastAsia="宋体" w:hAnsi="Times New Roman" w:cs="Times New Roman" w:hint="eastAsia"/>
          <w:sz w:val="24"/>
          <w:szCs w:val="24"/>
        </w:rPr>
        <w:t>的数目改变来测试性能，结果如图</w:t>
      </w:r>
      <w:r w:rsidR="0038709A">
        <w:rPr>
          <w:rFonts w:ascii="Times New Roman" w:eastAsia="宋体" w:hAnsi="Times New Roman" w:cs="Times New Roman"/>
          <w:sz w:val="24"/>
          <w:szCs w:val="24"/>
        </w:rPr>
        <w:t>3.12</w:t>
      </w:r>
      <w:r w:rsidRPr="008B7756">
        <w:rPr>
          <w:rFonts w:ascii="Times New Roman" w:eastAsia="宋体" w:hAnsi="Times New Roman" w:cs="Times New Roman" w:hint="eastAsia"/>
          <w:sz w:val="24"/>
          <w:szCs w:val="24"/>
        </w:rPr>
        <w:t>所示。图中可以看出我们的</w:t>
      </w:r>
      <w:r w:rsidRPr="008B7756">
        <w:rPr>
          <w:rFonts w:ascii="Times New Roman" w:eastAsia="宋体" w:hAnsi="Times New Roman" w:cs="Times New Roman"/>
          <w:sz w:val="24"/>
          <w:szCs w:val="24"/>
        </w:rPr>
        <w:t>Shuffle</w:t>
      </w:r>
      <w:r w:rsidRPr="008B7756">
        <w:rPr>
          <w:rFonts w:ascii="Times New Roman" w:eastAsia="宋体" w:hAnsi="Times New Roman" w:cs="Times New Roman" w:hint="eastAsia"/>
          <w:sz w:val="24"/>
          <w:szCs w:val="24"/>
        </w:rPr>
        <w:t>过程对</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程序运行时间有很大的改进。</w:t>
      </w:r>
    </w:p>
    <w:p w14:paraId="22309316" w14:textId="527196F3" w:rsidR="009F6917" w:rsidRDefault="009F6917" w:rsidP="009F6917">
      <w:pPr>
        <w:ind w:left="114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AB8BAEC" wp14:editId="2EF7ABB4">
            <wp:extent cx="3533242" cy="2709698"/>
            <wp:effectExtent l="0" t="0" r="0" b="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53085" cy="2724916"/>
                    </a:xfrm>
                    <a:prstGeom prst="rect">
                      <a:avLst/>
                    </a:prstGeom>
                  </pic:spPr>
                </pic:pic>
              </a:graphicData>
            </a:graphic>
          </wp:inline>
        </w:drawing>
      </w:r>
    </w:p>
    <w:p w14:paraId="4D872A36" w14:textId="1E7F7B52" w:rsidR="009F6917" w:rsidRDefault="009F6917" w:rsidP="009F6917">
      <w:pPr>
        <w:spacing w:line="400" w:lineRule="exact"/>
        <w:ind w:left="1140"/>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3.12 TeraSort</w:t>
      </w:r>
      <w:r>
        <w:rPr>
          <w:rFonts w:ascii="Times New Roman" w:eastAsia="宋体" w:hAnsi="Times New Roman" w:cs="Times New Roman" w:hint="eastAsia"/>
          <w:sz w:val="24"/>
          <w:szCs w:val="24"/>
        </w:rPr>
        <w:t>性能比较</w:t>
      </w:r>
    </w:p>
    <w:p w14:paraId="2C03F828" w14:textId="01E876F3" w:rsidR="002005D4" w:rsidRDefault="00186A66" w:rsidP="007B4588">
      <w:pPr>
        <w:spacing w:line="400" w:lineRule="exact"/>
        <w:ind w:left="1140"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我们已经使用了</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个同种的</w:t>
      </w:r>
      <w:r w:rsidR="0057664D">
        <w:rPr>
          <w:rFonts w:ascii="Times New Roman" w:eastAsia="宋体" w:hAnsi="Times New Roman" w:cs="Times New Roman" w:hint="eastAsia"/>
          <w:sz w:val="24"/>
          <w:szCs w:val="24"/>
        </w:rPr>
        <w:t>WordCount</w:t>
      </w:r>
      <w:r w:rsidRPr="00B96E99">
        <w:rPr>
          <w:rFonts w:ascii="Times New Roman" w:eastAsia="宋体" w:hAnsi="Times New Roman" w:cs="Times New Roman"/>
          <w:sz w:val="24"/>
          <w:szCs w:val="24"/>
        </w:rPr>
        <w:t>来测试集群的性能，在该阶段，我们使用</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来测试集群，结果如图</w:t>
      </w:r>
      <w:r w:rsidRPr="00B96E99">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所示。图中显示了不同种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同时运行，集群的性能。从图中我们看出，同时运行的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首先运行，该程序是基于</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读写性能很高，而后面的</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是基于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利用率比较高，其</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读写性能要比</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要低很多。同时，我们也可以看出在</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较高的地方</w:t>
      </w:r>
      <w:r w:rsidRPr="00B96E99">
        <w:rPr>
          <w:rFonts w:ascii="Times New Roman" w:eastAsia="宋体" w:hAnsi="Times New Roman" w:cs="Times New Roman"/>
          <w:sz w:val="24"/>
          <w:szCs w:val="24"/>
        </w:rPr>
        <w:t>CPU</w:t>
      </w:r>
      <w:r w:rsidR="002005D4">
        <w:rPr>
          <w:rFonts w:ascii="Times New Roman" w:eastAsia="宋体" w:hAnsi="Times New Roman" w:cs="Times New Roman"/>
          <w:sz w:val="24"/>
          <w:szCs w:val="24"/>
        </w:rPr>
        <w:t>利用率也相应有所提高</w:t>
      </w:r>
      <w:r w:rsidR="002005D4">
        <w:rPr>
          <w:rFonts w:ascii="Times New Roman" w:eastAsia="宋体" w:hAnsi="Times New Roman" w:cs="Times New Roman" w:hint="eastAsia"/>
          <w:sz w:val="24"/>
          <w:szCs w:val="24"/>
        </w:rPr>
        <w:t>。</w:t>
      </w:r>
    </w:p>
    <w:p w14:paraId="4E27EF9D" w14:textId="0BC5CD6D" w:rsidR="00B222C0" w:rsidRDefault="00B222C0" w:rsidP="00B222C0">
      <w:pPr>
        <w:ind w:left="114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B45B6DC" wp14:editId="1A874554">
            <wp:extent cx="4484218" cy="3691826"/>
            <wp:effectExtent l="0" t="0" r="0" b="4445"/>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3994" cy="3708108"/>
                    </a:xfrm>
                    <a:prstGeom prst="rect">
                      <a:avLst/>
                    </a:prstGeom>
                  </pic:spPr>
                </pic:pic>
              </a:graphicData>
            </a:graphic>
          </wp:inline>
        </w:drawing>
      </w:r>
    </w:p>
    <w:p w14:paraId="4B71192C" w14:textId="1E9BDA9E" w:rsidR="005E265E" w:rsidRDefault="00B222C0" w:rsidP="008C39BF">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2651D3" w:rsidRPr="00B96E99">
        <w:rPr>
          <w:rFonts w:ascii="Times New Roman" w:eastAsia="宋体" w:hAnsi="Times New Roman" w:cs="Times New Roman"/>
          <w:sz w:val="24"/>
          <w:szCs w:val="24"/>
        </w:rPr>
        <w:t>图</w:t>
      </w:r>
      <w:r w:rsidR="002651D3" w:rsidRPr="00B96E99">
        <w:rPr>
          <w:rFonts w:ascii="Times New Roman" w:eastAsia="宋体" w:hAnsi="Times New Roman" w:cs="Times New Roman"/>
          <w:sz w:val="24"/>
          <w:szCs w:val="24"/>
        </w:rPr>
        <w:t xml:space="preserve">3.11 </w:t>
      </w:r>
      <w:r w:rsidR="002651D3" w:rsidRPr="00B96E99">
        <w:rPr>
          <w:rFonts w:ascii="Times New Roman" w:eastAsia="宋体" w:hAnsi="Times New Roman" w:cs="Times New Roman"/>
          <w:sz w:val="24"/>
          <w:szCs w:val="24"/>
        </w:rPr>
        <w:t>混合</w:t>
      </w:r>
      <w:r w:rsidR="002651D3" w:rsidRPr="00B96E99">
        <w:rPr>
          <w:rFonts w:ascii="Times New Roman" w:eastAsia="宋体" w:hAnsi="Times New Roman" w:cs="Times New Roman"/>
          <w:sz w:val="24"/>
          <w:szCs w:val="24"/>
        </w:rPr>
        <w:t>jobs</w:t>
      </w:r>
      <w:r w:rsidR="002651D3" w:rsidRPr="00B96E99">
        <w:rPr>
          <w:rFonts w:ascii="Times New Roman" w:eastAsia="宋体" w:hAnsi="Times New Roman" w:cs="Times New Roman"/>
          <w:sz w:val="24"/>
          <w:szCs w:val="24"/>
        </w:rPr>
        <w:t>运行性能</w:t>
      </w:r>
    </w:p>
    <w:p w14:paraId="5C1E98CB" w14:textId="5370EF8D" w:rsidR="00FD2FA4" w:rsidRPr="00B96E99" w:rsidRDefault="00FD2FA4" w:rsidP="007B4588">
      <w:pPr>
        <w:spacing w:line="400" w:lineRule="exact"/>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上述两个实验验证了在不同的</w:t>
      </w:r>
      <w:r>
        <w:rPr>
          <w:rFonts w:ascii="Times New Roman" w:eastAsia="宋体" w:hAnsi="Times New Roman" w:cs="Times New Roman" w:hint="eastAsia"/>
          <w:sz w:val="24"/>
          <w:szCs w:val="24"/>
        </w:rPr>
        <w:t>jobs</w:t>
      </w:r>
      <w:r>
        <w:rPr>
          <w:rFonts w:ascii="Times New Roman" w:eastAsia="宋体" w:hAnsi="Times New Roman" w:cs="Times New Roman" w:hint="eastAsia"/>
          <w:sz w:val="24"/>
          <w:szCs w:val="24"/>
        </w:rPr>
        <w:t>环境下，我们的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改进对效率有所提升。</w:t>
      </w:r>
    </w:p>
    <w:p w14:paraId="4CDF8A92" w14:textId="769666E1" w:rsidR="00B25472" w:rsidRPr="00B61073" w:rsidRDefault="008619AC" w:rsidP="00B61073">
      <w:pPr>
        <w:pStyle w:val="24"/>
      </w:pPr>
      <w:bookmarkStart w:id="272" w:name="_Toc450637074"/>
      <w:r w:rsidRPr="00B61073">
        <w:t>3.6</w:t>
      </w:r>
      <w:r w:rsidR="00E00975" w:rsidRPr="00B61073">
        <w:t xml:space="preserve"> </w:t>
      </w:r>
      <w:r w:rsidR="00B25472" w:rsidRPr="00B61073">
        <w:t>本章小结</w:t>
      </w:r>
      <w:bookmarkEnd w:id="272"/>
    </w:p>
    <w:p w14:paraId="36D3D7DC" w14:textId="3DD957BB" w:rsidR="00C92AC8" w:rsidRPr="00B96E99" w:rsidRDefault="008B34ED" w:rsidP="002D4DB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在本章，我们首先论述了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w:t>
      </w:r>
      <w:r w:rsidR="005201AD">
        <w:rPr>
          <w:rFonts w:ascii="Times New Roman" w:eastAsia="宋体" w:hAnsi="Times New Roman" w:cs="Times New Roman" w:hint="eastAsia"/>
          <w:sz w:val="24"/>
          <w:szCs w:val="24"/>
        </w:rPr>
        <w:t>，以及一些相关工作</w:t>
      </w:r>
      <w:r w:rsidRPr="00B96E99">
        <w:rPr>
          <w:rFonts w:ascii="Times New Roman" w:eastAsia="宋体" w:hAnsi="Times New Roman" w:cs="Times New Roman"/>
          <w:sz w:val="24"/>
          <w:szCs w:val="24"/>
        </w:rPr>
        <w:t>，并介绍了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技术，然后我们</w:t>
      </w:r>
      <w:r w:rsidR="004126EE">
        <w:rPr>
          <w:rFonts w:ascii="Times New Roman" w:eastAsia="宋体" w:hAnsi="Times New Roman" w:cs="Times New Roman" w:hint="eastAsia"/>
          <w:sz w:val="24"/>
          <w:szCs w:val="24"/>
        </w:rPr>
        <w:t>详细介绍</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w:t>
      </w:r>
      <w:r w:rsidR="004126EE">
        <w:rPr>
          <w:rFonts w:ascii="Times New Roman" w:eastAsia="宋体" w:hAnsi="Times New Roman" w:cs="Times New Roman" w:hint="eastAsia"/>
          <w:sz w:val="24"/>
          <w:szCs w:val="24"/>
        </w:rPr>
        <w:t>的</w:t>
      </w:r>
      <w:r w:rsidRPr="00B96E99">
        <w:rPr>
          <w:rFonts w:ascii="Times New Roman" w:eastAsia="宋体" w:hAnsi="Times New Roman" w:cs="Times New Roman"/>
          <w:sz w:val="24"/>
          <w:szCs w:val="24"/>
        </w:rPr>
        <w:t>一些更改，</w:t>
      </w:r>
      <w:r w:rsidR="00A83204" w:rsidRPr="00B96E99">
        <w:rPr>
          <w:rFonts w:ascii="Times New Roman" w:eastAsia="宋体" w:hAnsi="Times New Roman" w:cs="Times New Roman"/>
          <w:sz w:val="24"/>
          <w:szCs w:val="24"/>
        </w:rPr>
        <w:t>主要</w:t>
      </w:r>
      <w:r w:rsidR="004126EE">
        <w:rPr>
          <w:rFonts w:ascii="Times New Roman" w:eastAsia="宋体" w:hAnsi="Times New Roman" w:cs="Times New Roman" w:hint="eastAsia"/>
          <w:sz w:val="24"/>
          <w:szCs w:val="24"/>
        </w:rPr>
        <w:t>是</w:t>
      </w:r>
      <w:r w:rsidR="00A83204" w:rsidRPr="00B96E99">
        <w:rPr>
          <w:rFonts w:ascii="Times New Roman" w:eastAsia="宋体" w:hAnsi="Times New Roman" w:cs="Times New Roman"/>
          <w:sz w:val="24"/>
          <w:szCs w:val="24"/>
        </w:rPr>
        <w:t>把</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独立成一个</w:t>
      </w:r>
      <w:r w:rsidR="00A83204" w:rsidRPr="00B96E99">
        <w:rPr>
          <w:rFonts w:ascii="Times New Roman" w:eastAsia="宋体" w:hAnsi="Times New Roman" w:cs="Times New Roman"/>
          <w:sz w:val="24"/>
          <w:szCs w:val="24"/>
        </w:rPr>
        <w:t>service</w:t>
      </w:r>
      <w:r w:rsidR="00A83204" w:rsidRPr="00B96E99">
        <w:rPr>
          <w:rFonts w:ascii="Times New Roman" w:eastAsia="宋体" w:hAnsi="Times New Roman" w:cs="Times New Roman"/>
          <w:sz w:val="24"/>
          <w:szCs w:val="24"/>
        </w:rPr>
        <w:t>和优化了读写策略两个方面来提高</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性能，最后我们通过</w:t>
      </w:r>
      <w:r w:rsidR="00A83204" w:rsidRPr="00B96E99">
        <w:rPr>
          <w:rFonts w:ascii="Times New Roman" w:eastAsia="宋体" w:hAnsi="Times New Roman" w:cs="Times New Roman"/>
          <w:sz w:val="24"/>
          <w:szCs w:val="24"/>
        </w:rPr>
        <w:t>WordCount</w:t>
      </w:r>
      <w:r w:rsidR="00A83204" w:rsidRPr="00B96E99">
        <w:rPr>
          <w:rFonts w:ascii="Times New Roman" w:eastAsia="宋体" w:hAnsi="Times New Roman" w:cs="Times New Roman"/>
          <w:sz w:val="24"/>
          <w:szCs w:val="24"/>
        </w:rPr>
        <w:t>和</w:t>
      </w:r>
      <w:r w:rsidR="00A83204" w:rsidRPr="00B96E99">
        <w:rPr>
          <w:rFonts w:ascii="Times New Roman" w:eastAsia="宋体" w:hAnsi="Times New Roman" w:cs="Times New Roman"/>
          <w:sz w:val="24"/>
          <w:szCs w:val="24"/>
        </w:rPr>
        <w:t>TeraSort</w:t>
      </w:r>
      <w:r w:rsidR="00A83204" w:rsidRPr="00B96E99">
        <w:rPr>
          <w:rFonts w:ascii="Times New Roman" w:eastAsia="宋体" w:hAnsi="Times New Roman" w:cs="Times New Roman"/>
          <w:sz w:val="24"/>
          <w:szCs w:val="24"/>
        </w:rPr>
        <w:t>两个</w:t>
      </w:r>
      <w:r w:rsidR="00AF6B7C">
        <w:rPr>
          <w:rFonts w:ascii="Times New Roman" w:eastAsia="宋体" w:hAnsi="Times New Roman" w:cs="Times New Roman" w:hint="eastAsia"/>
          <w:sz w:val="24"/>
          <w:szCs w:val="24"/>
        </w:rPr>
        <w:t>基准</w:t>
      </w:r>
      <w:r w:rsidR="00A83204" w:rsidRPr="00B96E99">
        <w:rPr>
          <w:rFonts w:ascii="Times New Roman" w:eastAsia="宋体" w:hAnsi="Times New Roman" w:cs="Times New Roman"/>
          <w:sz w:val="24"/>
          <w:szCs w:val="24"/>
        </w:rPr>
        <w:t>程序以及</w:t>
      </w:r>
      <w:r w:rsidR="00A83204" w:rsidRPr="00B96E99">
        <w:rPr>
          <w:rFonts w:ascii="Times New Roman" w:eastAsia="宋体" w:hAnsi="Times New Roman" w:cs="Times New Roman"/>
          <w:sz w:val="24"/>
          <w:szCs w:val="24"/>
        </w:rPr>
        <w:t>Ganglia</w:t>
      </w:r>
      <w:r w:rsidR="00A83204" w:rsidRPr="00B96E99">
        <w:rPr>
          <w:rFonts w:ascii="Times New Roman" w:eastAsia="宋体" w:hAnsi="Times New Roman" w:cs="Times New Roman"/>
          <w:sz w:val="24"/>
          <w:szCs w:val="24"/>
        </w:rPr>
        <w:t>监控软件来检测</w:t>
      </w:r>
      <w:r w:rsidR="00313985">
        <w:rPr>
          <w:rFonts w:ascii="Times New Roman" w:eastAsia="宋体" w:hAnsi="Times New Roman" w:cs="Times New Roman" w:hint="eastAsia"/>
          <w:sz w:val="24"/>
          <w:szCs w:val="24"/>
        </w:rPr>
        <w:t>改进后</w:t>
      </w:r>
      <w:r w:rsidR="00A83204" w:rsidRPr="00B96E99">
        <w:rPr>
          <w:rFonts w:ascii="Times New Roman" w:eastAsia="宋体" w:hAnsi="Times New Roman" w:cs="Times New Roman"/>
          <w:sz w:val="24"/>
          <w:szCs w:val="24"/>
        </w:rPr>
        <w:t>集群</w:t>
      </w:r>
      <w:r w:rsidR="00A633CC">
        <w:rPr>
          <w:rFonts w:ascii="Times New Roman" w:eastAsia="宋体" w:hAnsi="Times New Roman" w:cs="Times New Roman" w:hint="eastAsia"/>
          <w:sz w:val="24"/>
          <w:szCs w:val="24"/>
        </w:rPr>
        <w:t>的</w:t>
      </w:r>
      <w:r w:rsidR="00A83204" w:rsidRPr="00B96E99">
        <w:rPr>
          <w:rFonts w:ascii="Times New Roman" w:eastAsia="宋体" w:hAnsi="Times New Roman" w:cs="Times New Roman"/>
          <w:sz w:val="24"/>
          <w:szCs w:val="24"/>
        </w:rPr>
        <w:t>性能。</w:t>
      </w:r>
    </w:p>
    <w:p w14:paraId="20B05FDD" w14:textId="39D4799F" w:rsidR="009F26EF" w:rsidRPr="00B96E99" w:rsidRDefault="009F26EF" w:rsidP="00A57ED8">
      <w:pPr>
        <w:widowControl/>
        <w:jc w:val="left"/>
        <w:rPr>
          <w:rFonts w:ascii="Times New Roman" w:eastAsia="宋体" w:hAnsi="Times New Roman" w:cs="Times New Roman" w:hint="eastAsia"/>
          <w:sz w:val="24"/>
          <w:szCs w:val="24"/>
        </w:rPr>
      </w:pPr>
    </w:p>
    <w:p w14:paraId="295A5690" w14:textId="77777777" w:rsidR="00C92AC8" w:rsidRPr="00B96E99" w:rsidRDefault="00D642EC" w:rsidP="00450FB8">
      <w:pPr>
        <w:pStyle w:val="1a"/>
        <w:numPr>
          <w:ilvl w:val="0"/>
          <w:numId w:val="28"/>
        </w:numPr>
        <w:rPr>
          <w:rFonts w:ascii="Times New Roman" w:eastAsia="宋体" w:hAnsi="Times New Roman" w:cs="Times New Roman"/>
        </w:rPr>
      </w:pPr>
      <w:bookmarkStart w:id="273" w:name="_Toc450637075"/>
      <w:r>
        <w:rPr>
          <w:rFonts w:ascii="Times New Roman" w:eastAsia="宋体" w:hAnsi="Times New Roman" w:cs="Times New Roman" w:hint="eastAsia"/>
        </w:rPr>
        <w:lastRenderedPageBreak/>
        <w:t>基于改进的</w:t>
      </w:r>
      <w:r>
        <w:rPr>
          <w:rFonts w:ascii="Times New Roman" w:eastAsia="宋体" w:hAnsi="Times New Roman" w:cs="Times New Roman" w:hint="eastAsia"/>
        </w:rPr>
        <w:t>YARN</w:t>
      </w:r>
      <w:r>
        <w:rPr>
          <w:rFonts w:ascii="Times New Roman" w:eastAsia="宋体" w:hAnsi="Times New Roman" w:cs="Times New Roman" w:hint="eastAsia"/>
        </w:rPr>
        <w:t>平台的</w:t>
      </w:r>
      <w:r w:rsidR="00AA484E" w:rsidRPr="00B96E99">
        <w:rPr>
          <w:rFonts w:ascii="Times New Roman" w:eastAsia="宋体" w:hAnsi="Times New Roman" w:cs="Times New Roman"/>
        </w:rPr>
        <w:t>PKTM</w:t>
      </w:r>
      <w:r w:rsidR="00794173">
        <w:rPr>
          <w:rFonts w:ascii="Times New Roman" w:eastAsia="宋体" w:hAnsi="Times New Roman" w:cs="Times New Roman" w:hint="eastAsia"/>
        </w:rPr>
        <w:t>系统</w:t>
      </w:r>
      <w:bookmarkEnd w:id="273"/>
      <w:del w:id="274" w:author="JieTang" w:date="2016-05-02T20:57:00Z">
        <w:r w:rsidR="00AA484E" w:rsidRPr="00B96E99" w:rsidDel="00794173">
          <w:rPr>
            <w:rFonts w:ascii="Times New Roman" w:eastAsia="宋体" w:hAnsi="Times New Roman" w:cs="Times New Roman"/>
          </w:rPr>
          <w:delText>算法实现</w:delText>
        </w:r>
      </w:del>
    </w:p>
    <w:p w14:paraId="09B78B69" w14:textId="1A564A4B" w:rsidR="00E13C48" w:rsidRPr="002846FC" w:rsidRDefault="00352AAF" w:rsidP="002846FC">
      <w:pPr>
        <w:pStyle w:val="24"/>
      </w:pPr>
      <w:r w:rsidRPr="002846FC">
        <w:t xml:space="preserve"> </w:t>
      </w:r>
      <w:bookmarkStart w:id="275" w:name="_Toc450637076"/>
      <w:r w:rsidR="002846FC" w:rsidRPr="002846FC">
        <w:t xml:space="preserve">4.1 </w:t>
      </w:r>
      <w:r w:rsidR="00A11376" w:rsidRPr="002846FC">
        <w:t>PKTM</w:t>
      </w:r>
      <w:r w:rsidR="00FF5FEF" w:rsidRPr="002846FC">
        <w:t>概述</w:t>
      </w:r>
      <w:bookmarkEnd w:id="275"/>
    </w:p>
    <w:p w14:paraId="616BFE5A" w14:textId="77777777" w:rsidR="00EB2E15" w:rsidRPr="00B96E99" w:rsidRDefault="007B7224" w:rsidP="000B469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叠前时间偏移是地震数据处理中最耗时的常用模块之一，该算法是地震数据处理行业中最广泛采用的成像方法</w:t>
      </w:r>
      <w:r w:rsidR="00447927" w:rsidRPr="00B96E99">
        <w:rPr>
          <w:rFonts w:ascii="Times New Roman" w:eastAsia="宋体" w:hAnsi="Times New Roman" w:cs="Times New Roman"/>
          <w:sz w:val="24"/>
          <w:szCs w:val="24"/>
        </w:rPr>
        <w:t>[37-38]</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叠前时间偏移假定已知地震道数据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，对于所有的反射点，从激发点到接收点的传输时间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，已知地震道数据的激发点和接收点的坐标，在传输时间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oMath>
      <w:r w:rsidRPr="00B96E99">
        <w:rPr>
          <w:rFonts w:ascii="Times New Roman" w:eastAsia="宋体" w:hAnsi="Times New Roman" w:cs="Times New Roman"/>
          <w:sz w:val="24"/>
          <w:szCs w:val="24"/>
        </w:rPr>
        <w:t>内，反射点的轨迹如图</w:t>
      </w:r>
      <w:r w:rsidRPr="00B96E99">
        <w:rPr>
          <w:rFonts w:ascii="Times New Roman" w:eastAsia="宋体" w:hAnsi="Times New Roman" w:cs="Times New Roman"/>
          <w:sz w:val="24"/>
          <w:szCs w:val="24"/>
        </w:rPr>
        <w:t xml:space="preserve">4.1 </w:t>
      </w:r>
      <w:r w:rsidRPr="00B96E99">
        <w:rPr>
          <w:rFonts w:ascii="Times New Roman" w:eastAsia="宋体" w:hAnsi="Times New Roman" w:cs="Times New Roman"/>
          <w:sz w:val="24"/>
          <w:szCs w:val="24"/>
        </w:rPr>
        <w:t>所示。利用叠前时间偏移可以有效地解决交叉地层速度的矛盾性问题，通过比较图中常规速度谱和叠前时间偏移速度谱，可以看到经过处理后，速度谱能量更加集中，速度拾取矛盾也可以得到有效解决。</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所示。</w:t>
      </w:r>
    </w:p>
    <w:p w14:paraId="0709C047" w14:textId="77777777" w:rsidR="008406BE" w:rsidRPr="00B96E99" w:rsidRDefault="007B7224" w:rsidP="007B722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7B6BFC4" wp14:editId="08E7892A">
            <wp:extent cx="2647784" cy="1300968"/>
            <wp:effectExtent l="0" t="0" r="635"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7164" cy="1330144"/>
                    </a:xfrm>
                    <a:prstGeom prst="rect">
                      <a:avLst/>
                    </a:prstGeom>
                  </pic:spPr>
                </pic:pic>
              </a:graphicData>
            </a:graphic>
          </wp:inline>
        </w:drawing>
      </w:r>
    </w:p>
    <w:p w14:paraId="1C2227C1" w14:textId="77777777" w:rsidR="00F141CB" w:rsidRPr="00B96E99" w:rsidRDefault="00F141CB" w:rsidP="00E40FA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 xml:space="preserve">.1 </w:t>
      </w:r>
      <w:r w:rsidR="007B7224" w:rsidRPr="00B96E99">
        <w:rPr>
          <w:rFonts w:ascii="Times New Roman" w:eastAsia="宋体" w:hAnsi="Times New Roman" w:cs="Times New Roman"/>
          <w:sz w:val="24"/>
          <w:szCs w:val="24"/>
        </w:rPr>
        <w:t>地震成像示意图</w:t>
      </w:r>
    </w:p>
    <w:p w14:paraId="655BE749" w14:textId="3ACA7A7E" w:rsidR="002B03F8" w:rsidRDefault="00DD15C0" w:rsidP="002B03F8">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585C442" wp14:editId="7B857401">
            <wp:extent cx="4635072" cy="309433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57449" cy="3109269"/>
                    </a:xfrm>
                    <a:prstGeom prst="rect">
                      <a:avLst/>
                    </a:prstGeom>
                  </pic:spPr>
                </pic:pic>
              </a:graphicData>
            </a:graphic>
          </wp:inline>
        </w:drawing>
      </w:r>
    </w:p>
    <w:p w14:paraId="04CA1376" w14:textId="41348730" w:rsidR="001E0117" w:rsidRDefault="001E0117" w:rsidP="001E0117">
      <w:pPr>
        <w:pStyle w:val="24"/>
      </w:pPr>
      <w:bookmarkStart w:id="276" w:name="_Toc450637077"/>
      <w:r>
        <w:rPr>
          <w:rFonts w:hint="eastAsia"/>
        </w:rPr>
        <w:lastRenderedPageBreak/>
        <w:t xml:space="preserve">4.2 </w:t>
      </w:r>
      <w:r>
        <w:rPr>
          <w:rFonts w:hint="eastAsia"/>
        </w:rPr>
        <w:t>相关工作</w:t>
      </w:r>
      <w:bookmarkEnd w:id="276"/>
    </w:p>
    <w:p w14:paraId="1733165B" w14:textId="1E734B43" w:rsidR="001E0117" w:rsidRDefault="00943EFD"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PKTM</w:t>
      </w:r>
      <w:r>
        <w:rPr>
          <w:rFonts w:ascii="Times New Roman" w:eastAsia="宋体" w:hAnsi="Times New Roman" w:cs="Times New Roman" w:hint="eastAsia"/>
          <w:sz w:val="24"/>
          <w:szCs w:val="24"/>
        </w:rPr>
        <w:t>算法是地质成像的重要算法，石油行业有大量的工作者在从事该算法的研究，因为</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具有大量的输入数据以及复杂的浮点运算，所以传统的</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版算法已经不适合现在的需求，人们开始开发并行算法。</w:t>
      </w:r>
      <w:r w:rsidR="00FA1E14" w:rsidRPr="00197D9E">
        <w:rPr>
          <w:rFonts w:ascii="Times New Roman" w:eastAsia="宋体" w:hAnsi="Times New Roman" w:cs="Times New Roman"/>
          <w:sz w:val="24"/>
          <w:szCs w:val="24"/>
        </w:rPr>
        <w:t>Rizvandi</w:t>
      </w:r>
      <w:r w:rsidR="00FA1E14">
        <w:rPr>
          <w:rFonts w:ascii="Times New Roman" w:eastAsia="宋体" w:hAnsi="Times New Roman" w:cs="Times New Roman" w:hint="eastAsia"/>
          <w:sz w:val="24"/>
          <w:szCs w:val="24"/>
        </w:rPr>
        <w:t>文章</w:t>
      </w:r>
      <w:r w:rsidR="00FA1E14">
        <w:rPr>
          <w:rFonts w:ascii="Times New Roman" w:eastAsia="宋体" w:hAnsi="Times New Roman" w:cs="Times New Roman" w:hint="eastAsia"/>
          <w:sz w:val="24"/>
          <w:szCs w:val="24"/>
        </w:rPr>
        <w:t>[62]</w:t>
      </w:r>
      <w:r w:rsidR="00FA1E14">
        <w:rPr>
          <w:rFonts w:ascii="Times New Roman" w:eastAsia="宋体" w:hAnsi="Times New Roman" w:cs="Times New Roman" w:hint="eastAsia"/>
          <w:sz w:val="24"/>
          <w:szCs w:val="24"/>
        </w:rPr>
        <w:t>中介绍了</w:t>
      </w:r>
      <w:r w:rsidR="00FA1E14">
        <w:rPr>
          <w:rFonts w:ascii="Times New Roman" w:eastAsia="宋体" w:hAnsi="Times New Roman" w:cs="Times New Roman" w:hint="eastAsia"/>
          <w:sz w:val="24"/>
          <w:szCs w:val="24"/>
        </w:rPr>
        <w:t>PKTM</w:t>
      </w:r>
      <w:r w:rsidR="00FA1E14">
        <w:rPr>
          <w:rFonts w:ascii="Times New Roman" w:eastAsia="宋体" w:hAnsi="Times New Roman" w:cs="Times New Roman" w:hint="eastAsia"/>
          <w:sz w:val="24"/>
          <w:szCs w:val="24"/>
        </w:rPr>
        <w:t>在</w:t>
      </w:r>
      <w:r w:rsidR="00FA1E14">
        <w:rPr>
          <w:rFonts w:ascii="Times New Roman" w:eastAsia="宋体" w:hAnsi="Times New Roman" w:cs="Times New Roman" w:hint="eastAsia"/>
          <w:sz w:val="24"/>
          <w:szCs w:val="24"/>
        </w:rPr>
        <w:t>Hadoop</w:t>
      </w:r>
      <w:r w:rsidR="00FA1E14">
        <w:rPr>
          <w:rFonts w:ascii="Times New Roman" w:eastAsia="宋体" w:hAnsi="Times New Roman" w:cs="Times New Roman" w:hint="eastAsia"/>
          <w:sz w:val="24"/>
          <w:szCs w:val="24"/>
        </w:rPr>
        <w:t>上的改进，该文章只是单纯的实现了一个分布式版本，还有很大的提升空间；</w:t>
      </w:r>
      <w:r w:rsidR="00FA1E14">
        <w:rPr>
          <w:rFonts w:ascii="Times New Roman" w:eastAsia="宋体" w:hAnsi="Times New Roman" w:cs="Times New Roman" w:hint="eastAsia"/>
          <w:sz w:val="24"/>
          <w:szCs w:val="24"/>
        </w:rPr>
        <w:t>Dai</w:t>
      </w:r>
      <w:r w:rsidR="00FA1E14">
        <w:rPr>
          <w:rFonts w:ascii="Times New Roman" w:eastAsia="宋体" w:hAnsi="Times New Roman" w:cs="Times New Roman" w:hint="eastAsia"/>
          <w:sz w:val="24"/>
          <w:szCs w:val="24"/>
        </w:rPr>
        <w:t>和</w:t>
      </w:r>
      <w:r w:rsidR="00FA1E14">
        <w:rPr>
          <w:rFonts w:ascii="Times New Roman" w:eastAsia="宋体" w:hAnsi="Times New Roman" w:cs="Times New Roman" w:hint="eastAsia"/>
          <w:sz w:val="24"/>
          <w:szCs w:val="24"/>
        </w:rPr>
        <w:t>Li</w:t>
      </w:r>
      <w:r w:rsidR="00FA1E14">
        <w:rPr>
          <w:rFonts w:ascii="Times New Roman" w:eastAsia="宋体" w:hAnsi="Times New Roman" w:cs="Times New Roman" w:hint="eastAsia"/>
          <w:sz w:val="24"/>
          <w:szCs w:val="24"/>
        </w:rPr>
        <w:t>提出了一个通过旅行时间获取偏移的速度模型的实际模型</w:t>
      </w:r>
      <w:r w:rsidR="00FA1E14">
        <w:rPr>
          <w:rFonts w:ascii="Times New Roman" w:eastAsia="宋体" w:hAnsi="Times New Roman" w:cs="Times New Roman" w:hint="eastAsia"/>
          <w:sz w:val="24"/>
          <w:szCs w:val="24"/>
        </w:rPr>
        <w:t>[</w:t>
      </w:r>
      <w:r w:rsidR="00FA1E14">
        <w:rPr>
          <w:rFonts w:ascii="Times New Roman" w:eastAsia="宋体" w:hAnsi="Times New Roman" w:cs="Times New Roman"/>
          <w:sz w:val="24"/>
          <w:szCs w:val="24"/>
        </w:rPr>
        <w:t>63</w:t>
      </w:r>
      <w:r w:rsidR="00FA1E14">
        <w:rPr>
          <w:rFonts w:ascii="Times New Roman" w:eastAsia="宋体" w:hAnsi="Times New Roman" w:cs="Times New Roman" w:hint="eastAsia"/>
          <w:sz w:val="24"/>
          <w:szCs w:val="24"/>
        </w:rPr>
        <w:t>]</w:t>
      </w:r>
      <w:r w:rsidR="00FA1E14">
        <w:rPr>
          <w:rFonts w:ascii="Times New Roman" w:eastAsia="宋体" w:hAnsi="Times New Roman" w:cs="Times New Roman" w:hint="eastAsia"/>
          <w:sz w:val="24"/>
          <w:szCs w:val="24"/>
        </w:rPr>
        <w:t>；</w:t>
      </w:r>
      <w:r w:rsidR="00200646">
        <w:rPr>
          <w:rFonts w:ascii="Times New Roman" w:eastAsia="宋体" w:hAnsi="Times New Roman" w:cs="Times New Roman" w:hint="eastAsia"/>
          <w:sz w:val="24"/>
          <w:szCs w:val="24"/>
        </w:rPr>
        <w:t>文章</w:t>
      </w:r>
      <w:r w:rsidR="00FC40FD">
        <w:rPr>
          <w:rFonts w:ascii="Times New Roman" w:eastAsia="宋体" w:hAnsi="Times New Roman" w:cs="Times New Roman" w:hint="eastAsia"/>
          <w:sz w:val="24"/>
          <w:szCs w:val="24"/>
        </w:rPr>
        <w:t>[</w:t>
      </w:r>
      <w:r w:rsidR="00FC40FD">
        <w:rPr>
          <w:rFonts w:ascii="Times New Roman" w:eastAsia="宋体" w:hAnsi="Times New Roman" w:cs="Times New Roman"/>
          <w:sz w:val="24"/>
          <w:szCs w:val="24"/>
        </w:rPr>
        <w:t>68</w:t>
      </w:r>
      <w:r w:rsidR="00FC40FD">
        <w:rPr>
          <w:rFonts w:ascii="Times New Roman" w:eastAsia="宋体" w:hAnsi="Times New Roman" w:cs="Times New Roman" w:hint="eastAsia"/>
          <w:sz w:val="24"/>
          <w:szCs w:val="24"/>
        </w:rPr>
        <w:t>]</w:t>
      </w:r>
      <w:r w:rsidR="00200646">
        <w:rPr>
          <w:rFonts w:ascii="Times New Roman" w:eastAsia="宋体" w:hAnsi="Times New Roman" w:cs="Times New Roman" w:hint="eastAsia"/>
          <w:sz w:val="24"/>
          <w:szCs w:val="24"/>
        </w:rPr>
        <w:t>中用</w:t>
      </w:r>
      <w:r w:rsidR="00200646">
        <w:rPr>
          <w:rFonts w:ascii="Times New Roman" w:eastAsia="宋体" w:hAnsi="Times New Roman" w:cs="Times New Roman" w:hint="eastAsia"/>
          <w:sz w:val="24"/>
          <w:szCs w:val="24"/>
        </w:rPr>
        <w:t>GPU</w:t>
      </w:r>
      <w:r w:rsidR="00200646">
        <w:rPr>
          <w:rFonts w:ascii="Times New Roman" w:eastAsia="宋体" w:hAnsi="Times New Roman" w:cs="Times New Roman" w:hint="eastAsia"/>
          <w:sz w:val="24"/>
          <w:szCs w:val="24"/>
        </w:rPr>
        <w:t>实现了</w:t>
      </w:r>
      <w:r w:rsidR="00200646">
        <w:rPr>
          <w:rFonts w:ascii="Times New Roman" w:eastAsia="宋体" w:hAnsi="Times New Roman" w:cs="Times New Roman" w:hint="eastAsia"/>
          <w:sz w:val="24"/>
          <w:szCs w:val="24"/>
        </w:rPr>
        <w:t>PKTM</w:t>
      </w:r>
      <w:r w:rsidR="00200646">
        <w:rPr>
          <w:rFonts w:ascii="Times New Roman" w:eastAsia="宋体" w:hAnsi="Times New Roman" w:cs="Times New Roman" w:hint="eastAsia"/>
          <w:sz w:val="24"/>
          <w:szCs w:val="24"/>
        </w:rPr>
        <w:t>算法，并优化了</w:t>
      </w:r>
      <w:r w:rsidR="00200646">
        <w:rPr>
          <w:rFonts w:ascii="Times New Roman" w:eastAsia="宋体" w:hAnsi="Times New Roman" w:cs="Times New Roman" w:hint="eastAsia"/>
          <w:sz w:val="24"/>
          <w:szCs w:val="24"/>
        </w:rPr>
        <w:t>GP</w:t>
      </w:r>
      <w:r w:rsidR="00200646">
        <w:rPr>
          <w:rFonts w:ascii="Times New Roman" w:eastAsia="宋体" w:hAnsi="Times New Roman" w:cs="Times New Roman"/>
          <w:sz w:val="24"/>
          <w:szCs w:val="24"/>
        </w:rPr>
        <w:t>U</w:t>
      </w:r>
      <w:r w:rsidR="00200646">
        <w:rPr>
          <w:rFonts w:ascii="Times New Roman" w:eastAsia="宋体" w:hAnsi="Times New Roman" w:cs="Times New Roman" w:hint="eastAsia"/>
          <w:sz w:val="24"/>
          <w:szCs w:val="24"/>
        </w:rPr>
        <w:t>显存之间的数据交换；</w:t>
      </w:r>
      <w:r w:rsidR="006D2C66">
        <w:rPr>
          <w:rFonts w:ascii="Times New Roman" w:eastAsia="宋体" w:hAnsi="Times New Roman" w:cs="Times New Roman" w:hint="eastAsia"/>
          <w:sz w:val="24"/>
          <w:szCs w:val="24"/>
        </w:rPr>
        <w:t>文章</w:t>
      </w:r>
      <w:r w:rsidR="00177A4F">
        <w:rPr>
          <w:rFonts w:ascii="Times New Roman" w:eastAsia="宋体" w:hAnsi="Times New Roman" w:cs="Times New Roman" w:hint="eastAsia"/>
          <w:sz w:val="24"/>
          <w:szCs w:val="24"/>
        </w:rPr>
        <w:t>[</w:t>
      </w:r>
      <w:r w:rsidR="00177A4F">
        <w:rPr>
          <w:rFonts w:ascii="Times New Roman" w:eastAsia="宋体" w:hAnsi="Times New Roman" w:cs="Times New Roman"/>
          <w:sz w:val="24"/>
          <w:szCs w:val="24"/>
        </w:rPr>
        <w:t>79</w:t>
      </w:r>
      <w:r w:rsidR="00177A4F">
        <w:rPr>
          <w:rFonts w:ascii="Times New Roman" w:eastAsia="宋体" w:hAnsi="Times New Roman" w:cs="Times New Roman" w:hint="eastAsia"/>
          <w:sz w:val="24"/>
          <w:szCs w:val="24"/>
        </w:rPr>
        <w:t>]</w:t>
      </w:r>
      <w:r w:rsidR="006D2C66">
        <w:rPr>
          <w:rFonts w:ascii="Times New Roman" w:eastAsia="宋体" w:hAnsi="Times New Roman" w:cs="Times New Roman" w:hint="eastAsia"/>
          <w:sz w:val="24"/>
          <w:szCs w:val="24"/>
        </w:rPr>
        <w:t>同样也实现了</w:t>
      </w:r>
      <w:r w:rsidR="006D2C66">
        <w:rPr>
          <w:rFonts w:ascii="Times New Roman" w:eastAsia="宋体" w:hAnsi="Times New Roman" w:cs="Times New Roman" w:hint="eastAsia"/>
          <w:sz w:val="24"/>
          <w:szCs w:val="24"/>
        </w:rPr>
        <w:t>PKTM</w:t>
      </w:r>
      <w:r w:rsidR="006D2C66">
        <w:rPr>
          <w:rFonts w:ascii="Times New Roman" w:eastAsia="宋体" w:hAnsi="Times New Roman" w:cs="Times New Roman" w:hint="eastAsia"/>
          <w:sz w:val="24"/>
          <w:szCs w:val="24"/>
        </w:rPr>
        <w:t>算法的</w:t>
      </w:r>
      <w:r w:rsidR="006D2C66">
        <w:rPr>
          <w:rFonts w:ascii="Times New Roman" w:eastAsia="宋体" w:hAnsi="Times New Roman" w:cs="Times New Roman" w:hint="eastAsia"/>
          <w:sz w:val="24"/>
          <w:szCs w:val="24"/>
        </w:rPr>
        <w:t>GPU</w:t>
      </w:r>
      <w:r w:rsidR="006D2C66">
        <w:rPr>
          <w:rFonts w:ascii="Times New Roman" w:eastAsia="宋体" w:hAnsi="Times New Roman" w:cs="Times New Roman" w:hint="eastAsia"/>
          <w:sz w:val="24"/>
          <w:szCs w:val="24"/>
        </w:rPr>
        <w:t>版本；</w:t>
      </w:r>
      <w:r w:rsidR="003A482D">
        <w:rPr>
          <w:rFonts w:ascii="Times New Roman" w:eastAsia="宋体" w:hAnsi="Times New Roman" w:cs="Times New Roman" w:hint="eastAsia"/>
          <w:sz w:val="24"/>
          <w:szCs w:val="24"/>
        </w:rPr>
        <w:t>Zhang</w:t>
      </w:r>
      <w:r w:rsidR="003A482D">
        <w:rPr>
          <w:rFonts w:ascii="Times New Roman" w:eastAsia="宋体" w:hAnsi="Times New Roman" w:cs="Times New Roman" w:hint="eastAsia"/>
          <w:sz w:val="24"/>
          <w:szCs w:val="24"/>
        </w:rPr>
        <w:t>等人提供了在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上实现的</w:t>
      </w:r>
      <w:r w:rsidR="003A482D">
        <w:rPr>
          <w:rFonts w:ascii="Times New Roman" w:eastAsia="宋体" w:hAnsi="Times New Roman" w:cs="Times New Roman" w:hint="eastAsia"/>
          <w:sz w:val="24"/>
          <w:szCs w:val="24"/>
        </w:rPr>
        <w:t>KPSDM</w:t>
      </w:r>
      <w:r w:rsidR="003A482D">
        <w:rPr>
          <w:rFonts w:ascii="Times New Roman" w:eastAsia="宋体" w:hAnsi="Times New Roman" w:cs="Times New Roman" w:hint="eastAsia"/>
          <w:sz w:val="24"/>
          <w:szCs w:val="24"/>
        </w:rPr>
        <w:t>算法</w:t>
      </w:r>
      <w:r w:rsidR="003A482D">
        <w:rPr>
          <w:rFonts w:ascii="Times New Roman" w:eastAsia="宋体" w:hAnsi="Times New Roman" w:cs="Times New Roman" w:hint="eastAsia"/>
          <w:sz w:val="24"/>
          <w:szCs w:val="24"/>
        </w:rPr>
        <w:t>[</w:t>
      </w:r>
      <w:r w:rsidR="003A482D">
        <w:rPr>
          <w:rFonts w:ascii="Times New Roman" w:eastAsia="宋体" w:hAnsi="Times New Roman" w:cs="Times New Roman"/>
          <w:sz w:val="24"/>
          <w:szCs w:val="24"/>
        </w:rPr>
        <w:t>65</w:t>
      </w:r>
      <w:r w:rsidR="003A482D">
        <w:rPr>
          <w:rFonts w:ascii="Times New Roman" w:eastAsia="宋体" w:hAnsi="Times New Roman" w:cs="Times New Roman" w:hint="eastAsia"/>
          <w:sz w:val="24"/>
          <w:szCs w:val="24"/>
        </w:rPr>
        <w:t>]</w:t>
      </w:r>
      <w:r w:rsidR="003A482D">
        <w:rPr>
          <w:rFonts w:ascii="Times New Roman" w:eastAsia="宋体" w:hAnsi="Times New Roman" w:cs="Times New Roman" w:hint="eastAsia"/>
          <w:sz w:val="24"/>
          <w:szCs w:val="24"/>
        </w:rPr>
        <w:t>（该算法也是地质成像算法），使用并行计算，大大的缩短了运行时间；同时，</w:t>
      </w:r>
      <w:r w:rsidR="003A482D">
        <w:rPr>
          <w:rFonts w:ascii="Times New Roman" w:eastAsia="宋体" w:hAnsi="Times New Roman" w:cs="Times New Roman" w:hint="eastAsia"/>
          <w:sz w:val="24"/>
          <w:szCs w:val="24"/>
        </w:rPr>
        <w:t>Shi</w:t>
      </w:r>
      <w:r w:rsidR="003A482D">
        <w:rPr>
          <w:rFonts w:ascii="Times New Roman" w:eastAsia="宋体" w:hAnsi="Times New Roman" w:cs="Times New Roman" w:hint="eastAsia"/>
          <w:sz w:val="24"/>
          <w:szCs w:val="24"/>
        </w:rPr>
        <w:t>和</w:t>
      </w:r>
      <w:r w:rsidR="003A482D">
        <w:rPr>
          <w:rFonts w:ascii="Times New Roman" w:eastAsia="宋体" w:hAnsi="Times New Roman" w:cs="Times New Roman" w:hint="eastAsia"/>
          <w:sz w:val="24"/>
          <w:szCs w:val="24"/>
        </w:rPr>
        <w:t>Li</w:t>
      </w:r>
      <w:r w:rsidR="003A482D">
        <w:rPr>
          <w:rFonts w:ascii="Times New Roman" w:eastAsia="宋体" w:hAnsi="Times New Roman" w:cs="Times New Roman" w:hint="eastAsia"/>
          <w:sz w:val="24"/>
          <w:szCs w:val="24"/>
        </w:rPr>
        <w:t>也实现了用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的</w:t>
      </w:r>
      <w:r w:rsidR="003A482D">
        <w:rPr>
          <w:rFonts w:ascii="Times New Roman" w:eastAsia="宋体" w:hAnsi="Times New Roman" w:cs="Times New Roman" w:hint="eastAsia"/>
          <w:sz w:val="24"/>
          <w:szCs w:val="24"/>
        </w:rPr>
        <w:t>C</w:t>
      </w:r>
      <w:r w:rsidR="003A482D">
        <w:rPr>
          <w:rFonts w:ascii="Times New Roman" w:eastAsia="宋体" w:hAnsi="Times New Roman" w:cs="Times New Roman"/>
          <w:sz w:val="24"/>
          <w:szCs w:val="24"/>
        </w:rPr>
        <w:t>UDA</w:t>
      </w:r>
      <w:r w:rsidR="003A482D">
        <w:rPr>
          <w:rFonts w:ascii="Times New Roman" w:eastAsia="宋体" w:hAnsi="Times New Roman" w:cs="Times New Roman" w:hint="eastAsia"/>
          <w:sz w:val="24"/>
          <w:szCs w:val="24"/>
        </w:rPr>
        <w:t>语言实现</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w:t>
      </w:r>
      <w:r w:rsidR="003A482D">
        <w:rPr>
          <w:rFonts w:ascii="Times New Roman" w:eastAsia="宋体" w:hAnsi="Times New Roman" w:cs="Times New Roman" w:hint="eastAsia"/>
          <w:sz w:val="24"/>
          <w:szCs w:val="24"/>
        </w:rPr>
        <w:t>[</w:t>
      </w:r>
      <w:r w:rsidR="003A482D">
        <w:rPr>
          <w:rFonts w:ascii="Times New Roman" w:eastAsia="宋体" w:hAnsi="Times New Roman" w:cs="Times New Roman"/>
          <w:sz w:val="24"/>
          <w:szCs w:val="24"/>
        </w:rPr>
        <w:t>66</w:t>
      </w:r>
      <w:r w:rsidR="003A482D">
        <w:rPr>
          <w:rFonts w:ascii="Times New Roman" w:eastAsia="宋体" w:hAnsi="Times New Roman" w:cs="Times New Roman" w:hint="eastAsia"/>
          <w:sz w:val="24"/>
          <w:szCs w:val="24"/>
        </w:rPr>
        <w:t>]</w:t>
      </w:r>
      <w:r w:rsidR="003A482D">
        <w:rPr>
          <w:rFonts w:ascii="Times New Roman" w:eastAsia="宋体" w:hAnsi="Times New Roman" w:cs="Times New Roman" w:hint="eastAsia"/>
          <w:sz w:val="24"/>
          <w:szCs w:val="24"/>
        </w:rPr>
        <w:t>；文章</w:t>
      </w:r>
      <w:r w:rsidR="003A482D">
        <w:rPr>
          <w:rFonts w:ascii="Times New Roman" w:eastAsia="宋体" w:hAnsi="Times New Roman" w:cs="Times New Roman" w:hint="eastAsia"/>
          <w:sz w:val="24"/>
          <w:szCs w:val="24"/>
        </w:rPr>
        <w:t>[67-69]</w:t>
      </w:r>
      <w:r w:rsidR="003A482D">
        <w:rPr>
          <w:rFonts w:ascii="Times New Roman" w:eastAsia="宋体" w:hAnsi="Times New Roman" w:cs="Times New Roman" w:hint="eastAsia"/>
          <w:sz w:val="24"/>
          <w:szCs w:val="24"/>
        </w:rPr>
        <w:t>中也是实现了</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版的</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算法；而文章</w:t>
      </w:r>
      <w:r w:rsidR="003A482D">
        <w:rPr>
          <w:rFonts w:ascii="Times New Roman" w:eastAsia="宋体" w:hAnsi="Times New Roman" w:cs="Times New Roman" w:hint="eastAsia"/>
          <w:sz w:val="24"/>
          <w:szCs w:val="24"/>
        </w:rPr>
        <w:t>[70-71]</w:t>
      </w:r>
      <w:r w:rsidR="003A482D">
        <w:rPr>
          <w:rFonts w:ascii="Times New Roman" w:eastAsia="宋体" w:hAnsi="Times New Roman" w:cs="Times New Roman" w:hint="eastAsia"/>
          <w:sz w:val="24"/>
          <w:szCs w:val="24"/>
        </w:rPr>
        <w:t>则是在</w:t>
      </w:r>
      <w:r w:rsidR="003A482D">
        <w:rPr>
          <w:rFonts w:ascii="Times New Roman" w:eastAsia="宋体" w:hAnsi="Times New Roman" w:cs="Times New Roman" w:hint="eastAsia"/>
          <w:sz w:val="24"/>
          <w:szCs w:val="24"/>
        </w:rPr>
        <w:t>MPI</w:t>
      </w:r>
      <w:r w:rsidR="003A482D">
        <w:rPr>
          <w:rFonts w:ascii="Times New Roman" w:eastAsia="宋体" w:hAnsi="Times New Roman" w:cs="Times New Roman" w:hint="eastAsia"/>
          <w:sz w:val="24"/>
          <w:szCs w:val="24"/>
        </w:rPr>
        <w:t>上实现了</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w:t>
      </w:r>
    </w:p>
    <w:p w14:paraId="481B06EE" w14:textId="4E6694CB" w:rsidR="00366C12" w:rsidRPr="00366C12" w:rsidRDefault="00366C12" w:rsidP="00AC7F78">
      <w:pPr>
        <w:spacing w:line="400" w:lineRule="exact"/>
        <w:ind w:firstLineChars="200" w:firstLine="480"/>
        <w:rPr>
          <w:rFonts w:ascii="Times New Roman" w:eastAsia="宋体" w:hAnsi="Times New Roman" w:cs="Times New Roman" w:hint="eastAsia"/>
          <w:sz w:val="24"/>
          <w:szCs w:val="24"/>
        </w:rPr>
      </w:pPr>
      <w:r>
        <w:rPr>
          <w:rFonts w:ascii="Times New Roman" w:eastAsia="宋体" w:hAnsi="Times New Roman" w:cs="Times New Roman"/>
          <w:sz w:val="24"/>
          <w:szCs w:val="24"/>
        </w:rPr>
        <w:t>PKTM</w:t>
      </w:r>
      <w:r>
        <w:rPr>
          <w:rFonts w:ascii="Times New Roman" w:eastAsia="宋体" w:hAnsi="Times New Roman" w:cs="Times New Roman" w:hint="eastAsia"/>
          <w:sz w:val="24"/>
          <w:szCs w:val="24"/>
        </w:rPr>
        <w:t>算法</w:t>
      </w:r>
      <w:r w:rsidR="00AD2EE5">
        <w:rPr>
          <w:rFonts w:ascii="Times New Roman" w:eastAsia="宋体" w:hAnsi="Times New Roman" w:cs="Times New Roman" w:hint="eastAsia"/>
          <w:sz w:val="24"/>
          <w:szCs w:val="24"/>
        </w:rPr>
        <w:t>有着数据量大，运行时间长等缺点，这就意味着普通的</w:t>
      </w:r>
      <w:r w:rsidR="00AD2EE5">
        <w:rPr>
          <w:rFonts w:ascii="Times New Roman" w:eastAsia="宋体" w:hAnsi="Times New Roman" w:cs="Times New Roman" w:hint="eastAsia"/>
          <w:sz w:val="24"/>
          <w:szCs w:val="24"/>
        </w:rPr>
        <w:t>CPU</w:t>
      </w:r>
      <w:r w:rsidR="00AD2EE5">
        <w:rPr>
          <w:rFonts w:ascii="Times New Roman" w:eastAsia="宋体" w:hAnsi="Times New Roman" w:cs="Times New Roman" w:hint="eastAsia"/>
          <w:sz w:val="24"/>
          <w:szCs w:val="24"/>
        </w:rPr>
        <w:t>算法已经不适合现在的需求，所以在本文，我们实现了</w:t>
      </w:r>
      <w:r w:rsidR="00AD2EE5">
        <w:rPr>
          <w:rFonts w:ascii="Times New Roman" w:eastAsia="宋体" w:hAnsi="Times New Roman" w:cs="Times New Roman" w:hint="eastAsia"/>
          <w:sz w:val="24"/>
          <w:szCs w:val="24"/>
        </w:rPr>
        <w:t>PKTM</w:t>
      </w:r>
      <w:r w:rsidR="00AD2EE5">
        <w:rPr>
          <w:rFonts w:ascii="Times New Roman" w:eastAsia="宋体" w:hAnsi="Times New Roman" w:cs="Times New Roman" w:hint="eastAsia"/>
          <w:sz w:val="24"/>
          <w:szCs w:val="24"/>
        </w:rPr>
        <w:t>的分布式算法</w:t>
      </w:r>
      <w:r w:rsidR="00680B0E">
        <w:rPr>
          <w:rFonts w:ascii="Times New Roman" w:eastAsia="宋体" w:hAnsi="Times New Roman" w:cs="Times New Roman" w:hint="eastAsia"/>
          <w:sz w:val="24"/>
          <w:szCs w:val="24"/>
        </w:rPr>
        <w:t>，并做出了一些优化。</w:t>
      </w:r>
    </w:p>
    <w:p w14:paraId="11C4C300" w14:textId="6B8442AA" w:rsidR="00B17259" w:rsidRPr="00B96E99" w:rsidRDefault="00266751" w:rsidP="00395C1B">
      <w:pPr>
        <w:pStyle w:val="24"/>
        <w:rPr>
          <w:rFonts w:ascii="Times New Roman" w:hAnsi="Times New Roman" w:cs="Times New Roman"/>
        </w:rPr>
      </w:pPr>
      <w:bookmarkStart w:id="277" w:name="_Toc450637078"/>
      <w:r>
        <w:rPr>
          <w:rFonts w:ascii="Times New Roman" w:hAnsi="Times New Roman" w:cs="Times New Roman"/>
        </w:rPr>
        <w:t>4.3</w:t>
      </w:r>
      <w:r w:rsidR="00B17259" w:rsidRPr="00B96E99">
        <w:rPr>
          <w:rFonts w:ascii="Times New Roman" w:hAnsi="Times New Roman" w:cs="Times New Roman"/>
        </w:rPr>
        <w:t xml:space="preserve"> PKTM</w:t>
      </w:r>
      <w:r w:rsidR="00B17259" w:rsidRPr="00B96E99">
        <w:rPr>
          <w:rFonts w:ascii="Times New Roman" w:hAnsi="Times New Roman" w:cs="Times New Roman"/>
        </w:rPr>
        <w:t>分布式算法</w:t>
      </w:r>
      <w:r>
        <w:rPr>
          <w:rFonts w:ascii="Times New Roman" w:hAnsi="Times New Roman" w:cs="Times New Roman" w:hint="eastAsia"/>
        </w:rPr>
        <w:t>实现</w:t>
      </w:r>
      <w:bookmarkEnd w:id="277"/>
    </w:p>
    <w:p w14:paraId="4479848E" w14:textId="6403970E" w:rsidR="00B17259" w:rsidRDefault="00AC7F78"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本文主要</w:t>
      </w:r>
      <w:r w:rsidR="008C20B5">
        <w:rPr>
          <w:rFonts w:ascii="Times New Roman" w:eastAsia="宋体" w:hAnsi="Times New Roman" w:cs="Times New Roman" w:hint="eastAsia"/>
          <w:sz w:val="24"/>
          <w:szCs w:val="24"/>
        </w:rPr>
        <w:t>是针对</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平台的改进，</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平台是一个通用的资源管理框架，由图</w:t>
      </w:r>
      <w:r w:rsidR="008C20B5">
        <w:rPr>
          <w:rFonts w:ascii="Times New Roman" w:eastAsia="宋体" w:hAnsi="Times New Roman" w:cs="Times New Roman" w:hint="eastAsia"/>
          <w:sz w:val="24"/>
          <w:szCs w:val="24"/>
        </w:rPr>
        <w:t>1.6</w:t>
      </w:r>
      <w:r w:rsidR="008C20B5">
        <w:rPr>
          <w:rFonts w:ascii="Times New Roman" w:eastAsia="宋体" w:hAnsi="Times New Roman" w:cs="Times New Roman" w:hint="eastAsia"/>
          <w:sz w:val="24"/>
          <w:szCs w:val="24"/>
        </w:rPr>
        <w:t>可以看出，</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是一个弹性计算平台，可以对多种框架进行管理，因此</w:t>
      </w:r>
      <w:r w:rsidR="005C5710" w:rsidRPr="00B96E99">
        <w:rPr>
          <w:rFonts w:ascii="Times New Roman" w:eastAsia="宋体" w:hAnsi="Times New Roman" w:cs="Times New Roman"/>
          <w:sz w:val="24"/>
          <w:szCs w:val="24"/>
        </w:rPr>
        <w:t>本文</w:t>
      </w:r>
      <w:r w:rsidR="00BF4014">
        <w:rPr>
          <w:rFonts w:ascii="Times New Roman" w:eastAsia="宋体" w:hAnsi="Times New Roman" w:cs="Times New Roman" w:hint="eastAsia"/>
          <w:sz w:val="24"/>
          <w:szCs w:val="24"/>
        </w:rPr>
        <w:t>在</w:t>
      </w:r>
      <w:r w:rsidR="00BF4014">
        <w:rPr>
          <w:rFonts w:ascii="Times New Roman" w:eastAsia="宋体" w:hAnsi="Times New Roman" w:cs="Times New Roman" w:hint="eastAsia"/>
          <w:sz w:val="24"/>
          <w:szCs w:val="24"/>
        </w:rPr>
        <w:t>Hadoop</w:t>
      </w:r>
      <w:r w:rsidR="00BF4014">
        <w:rPr>
          <w:rFonts w:ascii="Times New Roman" w:eastAsia="宋体" w:hAnsi="Times New Roman" w:cs="Times New Roman" w:hint="eastAsia"/>
          <w:sz w:val="24"/>
          <w:szCs w:val="24"/>
        </w:rPr>
        <w:t>和</w:t>
      </w:r>
      <w:r w:rsidR="00BF4014">
        <w:rPr>
          <w:rFonts w:ascii="Times New Roman" w:eastAsia="宋体" w:hAnsi="Times New Roman" w:cs="Times New Roman" w:hint="eastAsia"/>
          <w:sz w:val="24"/>
          <w:szCs w:val="24"/>
        </w:rPr>
        <w:t>Spark</w:t>
      </w:r>
      <w:r w:rsidR="00BF4014">
        <w:rPr>
          <w:rFonts w:ascii="Times New Roman" w:eastAsia="宋体" w:hAnsi="Times New Roman" w:cs="Times New Roman" w:hint="eastAsia"/>
          <w:sz w:val="24"/>
          <w:szCs w:val="24"/>
        </w:rPr>
        <w:t>两个平台上都实现了</w:t>
      </w:r>
      <w:r w:rsidR="00BF4014">
        <w:rPr>
          <w:rFonts w:ascii="Times New Roman" w:eastAsia="宋体" w:hAnsi="Times New Roman" w:cs="Times New Roman" w:hint="eastAsia"/>
          <w:sz w:val="24"/>
          <w:szCs w:val="24"/>
        </w:rPr>
        <w:t>PKTM</w:t>
      </w:r>
      <w:r w:rsidR="005C5710" w:rsidRPr="00B96E99">
        <w:rPr>
          <w:rFonts w:ascii="Times New Roman" w:eastAsia="宋体" w:hAnsi="Times New Roman" w:cs="Times New Roman"/>
          <w:sz w:val="24"/>
          <w:szCs w:val="24"/>
        </w:rPr>
        <w:t>算法</w:t>
      </w:r>
      <w:r w:rsidR="00E833B5">
        <w:rPr>
          <w:rFonts w:ascii="Times New Roman" w:eastAsia="宋体" w:hAnsi="Times New Roman" w:cs="Times New Roman" w:hint="eastAsia"/>
          <w:sz w:val="24"/>
          <w:szCs w:val="24"/>
        </w:rPr>
        <w:t>，该并行算法的设计</w:t>
      </w:r>
      <w:r w:rsidR="003B3001">
        <w:rPr>
          <w:rFonts w:ascii="Times New Roman" w:eastAsia="宋体" w:hAnsi="Times New Roman" w:cs="Times New Roman" w:hint="eastAsia"/>
          <w:sz w:val="24"/>
          <w:szCs w:val="24"/>
        </w:rPr>
        <w:t>主要符合</w:t>
      </w:r>
      <w:r w:rsidR="003B3001">
        <w:rPr>
          <w:rFonts w:ascii="Times New Roman" w:eastAsia="宋体" w:hAnsi="Times New Roman" w:cs="Times New Roman" w:hint="eastAsia"/>
          <w:sz w:val="24"/>
          <w:szCs w:val="24"/>
        </w:rPr>
        <w:t>Map-</w:t>
      </w:r>
      <w:r w:rsidR="003B3001">
        <w:rPr>
          <w:rFonts w:ascii="Times New Roman" w:eastAsia="宋体" w:hAnsi="Times New Roman" w:cs="Times New Roman"/>
          <w:sz w:val="24"/>
          <w:szCs w:val="24"/>
        </w:rPr>
        <w:t>R</w:t>
      </w:r>
      <w:r w:rsidR="003B3001">
        <w:rPr>
          <w:rFonts w:ascii="Times New Roman" w:eastAsia="宋体" w:hAnsi="Times New Roman" w:cs="Times New Roman" w:hint="eastAsia"/>
          <w:sz w:val="24"/>
          <w:szCs w:val="24"/>
        </w:rPr>
        <w:t>educe</w:t>
      </w:r>
      <w:r w:rsidR="003B3001">
        <w:rPr>
          <w:rFonts w:ascii="Times New Roman" w:eastAsia="宋体" w:hAnsi="Times New Roman" w:cs="Times New Roman" w:hint="eastAsia"/>
          <w:sz w:val="24"/>
          <w:szCs w:val="24"/>
        </w:rPr>
        <w:t>范式</w:t>
      </w:r>
      <w:r w:rsidR="00BF4014">
        <w:rPr>
          <w:rFonts w:ascii="Times New Roman" w:eastAsia="宋体" w:hAnsi="Times New Roman" w:cs="Times New Roman" w:hint="eastAsia"/>
          <w:sz w:val="24"/>
          <w:szCs w:val="24"/>
        </w:rPr>
        <w:t>，然后</w:t>
      </w:r>
      <w:r w:rsidR="00ED0D04">
        <w:rPr>
          <w:rFonts w:ascii="Times New Roman" w:eastAsia="宋体" w:hAnsi="Times New Roman" w:cs="Times New Roman" w:hint="eastAsia"/>
          <w:sz w:val="24"/>
          <w:szCs w:val="24"/>
        </w:rPr>
        <w:t>用这两个算法分别验证</w:t>
      </w:r>
      <w:r w:rsidR="00ED0D04">
        <w:rPr>
          <w:rFonts w:ascii="Times New Roman" w:eastAsia="宋体" w:hAnsi="Times New Roman" w:cs="Times New Roman" w:hint="eastAsia"/>
          <w:sz w:val="24"/>
          <w:szCs w:val="24"/>
        </w:rPr>
        <w:t>YARN</w:t>
      </w:r>
      <w:r w:rsidR="0020726D">
        <w:rPr>
          <w:rFonts w:ascii="Times New Roman" w:eastAsia="宋体" w:hAnsi="Times New Roman" w:cs="Times New Roman" w:hint="eastAsia"/>
          <w:sz w:val="24"/>
          <w:szCs w:val="24"/>
        </w:rPr>
        <w:t>的平台通用性和性能</w:t>
      </w:r>
      <w:r w:rsidR="005C5710" w:rsidRPr="00B96E99">
        <w:rPr>
          <w:rFonts w:ascii="Times New Roman" w:eastAsia="宋体" w:hAnsi="Times New Roman" w:cs="Times New Roman"/>
          <w:sz w:val="24"/>
          <w:szCs w:val="24"/>
        </w:rPr>
        <w:t>。</w:t>
      </w:r>
    </w:p>
    <w:p w14:paraId="7CBEF76F" w14:textId="1C1211FD" w:rsidR="000469FA" w:rsidRDefault="00850E94"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PKTM</w:t>
      </w:r>
      <w:r w:rsidR="000F2D8D">
        <w:rPr>
          <w:rFonts w:ascii="Times New Roman" w:eastAsia="宋体" w:hAnsi="Times New Roman" w:cs="Times New Roman" w:hint="eastAsia"/>
          <w:sz w:val="24"/>
          <w:szCs w:val="24"/>
        </w:rPr>
        <w:t>分布式算法的</w:t>
      </w:r>
      <w:r w:rsidR="008E7719">
        <w:rPr>
          <w:rFonts w:ascii="Times New Roman" w:eastAsia="宋体" w:hAnsi="Times New Roman" w:cs="Times New Roman" w:hint="eastAsia"/>
          <w:sz w:val="24"/>
          <w:szCs w:val="24"/>
        </w:rPr>
        <w:t>设计</w:t>
      </w:r>
      <w:r w:rsidR="000F2D8D">
        <w:rPr>
          <w:rFonts w:ascii="Times New Roman" w:eastAsia="宋体" w:hAnsi="Times New Roman" w:cs="Times New Roman" w:hint="eastAsia"/>
          <w:sz w:val="24"/>
          <w:szCs w:val="24"/>
        </w:rPr>
        <w:t>中，主要有以下几点考虑：</w:t>
      </w:r>
    </w:p>
    <w:p w14:paraId="25EE2B9D" w14:textId="697E0755" w:rsidR="000F2D8D" w:rsidRPr="005C7DE2" w:rsidRDefault="000F2D8D" w:rsidP="005C7DE2">
      <w:pPr>
        <w:pStyle w:val="a3"/>
        <w:numPr>
          <w:ilvl w:val="0"/>
          <w:numId w:val="68"/>
        </w:numPr>
        <w:spacing w:line="400" w:lineRule="exact"/>
        <w:ind w:firstLineChars="0"/>
        <w:rPr>
          <w:rFonts w:ascii="Times New Roman" w:eastAsia="宋体" w:hAnsi="Times New Roman" w:cs="Times New Roman"/>
          <w:sz w:val="24"/>
          <w:szCs w:val="24"/>
        </w:rPr>
      </w:pPr>
      <w:r w:rsidRPr="005C7DE2">
        <w:rPr>
          <w:rFonts w:ascii="Times New Roman" w:eastAsia="宋体" w:hAnsi="Times New Roman" w:cs="Times New Roman" w:hint="eastAsia"/>
          <w:sz w:val="24"/>
          <w:szCs w:val="24"/>
        </w:rPr>
        <w:t>如何读取输入数据以及如何切分数据</w:t>
      </w:r>
      <w:r w:rsidR="00CF60F2" w:rsidRPr="005C7DE2">
        <w:rPr>
          <w:rFonts w:ascii="Times New Roman" w:eastAsia="宋体" w:hAnsi="Times New Roman" w:cs="Times New Roman" w:hint="eastAsia"/>
          <w:sz w:val="24"/>
          <w:szCs w:val="24"/>
        </w:rPr>
        <w:t>。</w:t>
      </w:r>
    </w:p>
    <w:p w14:paraId="24628C83" w14:textId="170C683C" w:rsidR="005C7DE2" w:rsidRDefault="005C7DE2"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在每个</w:t>
      </w:r>
      <w:r w:rsidR="00386337">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任务中如何进行计算。</w:t>
      </w:r>
    </w:p>
    <w:p w14:paraId="3396E390" w14:textId="63525B20" w:rsidR="00E833B5" w:rsidRDefault="00E833B5"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Map</w:t>
      </w:r>
      <w:r w:rsidR="00140EF6">
        <w:rPr>
          <w:rFonts w:ascii="Times New Roman" w:eastAsia="宋体" w:hAnsi="Times New Roman" w:cs="Times New Roman" w:hint="eastAsia"/>
          <w:sz w:val="24"/>
          <w:szCs w:val="24"/>
        </w:rPr>
        <w:t>端输出结果如何映射到</w:t>
      </w:r>
      <w:r w:rsidR="00140EF6">
        <w:rPr>
          <w:rFonts w:ascii="Times New Roman" w:eastAsia="宋体" w:hAnsi="Times New Roman" w:cs="Times New Roman" w:hint="eastAsia"/>
          <w:sz w:val="24"/>
          <w:szCs w:val="24"/>
        </w:rPr>
        <w:t>Reduce</w:t>
      </w:r>
      <w:r w:rsidR="00140EF6">
        <w:rPr>
          <w:rFonts w:ascii="Times New Roman" w:eastAsia="宋体" w:hAnsi="Times New Roman" w:cs="Times New Roman" w:hint="eastAsia"/>
          <w:sz w:val="24"/>
          <w:szCs w:val="24"/>
        </w:rPr>
        <w:t>端。</w:t>
      </w:r>
    </w:p>
    <w:p w14:paraId="697ECE76" w14:textId="72CDCDD6" w:rsidR="00140EF6" w:rsidRDefault="00140EF6"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如何产生输出文件。</w:t>
      </w:r>
    </w:p>
    <w:p w14:paraId="5C5E895F" w14:textId="692BEAEE" w:rsidR="00E418B8" w:rsidRPr="00E418B8" w:rsidRDefault="00E418B8" w:rsidP="00E418B8">
      <w:pPr>
        <w:spacing w:line="400" w:lineRule="exact"/>
        <w:ind w:left="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下面我们将</w:t>
      </w:r>
      <w:r w:rsidR="00B56651">
        <w:rPr>
          <w:rFonts w:ascii="Times New Roman" w:eastAsia="宋体" w:hAnsi="Times New Roman" w:cs="Times New Roman" w:hint="eastAsia"/>
          <w:sz w:val="24"/>
          <w:szCs w:val="24"/>
        </w:rPr>
        <w:t>分别介绍在</w:t>
      </w:r>
      <w:r w:rsidR="00B56651">
        <w:rPr>
          <w:rFonts w:ascii="Times New Roman" w:eastAsia="宋体" w:hAnsi="Times New Roman" w:cs="Times New Roman" w:hint="eastAsia"/>
          <w:sz w:val="24"/>
          <w:szCs w:val="24"/>
        </w:rPr>
        <w:t>Hadoop</w:t>
      </w:r>
      <w:r w:rsidR="00B56651">
        <w:rPr>
          <w:rFonts w:ascii="Times New Roman" w:eastAsia="宋体" w:hAnsi="Times New Roman" w:cs="Times New Roman" w:hint="eastAsia"/>
          <w:sz w:val="24"/>
          <w:szCs w:val="24"/>
        </w:rPr>
        <w:t>和</w:t>
      </w:r>
      <w:r w:rsidR="00B56651">
        <w:rPr>
          <w:rFonts w:ascii="Times New Roman" w:eastAsia="宋体" w:hAnsi="Times New Roman" w:cs="Times New Roman" w:hint="eastAsia"/>
          <w:sz w:val="24"/>
          <w:szCs w:val="24"/>
        </w:rPr>
        <w:t>Spark</w:t>
      </w:r>
      <w:r w:rsidR="00B56651">
        <w:rPr>
          <w:rFonts w:ascii="Times New Roman" w:eastAsia="宋体" w:hAnsi="Times New Roman" w:cs="Times New Roman" w:hint="eastAsia"/>
          <w:sz w:val="24"/>
          <w:szCs w:val="24"/>
        </w:rPr>
        <w:t>框架如何解决上述问题。</w:t>
      </w:r>
    </w:p>
    <w:p w14:paraId="04DF2636" w14:textId="3685F1EE" w:rsidR="00675394" w:rsidRPr="002577CB" w:rsidRDefault="007B3FE5" w:rsidP="002577CB">
      <w:pPr>
        <w:pStyle w:val="30"/>
      </w:pPr>
      <w:bookmarkStart w:id="278" w:name="_Toc450637079"/>
      <w:r w:rsidRPr="002577CB">
        <w:t>4.3</w:t>
      </w:r>
      <w:r w:rsidR="00675394" w:rsidRPr="002577CB">
        <w:t>.1 Hadoop</w:t>
      </w:r>
      <w:r w:rsidR="00675394" w:rsidRPr="002577CB">
        <w:t>上的</w:t>
      </w:r>
      <w:r w:rsidR="00675394" w:rsidRPr="002577CB">
        <w:t>Kirchhoff</w:t>
      </w:r>
      <w:r w:rsidR="00675394" w:rsidRPr="002577CB">
        <w:t>算法实现</w:t>
      </w:r>
      <w:bookmarkEnd w:id="278"/>
    </w:p>
    <w:p w14:paraId="00ED07A9" w14:textId="6172281A" w:rsidR="002577CB" w:rsidRDefault="002577CB"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sz w:val="24"/>
          <w:szCs w:val="24"/>
        </w:rPr>
        <w:t xml:space="preserve"> PKTM</w:t>
      </w:r>
      <w:r>
        <w:rPr>
          <w:rFonts w:ascii="Times New Roman" w:eastAsia="宋体" w:hAnsi="Times New Roman" w:cs="Times New Roman" w:hint="eastAsia"/>
          <w:sz w:val="24"/>
          <w:szCs w:val="24"/>
        </w:rPr>
        <w:t>算法的实现中，我们考虑如何解决上述问题。</w:t>
      </w:r>
    </w:p>
    <w:p w14:paraId="6D11AC66" w14:textId="738C9525" w:rsidR="002577CB" w:rsidRPr="00C8384F" w:rsidRDefault="002577CB"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lastRenderedPageBreak/>
        <w:t>如何读取输入数据以及如何切分数据？</w:t>
      </w:r>
    </w:p>
    <w:p w14:paraId="0BC83D62" w14:textId="77777777" w:rsidR="00FD1ABB" w:rsidRDefault="009403B5" w:rsidP="00EE3A08">
      <w:pPr>
        <w:pStyle w:val="a3"/>
        <w:spacing w:line="400" w:lineRule="exact"/>
        <w:ind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算法的输入文件为道文件，每道数据都有固定的大小，这就意味不能从一道数据中间切分开。</w:t>
      </w:r>
      <w:r w:rsidR="002B2148">
        <w:rPr>
          <w:rFonts w:ascii="Times New Roman" w:eastAsia="宋体" w:hAnsi="Times New Roman" w:cs="Times New Roman" w:hint="eastAsia"/>
          <w:sz w:val="24"/>
          <w:szCs w:val="24"/>
        </w:rPr>
        <w:t>在</w:t>
      </w:r>
      <w:r w:rsidR="002B2148">
        <w:rPr>
          <w:rFonts w:ascii="Times New Roman" w:eastAsia="宋体" w:hAnsi="Times New Roman" w:cs="Times New Roman" w:hint="eastAsia"/>
          <w:sz w:val="24"/>
          <w:szCs w:val="24"/>
        </w:rPr>
        <w:t>Hadoop</w:t>
      </w:r>
      <w:r w:rsidR="002B2148">
        <w:rPr>
          <w:rFonts w:ascii="Times New Roman" w:eastAsia="宋体" w:hAnsi="Times New Roman" w:cs="Times New Roman" w:hint="eastAsia"/>
          <w:sz w:val="24"/>
          <w:szCs w:val="24"/>
        </w:rPr>
        <w:t>中，每个输入文件块对应一个</w:t>
      </w:r>
      <w:r w:rsidR="002B2148">
        <w:rPr>
          <w:rFonts w:ascii="Times New Roman" w:eastAsia="宋体" w:hAnsi="Times New Roman" w:cs="Times New Roman" w:hint="eastAsia"/>
          <w:sz w:val="24"/>
          <w:szCs w:val="24"/>
        </w:rPr>
        <w:t>map task</w:t>
      </w:r>
      <w:r w:rsidR="002B2148">
        <w:rPr>
          <w:rFonts w:ascii="Times New Roman" w:eastAsia="宋体" w:hAnsi="Times New Roman" w:cs="Times New Roman" w:hint="eastAsia"/>
          <w:sz w:val="24"/>
          <w:szCs w:val="24"/>
        </w:rPr>
        <w:t>。</w:t>
      </w:r>
      <w:r w:rsidR="002B2148">
        <w:rPr>
          <w:rFonts w:ascii="Times New Roman" w:eastAsia="宋体" w:hAnsi="Times New Roman" w:cs="Times New Roman" w:hint="eastAsia"/>
          <w:sz w:val="24"/>
          <w:szCs w:val="24"/>
        </w:rPr>
        <w:t>Hadoop</w:t>
      </w:r>
      <w:r w:rsidR="002B2148">
        <w:rPr>
          <w:rFonts w:ascii="Times New Roman" w:eastAsia="宋体" w:hAnsi="Times New Roman" w:cs="Times New Roman" w:hint="eastAsia"/>
          <w:sz w:val="24"/>
          <w:szCs w:val="24"/>
        </w:rPr>
        <w:t>提供了默认的分块机制，但该机制不适合</w:t>
      </w:r>
      <w:r w:rsidR="002B2148">
        <w:rPr>
          <w:rFonts w:ascii="Times New Roman" w:eastAsia="宋体" w:hAnsi="Times New Roman" w:cs="Times New Roman" w:hint="eastAsia"/>
          <w:sz w:val="24"/>
          <w:szCs w:val="24"/>
        </w:rPr>
        <w:t>PKT</w:t>
      </w:r>
      <w:r w:rsidR="002B2148">
        <w:rPr>
          <w:rFonts w:ascii="Times New Roman" w:eastAsia="宋体" w:hAnsi="Times New Roman" w:cs="Times New Roman"/>
          <w:sz w:val="24"/>
          <w:szCs w:val="24"/>
        </w:rPr>
        <w:t>M</w:t>
      </w:r>
      <w:r w:rsidR="002B2148">
        <w:rPr>
          <w:rFonts w:ascii="Times New Roman" w:eastAsia="宋体" w:hAnsi="Times New Roman" w:cs="Times New Roman" w:hint="eastAsia"/>
          <w:sz w:val="24"/>
          <w:szCs w:val="24"/>
        </w:rPr>
        <w:t>算法，因此我们自定义了输入文件</w:t>
      </w:r>
      <w:r w:rsidR="00FD1ABB">
        <w:rPr>
          <w:rFonts w:ascii="Times New Roman" w:eastAsia="宋体" w:hAnsi="Times New Roman" w:cs="Times New Roman" w:hint="eastAsia"/>
          <w:sz w:val="24"/>
          <w:szCs w:val="24"/>
        </w:rPr>
        <w:t>。</w:t>
      </w:r>
    </w:p>
    <w:p w14:paraId="3F33C592" w14:textId="2884DABD" w:rsidR="00663FEB" w:rsidRPr="006A2BC2" w:rsidRDefault="00466CC1" w:rsidP="00FD1ABB">
      <w:pPr>
        <w:pStyle w:val="a3"/>
        <w:spacing w:line="400" w:lineRule="exact"/>
        <w:ind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提供了重写</w:t>
      </w:r>
      <w:r>
        <w:rPr>
          <w:rFonts w:ascii="Times New Roman" w:eastAsia="宋体" w:hAnsi="Times New Roman" w:cs="Times New Roman" w:hint="eastAsia"/>
          <w:sz w:val="24"/>
          <w:szCs w:val="24"/>
        </w:rPr>
        <w:t>FileInputFormat</w:t>
      </w:r>
      <w:r>
        <w:rPr>
          <w:rFonts w:ascii="Times New Roman" w:eastAsia="宋体" w:hAnsi="Times New Roman" w:cs="Times New Roman" w:hint="eastAsia"/>
          <w:sz w:val="24"/>
          <w:szCs w:val="24"/>
        </w:rPr>
        <w:t>类来进行逻辑划分输入文件</w:t>
      </w:r>
      <w:r w:rsidR="00202EDF">
        <w:rPr>
          <w:rFonts w:ascii="Times New Roman" w:eastAsia="宋体" w:hAnsi="Times New Roman" w:cs="Times New Roman" w:hint="eastAsia"/>
          <w:sz w:val="24"/>
          <w:szCs w:val="24"/>
        </w:rPr>
        <w:t>split</w:t>
      </w:r>
      <w:r>
        <w:rPr>
          <w:rFonts w:ascii="Times New Roman" w:eastAsia="宋体" w:hAnsi="Times New Roman" w:cs="Times New Roman" w:hint="eastAsia"/>
          <w:sz w:val="24"/>
          <w:szCs w:val="24"/>
        </w:rPr>
        <w:t>，</w:t>
      </w:r>
      <w:r w:rsidR="00147C12">
        <w:rPr>
          <w:rFonts w:ascii="Times New Roman" w:eastAsia="宋体" w:hAnsi="Times New Roman" w:cs="Times New Roman" w:hint="eastAsia"/>
          <w:sz w:val="24"/>
          <w:szCs w:val="24"/>
        </w:rPr>
        <w:t>每个</w:t>
      </w:r>
      <w:r w:rsidR="00147C12">
        <w:rPr>
          <w:rFonts w:ascii="Times New Roman" w:eastAsia="宋体" w:hAnsi="Times New Roman" w:cs="Times New Roman" w:hint="eastAsia"/>
          <w:sz w:val="24"/>
          <w:szCs w:val="24"/>
        </w:rPr>
        <w:t>split</w:t>
      </w:r>
      <w:r w:rsidR="00147C12">
        <w:rPr>
          <w:rFonts w:ascii="Times New Roman" w:eastAsia="宋体" w:hAnsi="Times New Roman" w:cs="Times New Roman" w:hint="eastAsia"/>
          <w:sz w:val="24"/>
          <w:szCs w:val="24"/>
        </w:rPr>
        <w:t>对应一个</w:t>
      </w:r>
      <w:r w:rsidR="00147C12">
        <w:rPr>
          <w:rFonts w:ascii="Times New Roman" w:eastAsia="宋体" w:hAnsi="Times New Roman" w:cs="Times New Roman" w:hint="eastAsia"/>
          <w:sz w:val="24"/>
          <w:szCs w:val="24"/>
        </w:rPr>
        <w:t>map</w:t>
      </w:r>
      <w:r w:rsidR="00147C12">
        <w:rPr>
          <w:rFonts w:ascii="Times New Roman" w:eastAsia="宋体" w:hAnsi="Times New Roman" w:cs="Times New Roman"/>
          <w:sz w:val="24"/>
          <w:szCs w:val="24"/>
        </w:rPr>
        <w:t xml:space="preserve"> </w:t>
      </w:r>
      <w:r w:rsidR="00147C12">
        <w:rPr>
          <w:rFonts w:ascii="Times New Roman" w:eastAsia="宋体" w:hAnsi="Times New Roman" w:cs="Times New Roman" w:hint="eastAsia"/>
          <w:sz w:val="24"/>
          <w:szCs w:val="24"/>
        </w:rPr>
        <w:t>task</w:t>
      </w:r>
      <w:r w:rsidR="00147C12">
        <w:rPr>
          <w:rFonts w:ascii="Times New Roman" w:eastAsia="宋体" w:hAnsi="Times New Roman" w:cs="Times New Roman" w:hint="eastAsia"/>
          <w:sz w:val="24"/>
          <w:szCs w:val="24"/>
        </w:rPr>
        <w:t>。</w:t>
      </w:r>
      <w:r w:rsidR="00663FEB" w:rsidRPr="00B96E99">
        <w:rPr>
          <w:rFonts w:ascii="Times New Roman" w:eastAsia="宋体" w:hAnsi="Times New Roman" w:cs="Times New Roman"/>
          <w:sz w:val="24"/>
          <w:szCs w:val="24"/>
        </w:rPr>
        <w:t>因此我们只要设置了每个</w:t>
      </w:r>
      <w:r w:rsidR="00663FEB" w:rsidRPr="00B96E99">
        <w:rPr>
          <w:rFonts w:ascii="Times New Roman" w:eastAsia="宋体" w:hAnsi="Times New Roman" w:cs="Times New Roman"/>
          <w:sz w:val="24"/>
          <w:szCs w:val="24"/>
        </w:rPr>
        <w:t>split</w:t>
      </w:r>
      <w:r w:rsidR="00663FEB" w:rsidRPr="00B96E99">
        <w:rPr>
          <w:rFonts w:ascii="Times New Roman" w:eastAsia="宋体" w:hAnsi="Times New Roman" w:cs="Times New Roman"/>
          <w:sz w:val="24"/>
          <w:szCs w:val="24"/>
        </w:rPr>
        <w:t>的大小就可以确定</w:t>
      </w:r>
      <w:r w:rsidR="00D87FB8">
        <w:rPr>
          <w:rFonts w:ascii="Times New Roman" w:eastAsia="宋体" w:hAnsi="Times New Roman" w:cs="Times New Roman"/>
          <w:sz w:val="24"/>
          <w:szCs w:val="24"/>
        </w:rPr>
        <w:t xml:space="preserve">map </w:t>
      </w:r>
      <w:r w:rsidR="00D87FB8">
        <w:rPr>
          <w:rFonts w:ascii="Times New Roman" w:eastAsia="宋体" w:hAnsi="Times New Roman" w:cs="Times New Roman" w:hint="eastAsia"/>
          <w:sz w:val="24"/>
          <w:szCs w:val="24"/>
        </w:rPr>
        <w:t>task</w:t>
      </w:r>
      <w:r w:rsidR="00663FEB" w:rsidRPr="00B96E99">
        <w:rPr>
          <w:rFonts w:ascii="Times New Roman" w:eastAsia="宋体" w:hAnsi="Times New Roman" w:cs="Times New Roman"/>
          <w:sz w:val="24"/>
          <w:szCs w:val="24"/>
        </w:rPr>
        <w:t>的数量。首先在</w:t>
      </w:r>
      <w:r w:rsidR="00663FEB" w:rsidRPr="00B96E99">
        <w:rPr>
          <w:rFonts w:ascii="Times New Roman" w:eastAsia="宋体" w:hAnsi="Times New Roman" w:cs="Times New Roman"/>
          <w:sz w:val="24"/>
          <w:szCs w:val="24"/>
        </w:rPr>
        <w:t>FileInputFormat</w:t>
      </w:r>
      <w:r w:rsidR="00663FEB" w:rsidRPr="00B96E99">
        <w:rPr>
          <w:rFonts w:ascii="Times New Roman" w:eastAsia="宋体" w:hAnsi="Times New Roman" w:cs="Times New Roman"/>
          <w:sz w:val="24"/>
          <w:szCs w:val="24"/>
        </w:rPr>
        <w:t>中获取所有</w:t>
      </w:r>
      <w:r w:rsidR="00663FEB" w:rsidRPr="00B96E99">
        <w:rPr>
          <w:rFonts w:ascii="Times New Roman" w:eastAsia="宋体" w:hAnsi="Times New Roman" w:cs="Times New Roman"/>
          <w:sz w:val="24"/>
          <w:szCs w:val="24"/>
        </w:rPr>
        <w:t>split</w:t>
      </w:r>
      <w:r w:rsidR="00663FEB" w:rsidRPr="00B96E99">
        <w:rPr>
          <w:rFonts w:ascii="Times New Roman" w:eastAsia="宋体" w:hAnsi="Times New Roman" w:cs="Times New Roman"/>
          <w:sz w:val="24"/>
          <w:szCs w:val="24"/>
        </w:rPr>
        <w:t>的总大小：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oMath>
      <w:r w:rsidR="00663FEB" w:rsidRPr="00B96E99">
        <w:rPr>
          <w:rFonts w:ascii="Times New Roman" w:eastAsia="宋体" w:hAnsi="Times New Roman" w:cs="Times New Roman"/>
          <w:sz w:val="24"/>
          <w:szCs w:val="24"/>
        </w:rPr>
        <w:t>，</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oMath>
      <w:r w:rsidR="00663FEB" w:rsidRPr="00B96E99">
        <w:rPr>
          <w:rFonts w:ascii="Times New Roman" w:eastAsia="宋体" w:hAnsi="Times New Roman" w:cs="Times New Roman"/>
          <w:sz w:val="24"/>
          <w:szCs w:val="24"/>
        </w:rPr>
        <w:t>。在</w:t>
      </w:r>
      <w:r w:rsidR="00663FEB" w:rsidRPr="00B96E99">
        <w:rPr>
          <w:rFonts w:ascii="Times New Roman" w:eastAsia="宋体" w:hAnsi="Times New Roman" w:cs="Times New Roman"/>
          <w:sz w:val="24"/>
          <w:szCs w:val="24"/>
        </w:rPr>
        <w:t xml:space="preserve">Hadoop </w:t>
      </w:r>
      <w:r w:rsidR="00663FEB" w:rsidRPr="00B96E99">
        <w:rPr>
          <w:rFonts w:ascii="Times New Roman" w:eastAsia="宋体" w:hAnsi="Times New Roman" w:cs="Times New Roman"/>
          <w:sz w:val="24"/>
          <w:szCs w:val="24"/>
        </w:rPr>
        <w:t>中，</w:t>
      </w:r>
      <w:r w:rsidR="00663FEB" w:rsidRPr="00B96E99">
        <w:rPr>
          <w:rFonts w:ascii="Times New Roman" w:eastAsia="宋体" w:hAnsi="Times New Roman" w:cs="Times New Roman"/>
          <w:sz w:val="24"/>
          <w:szCs w:val="24"/>
        </w:rPr>
        <w:t xml:space="preserve">Reduce </w:t>
      </w:r>
      <w:r w:rsidR="00663FEB" w:rsidRPr="00B96E99">
        <w:rPr>
          <w:rFonts w:ascii="Times New Roman" w:eastAsia="宋体" w:hAnsi="Times New Roman" w:cs="Times New Roman"/>
          <w:sz w:val="24"/>
          <w:szCs w:val="24"/>
        </w:rPr>
        <w:t>任务的个数是由用户设置的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00663FEB" w:rsidRPr="00B96E99">
        <w:rPr>
          <w:rFonts w:ascii="Times New Roman" w:eastAsia="宋体" w:hAnsi="Times New Roman" w:cs="Times New Roman"/>
          <w:sz w:val="24"/>
          <w:szCs w:val="24"/>
        </w:rPr>
        <w:t>，在</w:t>
      </w:r>
      <w:r w:rsidR="005D68ED">
        <w:rPr>
          <w:rFonts w:ascii="Times New Roman" w:eastAsia="宋体" w:hAnsi="Times New Roman" w:cs="Times New Roman"/>
          <w:sz w:val="24"/>
          <w:szCs w:val="24"/>
        </w:rPr>
        <w:t>map</w:t>
      </w:r>
      <w:r w:rsidR="006A2BC2">
        <w:rPr>
          <w:rFonts w:ascii="Times New Roman" w:eastAsia="宋体" w:hAnsi="Times New Roman" w:cs="Times New Roman"/>
          <w:sz w:val="24"/>
          <w:szCs w:val="24"/>
        </w:rPr>
        <w:t xml:space="preserve"> task</w:t>
      </w:r>
      <w:r w:rsidR="00663FEB" w:rsidRPr="006A2BC2">
        <w:rPr>
          <w:rFonts w:ascii="Times New Roman" w:eastAsia="宋体" w:hAnsi="Times New Roman" w:cs="Times New Roman"/>
          <w:sz w:val="24"/>
          <w:szCs w:val="24"/>
        </w:rPr>
        <w:t>没有结束时，</w:t>
      </w:r>
      <w:r w:rsidR="00663FEB" w:rsidRPr="006A2BC2">
        <w:rPr>
          <w:rFonts w:ascii="Times New Roman" w:eastAsia="宋体" w:hAnsi="Times New Roman" w:cs="Times New Roman"/>
          <w:sz w:val="24"/>
          <w:szCs w:val="24"/>
        </w:rPr>
        <w:t xml:space="preserve">reduce </w:t>
      </w:r>
      <w:r w:rsidR="00663FEB" w:rsidRPr="006A2BC2">
        <w:rPr>
          <w:rFonts w:ascii="Times New Roman" w:eastAsia="宋体" w:hAnsi="Times New Roman" w:cs="Times New Roman"/>
          <w:sz w:val="24"/>
          <w:szCs w:val="24"/>
        </w:rPr>
        <w:t>就会被启动，因此，</w:t>
      </w:r>
      <w:r w:rsidR="00663FEB" w:rsidRPr="006A2BC2">
        <w:rPr>
          <w:rFonts w:ascii="Times New Roman" w:eastAsia="宋体" w:hAnsi="Times New Roman" w:cs="Times New Roman"/>
          <w:sz w:val="24"/>
          <w:szCs w:val="24"/>
        </w:rPr>
        <w:t>reduce</w:t>
      </w:r>
      <w:r w:rsidR="00663FEB" w:rsidRPr="006A2BC2">
        <w:rPr>
          <w:rFonts w:ascii="Times New Roman" w:eastAsia="宋体" w:hAnsi="Times New Roman" w:cs="Times New Roman"/>
          <w:sz w:val="24"/>
          <w:szCs w:val="24"/>
        </w:rPr>
        <w:t>占用资源会影响</w:t>
      </w:r>
      <w:r w:rsidR="006A2BC2">
        <w:rPr>
          <w:rFonts w:ascii="Times New Roman" w:eastAsia="宋体" w:hAnsi="Times New Roman" w:cs="Times New Roman"/>
          <w:sz w:val="24"/>
          <w:szCs w:val="24"/>
        </w:rPr>
        <w:t>map</w:t>
      </w:r>
      <w:r w:rsidR="00663FEB" w:rsidRPr="006A2BC2">
        <w:rPr>
          <w:rFonts w:ascii="Times New Roman" w:eastAsia="宋体" w:hAnsi="Times New Roman" w:cs="Times New Roman"/>
          <w:sz w:val="24"/>
          <w:szCs w:val="24"/>
        </w:rPr>
        <w:t>的数量，基于这些考虑设置</w:t>
      </w:r>
      <w:r w:rsidR="00663FEB" w:rsidRPr="006A2BC2">
        <w:rPr>
          <w:rFonts w:ascii="Times New Roman" w:eastAsia="宋体" w:hAnsi="Times New Roman" w:cs="Times New Roman"/>
          <w:sz w:val="24"/>
          <w:szCs w:val="24"/>
        </w:rPr>
        <w:t>split</w:t>
      </w:r>
      <w:r w:rsidR="00663FEB" w:rsidRPr="006A2BC2">
        <w:rPr>
          <w:rFonts w:ascii="Times New Roman" w:eastAsia="宋体" w:hAnsi="Times New Roman" w:cs="Times New Roman"/>
          <w:sz w:val="24"/>
          <w:szCs w:val="24"/>
        </w:rPr>
        <w:t>大小：</w:t>
      </w:r>
    </w:p>
    <w:p w14:paraId="402F4822" w14:textId="67CA9B44" w:rsidR="00663FEB" w:rsidRPr="00B96E99" w:rsidRDefault="00663FEB" w:rsidP="00232E50">
      <w:pPr>
        <w:pStyle w:val="a3"/>
        <w:ind w:left="839" w:firstLineChars="0" w:firstLine="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k*</m:t>
            </m:r>
            <m:r>
              <m:rPr>
                <m:sty m:val="p"/>
              </m:rPr>
              <w:rPr>
                <w:rFonts w:ascii="Cambria Math" w:eastAsia="宋体" w:hAnsi="Cambria Math" w:cs="Times New Roman"/>
                <w:sz w:val="24"/>
                <w:szCs w:val="24"/>
              </w:rPr>
              <m:t>min⁡</m:t>
            </m:r>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cpus*cores+</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e>
            </m:d>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M</m:t>
                </m:r>
              </m:den>
            </m:f>
            <m:r>
              <w:rPr>
                <w:rFonts w:ascii="Cambria Math" w:eastAsia="宋体" w:hAnsi="Cambria Math" w:cs="Times New Roman"/>
                <w:sz w:val="24"/>
                <w:szCs w:val="24"/>
              </w:rPr>
              <m:t>))</m:t>
            </m:r>
          </m:den>
        </m:f>
      </m:oMath>
      <w:r w:rsidR="00232E50">
        <w:rPr>
          <w:rFonts w:ascii="Times New Roman" w:eastAsia="宋体" w:hAnsi="Times New Roman" w:cs="Times New Roman" w:hint="eastAsia"/>
          <w:sz w:val="24"/>
          <w:szCs w:val="24"/>
        </w:rPr>
        <w:t xml:space="preserve">  </w:t>
      </w:r>
      <w:r w:rsidR="00232E50">
        <w:rPr>
          <w:rFonts w:ascii="Times New Roman" w:eastAsia="宋体" w:hAnsi="Times New Roman" w:cs="Times New Roman"/>
          <w:sz w:val="24"/>
          <w:szCs w:val="24"/>
        </w:rPr>
        <w:t xml:space="preserve"> (10)</w:t>
      </w:r>
    </w:p>
    <w:p w14:paraId="0927A7E5" w14:textId="723D99E5" w:rsidR="003528DF" w:rsidRPr="0063334A" w:rsidRDefault="00663FEB" w:rsidP="0063334A">
      <w:pPr>
        <w:pStyle w:val="a3"/>
        <w:spacing w:line="400" w:lineRule="exact"/>
        <w:ind w:left="840" w:firstLineChars="0" w:firstLine="0"/>
        <w:rPr>
          <w:rFonts w:ascii="Times New Roman" w:eastAsia="宋体" w:hAnsi="Times New Roman" w:cs="Times New Roman" w:hint="eastAsia"/>
          <w:sz w:val="24"/>
          <w:szCs w:val="24"/>
        </w:rPr>
      </w:pPr>
      <m:oMath>
        <m:r>
          <m:rPr>
            <m:sty m:val="p"/>
          </m:rPr>
          <w:rPr>
            <w:rFonts w:ascii="Cambria Math" w:eastAsia="宋体" w:hAnsi="Cambria Math" w:cs="Times New Roman"/>
            <w:sz w:val="24"/>
            <w:szCs w:val="24"/>
          </w:rPr>
          <m:t>k∈[1,∞)</m:t>
        </m:r>
      </m:oMath>
      <w:r w:rsidRPr="00B96E99">
        <w:rPr>
          <w:rFonts w:ascii="Times New Roman" w:eastAsia="宋体" w:hAnsi="Times New Roman" w:cs="Times New Roman"/>
          <w:sz w:val="24"/>
          <w:szCs w:val="24"/>
        </w:rPr>
        <w:t>是一个可控参数，保证</w:t>
      </w:r>
      <w:r w:rsidR="0063334A">
        <w:rPr>
          <w:rFonts w:ascii="Times New Roman" w:eastAsia="宋体" w:hAnsi="Times New Roman" w:cs="Times New Roman"/>
          <w:sz w:val="24"/>
          <w:szCs w:val="24"/>
        </w:rPr>
        <w:t>map task</w:t>
      </w:r>
      <w:r w:rsidRPr="0063334A">
        <w:rPr>
          <w:rFonts w:ascii="Times New Roman" w:eastAsia="宋体" w:hAnsi="Times New Roman" w:cs="Times New Roman"/>
          <w:sz w:val="24"/>
          <w:szCs w:val="24"/>
        </w:rPr>
        <w:t>的数量是集群资源容纳</w:t>
      </w:r>
      <w:r w:rsidR="003519DD">
        <w:rPr>
          <w:rFonts w:ascii="Times New Roman" w:eastAsia="宋体" w:hAnsi="Times New Roman" w:cs="Times New Roman"/>
          <w:sz w:val="24"/>
          <w:szCs w:val="24"/>
        </w:rPr>
        <w:t>map</w:t>
      </w:r>
      <w:r w:rsidRPr="0063334A">
        <w:rPr>
          <w:rFonts w:ascii="Times New Roman" w:eastAsia="宋体" w:hAnsi="Times New Roman" w:cs="Times New Roman"/>
          <w:sz w:val="24"/>
          <w:szCs w:val="24"/>
        </w:rPr>
        <w:t>数量的倍数，这样每次</w:t>
      </w:r>
      <w:r w:rsidR="00702E23">
        <w:rPr>
          <w:rFonts w:ascii="Times New Roman" w:eastAsia="宋体" w:hAnsi="Times New Roman" w:cs="Times New Roman"/>
          <w:sz w:val="24"/>
          <w:szCs w:val="24"/>
        </w:rPr>
        <w:t>map</w:t>
      </w:r>
      <w:r w:rsidR="00AD070C">
        <w:rPr>
          <w:rFonts w:ascii="Times New Roman" w:eastAsia="宋体" w:hAnsi="Times New Roman" w:cs="Times New Roman"/>
          <w:sz w:val="24"/>
          <w:szCs w:val="24"/>
        </w:rPr>
        <w:t xml:space="preserve"> </w:t>
      </w:r>
      <w:r w:rsidR="00AD070C">
        <w:rPr>
          <w:rFonts w:ascii="Times New Roman" w:eastAsia="宋体" w:hAnsi="Times New Roman" w:cs="Times New Roman" w:hint="eastAsia"/>
          <w:sz w:val="24"/>
          <w:szCs w:val="24"/>
        </w:rPr>
        <w:t>task</w:t>
      </w:r>
      <w:r w:rsidRPr="0063334A">
        <w:rPr>
          <w:rFonts w:ascii="Times New Roman" w:eastAsia="宋体" w:hAnsi="Times New Roman" w:cs="Times New Roman"/>
          <w:sz w:val="24"/>
          <w:szCs w:val="24"/>
        </w:rPr>
        <w:t>都可以并行执行，不会剩余很少的</w:t>
      </w:r>
      <w:r w:rsidR="00AD070C">
        <w:rPr>
          <w:rFonts w:ascii="Times New Roman" w:eastAsia="宋体" w:hAnsi="Times New Roman" w:cs="Times New Roman"/>
          <w:sz w:val="24"/>
          <w:szCs w:val="24"/>
        </w:rPr>
        <w:t>map task</w:t>
      </w:r>
      <w:r w:rsidRPr="0063334A">
        <w:rPr>
          <w:rFonts w:ascii="Times New Roman" w:eastAsia="宋体" w:hAnsi="Times New Roman" w:cs="Times New Roman"/>
          <w:sz w:val="24"/>
          <w:szCs w:val="24"/>
        </w:rPr>
        <w:t>最后运行。最后我们通过设置</w:t>
      </w:r>
      <w:r w:rsidRPr="0063334A">
        <w:rPr>
          <w:rFonts w:ascii="Times New Roman" w:eastAsia="宋体" w:hAnsi="Times New Roman" w:cs="Times New Roman"/>
          <w:sz w:val="24"/>
          <w:szCs w:val="24"/>
        </w:rPr>
        <w:t>mapreduce.input.fileinputformat.split.maxsize</w:t>
      </w:r>
      <w:r w:rsidRPr="0063334A">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oMath>
      <w:r w:rsidRPr="0063334A">
        <w:rPr>
          <w:rFonts w:ascii="Times New Roman" w:eastAsia="宋体" w:hAnsi="Times New Roman" w:cs="Times New Roman"/>
          <w:sz w:val="24"/>
          <w:szCs w:val="24"/>
        </w:rPr>
        <w:t>来划分输入文件。另一个限制是，保证</w:t>
      </w:r>
      <w:r w:rsidRPr="0063334A">
        <w:rPr>
          <w:rFonts w:ascii="Times New Roman" w:eastAsia="宋体" w:hAnsi="Times New Roman" w:cs="Times New Roman"/>
          <w:sz w:val="24"/>
          <w:szCs w:val="24"/>
        </w:rPr>
        <w:t>split</w:t>
      </w:r>
      <w:r w:rsidRPr="0063334A">
        <w:rPr>
          <w:rFonts w:ascii="Times New Roman" w:eastAsia="宋体" w:hAnsi="Times New Roman" w:cs="Times New Roman"/>
          <w:sz w:val="24"/>
          <w:szCs w:val="24"/>
        </w:rPr>
        <w:t>的大小为一道数据大小的倍数，防止</w:t>
      </w:r>
      <w:r w:rsidR="00D02601">
        <w:rPr>
          <w:rFonts w:ascii="Times New Roman" w:eastAsia="宋体" w:hAnsi="Times New Roman" w:cs="Times New Roman" w:hint="eastAsia"/>
          <w:sz w:val="24"/>
          <w:szCs w:val="24"/>
        </w:rPr>
        <w:t>从中间</w:t>
      </w:r>
      <w:r w:rsidRPr="0063334A">
        <w:rPr>
          <w:rFonts w:ascii="Times New Roman" w:eastAsia="宋体" w:hAnsi="Times New Roman" w:cs="Times New Roman"/>
          <w:sz w:val="24"/>
          <w:szCs w:val="24"/>
        </w:rPr>
        <w:t>切分一道数据。通过输入</w:t>
      </w:r>
      <w:r w:rsidRPr="0063334A">
        <w:rPr>
          <w:rFonts w:ascii="Times New Roman" w:eastAsia="宋体" w:hAnsi="Times New Roman" w:cs="Times New Roman"/>
          <w:sz w:val="24"/>
          <w:szCs w:val="24"/>
        </w:rPr>
        <w:t>split</w:t>
      </w:r>
      <w:r w:rsidRPr="0063334A">
        <w:rPr>
          <w:rFonts w:ascii="Times New Roman" w:eastAsia="宋体" w:hAnsi="Times New Roman" w:cs="Times New Roman"/>
          <w:sz w:val="24"/>
          <w:szCs w:val="24"/>
        </w:rPr>
        <w:t>，我们读取输入道数据，形成</w:t>
      </w:r>
      <w:r w:rsidRPr="0063334A">
        <w:rPr>
          <w:rFonts w:ascii="Times New Roman" w:eastAsia="宋体" w:hAnsi="Times New Roman" w:cs="Times New Roman"/>
          <w:sz w:val="24"/>
          <w:szCs w:val="24"/>
        </w:rPr>
        <w:t xml:space="preserve">&lt;key,value&gt; </w:t>
      </w:r>
      <w:r w:rsidRPr="0063334A">
        <w:rPr>
          <w:rFonts w:ascii="Times New Roman" w:eastAsia="宋体" w:hAnsi="Times New Roman" w:cs="Times New Roman"/>
          <w:sz w:val="24"/>
          <w:szCs w:val="24"/>
        </w:rPr>
        <w:t>键值对，并发送到每个</w:t>
      </w:r>
      <w:r w:rsidR="009B5624">
        <w:rPr>
          <w:rFonts w:ascii="Times New Roman" w:eastAsia="宋体" w:hAnsi="Times New Roman" w:cs="Times New Roman"/>
          <w:sz w:val="24"/>
          <w:szCs w:val="24"/>
        </w:rPr>
        <w:t xml:space="preserve">map </w:t>
      </w:r>
      <w:r w:rsidR="009B5624">
        <w:rPr>
          <w:rFonts w:ascii="Times New Roman" w:eastAsia="宋体" w:hAnsi="Times New Roman" w:cs="Times New Roman" w:hint="eastAsia"/>
          <w:sz w:val="24"/>
          <w:szCs w:val="24"/>
        </w:rPr>
        <w:t>task</w:t>
      </w:r>
      <w:r w:rsidRPr="0063334A">
        <w:rPr>
          <w:rFonts w:ascii="Times New Roman" w:eastAsia="宋体" w:hAnsi="Times New Roman" w:cs="Times New Roman"/>
          <w:sz w:val="24"/>
          <w:szCs w:val="24"/>
        </w:rPr>
        <w:t>中进行处理。</w:t>
      </w:r>
      <w:r w:rsidRPr="0063334A">
        <w:rPr>
          <w:rFonts w:ascii="Times New Roman" w:eastAsia="宋体" w:hAnsi="Times New Roman" w:cs="Times New Roman"/>
          <w:sz w:val="24"/>
          <w:szCs w:val="24"/>
        </w:rPr>
        <w:t xml:space="preserve">key </w:t>
      </w:r>
      <w:r w:rsidRPr="0063334A">
        <w:rPr>
          <w:rFonts w:ascii="Times New Roman" w:eastAsia="宋体" w:hAnsi="Times New Roman" w:cs="Times New Roman"/>
          <w:sz w:val="24"/>
          <w:szCs w:val="24"/>
        </w:rPr>
        <w:t>代表输入道在文件中的道号，</w:t>
      </w:r>
      <w:r w:rsidRPr="0063334A">
        <w:rPr>
          <w:rFonts w:ascii="Times New Roman" w:eastAsia="宋体" w:hAnsi="Times New Roman" w:cs="Times New Roman"/>
          <w:sz w:val="24"/>
          <w:szCs w:val="24"/>
        </w:rPr>
        <w:t>value</w:t>
      </w:r>
      <w:r w:rsidRPr="0063334A">
        <w:rPr>
          <w:rFonts w:ascii="Times New Roman" w:eastAsia="宋体" w:hAnsi="Times New Roman" w:cs="Times New Roman"/>
          <w:sz w:val="24"/>
          <w:szCs w:val="24"/>
        </w:rPr>
        <w:t>代表每个输入道对应的中心点坐标。</w:t>
      </w:r>
    </w:p>
    <w:p w14:paraId="6348B4E6" w14:textId="5D6E1936" w:rsidR="002577CB" w:rsidRPr="00C8384F" w:rsidRDefault="003528DF"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任务的计算？</w:t>
      </w:r>
    </w:p>
    <w:p w14:paraId="50EEDFBA" w14:textId="77777777" w:rsidR="002C4346" w:rsidRDefault="006E2F0E" w:rsidP="005612C2">
      <w:pPr>
        <w:pStyle w:val="a3"/>
        <w:spacing w:line="400" w:lineRule="exact"/>
        <w:ind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自定义输入阶段中生成</w:t>
      </w:r>
      <w:r>
        <w:rPr>
          <w:rFonts w:ascii="Times New Roman" w:eastAsia="宋体" w:hAnsi="Times New Roman" w:cs="Times New Roman" w:hint="eastAsia"/>
          <w:sz w:val="24"/>
          <w:szCs w:val="24"/>
        </w:rPr>
        <w:t>split</w:t>
      </w:r>
      <w:r>
        <w:rPr>
          <w:rFonts w:ascii="Times New Roman" w:eastAsia="宋体" w:hAnsi="Times New Roman" w:cs="Times New Roman" w:hint="eastAsia"/>
          <w:sz w:val="24"/>
          <w:szCs w:val="24"/>
        </w:rPr>
        <w:t>后，</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集群就会对每个</w:t>
      </w:r>
      <w:r>
        <w:rPr>
          <w:rFonts w:ascii="Times New Roman" w:eastAsia="宋体" w:hAnsi="Times New Roman" w:cs="Times New Roman" w:hint="eastAsia"/>
          <w:sz w:val="24"/>
          <w:szCs w:val="24"/>
        </w:rPr>
        <w:t>split</w:t>
      </w:r>
      <w:r>
        <w:rPr>
          <w:rFonts w:ascii="Times New Roman" w:eastAsia="宋体" w:hAnsi="Times New Roman" w:cs="Times New Roman" w:hint="eastAsia"/>
          <w:sz w:val="24"/>
          <w:szCs w:val="24"/>
        </w:rPr>
        <w:t>生成一个</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，由于</w:t>
      </w:r>
      <w:r w:rsidR="00224FCF">
        <w:rPr>
          <w:rFonts w:ascii="Times New Roman" w:eastAsia="宋体" w:hAnsi="Times New Roman" w:cs="Times New Roman" w:hint="eastAsia"/>
          <w:sz w:val="24"/>
          <w:szCs w:val="24"/>
        </w:rPr>
        <w:t>需要计算的</w:t>
      </w:r>
      <w:r>
        <w:rPr>
          <w:rFonts w:ascii="Times New Roman" w:eastAsia="宋体" w:hAnsi="Times New Roman" w:cs="Times New Roman" w:hint="eastAsia"/>
          <w:sz w:val="24"/>
          <w:szCs w:val="24"/>
        </w:rPr>
        <w:t>数据量较大，这就导致我们不能在输入阶段完全将数据放入内存，因此我们设计在</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运行时</w:t>
      </w:r>
      <w:r w:rsidR="00E73325" w:rsidRPr="00B96E99">
        <w:rPr>
          <w:rFonts w:ascii="Times New Roman" w:eastAsia="宋体" w:hAnsi="Times New Roman" w:cs="Times New Roman"/>
          <w:sz w:val="24"/>
          <w:szCs w:val="24"/>
        </w:rPr>
        <w:t>读取</w:t>
      </w:r>
      <w:r w:rsidR="00E73325" w:rsidRPr="00B96E99">
        <w:rPr>
          <w:rFonts w:ascii="Times New Roman" w:eastAsia="宋体" w:hAnsi="Times New Roman" w:cs="Times New Roman"/>
          <w:sz w:val="24"/>
          <w:szCs w:val="24"/>
        </w:rPr>
        <w:t>HDFS</w:t>
      </w:r>
      <w:r w:rsidR="006B17B1">
        <w:rPr>
          <w:rFonts w:ascii="Times New Roman" w:eastAsia="宋体" w:hAnsi="Times New Roman" w:cs="Times New Roman" w:hint="eastAsia"/>
          <w:sz w:val="24"/>
          <w:szCs w:val="24"/>
        </w:rPr>
        <w:t>来获取</w:t>
      </w:r>
      <w:r w:rsidR="00E73325" w:rsidRPr="00B96E99">
        <w:rPr>
          <w:rFonts w:ascii="Times New Roman" w:eastAsia="宋体" w:hAnsi="Times New Roman" w:cs="Times New Roman"/>
          <w:sz w:val="24"/>
          <w:szCs w:val="24"/>
        </w:rPr>
        <w:t>速度数据，炮点坐标数据和检波器坐标数据，每个</w:t>
      </w:r>
      <w:r w:rsidR="00E207A9">
        <w:rPr>
          <w:rFonts w:ascii="Times New Roman" w:eastAsia="宋体" w:hAnsi="Times New Roman" w:cs="Times New Roman"/>
          <w:sz w:val="24"/>
          <w:szCs w:val="24"/>
        </w:rPr>
        <w:t xml:space="preserve">map </w:t>
      </w:r>
      <w:r w:rsidR="00E207A9">
        <w:rPr>
          <w:rFonts w:ascii="Times New Roman" w:eastAsia="宋体" w:hAnsi="Times New Roman" w:cs="Times New Roman" w:hint="eastAsia"/>
          <w:sz w:val="24"/>
          <w:szCs w:val="24"/>
        </w:rPr>
        <w:t>task</w:t>
      </w:r>
      <w:r w:rsidR="00E73325" w:rsidRPr="00B96E99">
        <w:rPr>
          <w:rFonts w:ascii="Times New Roman" w:eastAsia="宋体" w:hAnsi="Times New Roman" w:cs="Times New Roman"/>
          <w:sz w:val="24"/>
          <w:szCs w:val="24"/>
        </w:rPr>
        <w:t>都是并行的进行处理，这加快了运算的速度。</w:t>
      </w:r>
    </w:p>
    <w:p w14:paraId="63CA03D5" w14:textId="05359DEC" w:rsidR="005612C2" w:rsidRDefault="00E73325" w:rsidP="005612C2">
      <w:pPr>
        <w:pStyle w:val="a3"/>
        <w:spacing w:line="400" w:lineRule="exact"/>
        <w:ind w:left="840" w:firstLineChars="0" w:firstLine="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由于每个输入道都会产生一定量的输出道，每个不同的输入道产生的输出道有很多重合，因此，我们再</w:t>
      </w:r>
      <w:r w:rsidR="00BF36B3">
        <w:rPr>
          <w:rFonts w:ascii="Times New Roman" w:eastAsia="宋体" w:hAnsi="Times New Roman" w:cs="Times New Roman"/>
          <w:sz w:val="24"/>
          <w:szCs w:val="24"/>
        </w:rPr>
        <w:t xml:space="preserve">map </w:t>
      </w:r>
      <w:r w:rsidR="00BF36B3">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中用一个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保存输出道的数据，相同的输出道被叠加到同一个</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上，节省了数据传输时间。另一点是，每个输入道产生输出道会进行多次循环，大大的浪费了时间，因此在每个</w:t>
      </w:r>
      <w:r w:rsidR="00106A7A">
        <w:rPr>
          <w:rFonts w:ascii="Times New Roman" w:eastAsia="宋体" w:hAnsi="Times New Roman" w:cs="Times New Roman"/>
          <w:sz w:val="24"/>
          <w:szCs w:val="24"/>
        </w:rPr>
        <w:t xml:space="preserve">map </w:t>
      </w:r>
      <w:r w:rsidR="00106A7A">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中我们用多线程来处理输入道数据，我们设置每个</w:t>
      </w:r>
      <w:r w:rsidR="00BD7171">
        <w:rPr>
          <w:rFonts w:ascii="Times New Roman" w:eastAsia="宋体" w:hAnsi="Times New Roman" w:cs="Times New Roman"/>
          <w:sz w:val="24"/>
          <w:szCs w:val="24"/>
        </w:rPr>
        <w:t xml:space="preserve">map </w:t>
      </w:r>
      <w:r w:rsidR="00BD7171">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数据的线程数为</w:t>
      </w:r>
      <w:r w:rsidRPr="00B96E99">
        <w:rPr>
          <w:rFonts w:ascii="Times New Roman" w:eastAsia="宋体" w:hAnsi="Times New Roman" w:cs="Times New Roman"/>
          <w:sz w:val="24"/>
          <w:szCs w:val="24"/>
        </w:rPr>
        <w:t>(threads-2)</w:t>
      </w:r>
      <w:r w:rsidRPr="00B96E99">
        <w:rPr>
          <w:rFonts w:ascii="Times New Roman" w:eastAsia="宋体" w:hAnsi="Times New Roman" w:cs="Times New Roman"/>
          <w:sz w:val="24"/>
          <w:szCs w:val="24"/>
        </w:rPr>
        <w:t>，如果系统支持超线程，则设置每个</w:t>
      </w:r>
      <w:r w:rsidR="00EB1E9F">
        <w:rPr>
          <w:rFonts w:ascii="Times New Roman" w:eastAsia="宋体" w:hAnsi="Times New Roman" w:cs="Times New Roman"/>
          <w:sz w:val="24"/>
          <w:szCs w:val="24"/>
        </w:rPr>
        <w:t xml:space="preserve">map </w:t>
      </w:r>
      <w:r w:rsidR="00EB1E9F">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中的线程数为</w:t>
      </w:r>
      <w:r w:rsidRPr="00B96E99">
        <w:rPr>
          <w:rFonts w:ascii="Times New Roman" w:eastAsia="宋体" w:hAnsi="Times New Roman" w:cs="Times New Roman"/>
          <w:sz w:val="24"/>
          <w:szCs w:val="24"/>
        </w:rPr>
        <w:t>2*(threads-2)</w:t>
      </w:r>
      <w:r w:rsidRPr="00B96E99">
        <w:rPr>
          <w:rFonts w:ascii="Times New Roman" w:eastAsia="宋体" w:hAnsi="Times New Roman" w:cs="Times New Roman"/>
          <w:sz w:val="24"/>
          <w:szCs w:val="24"/>
        </w:rPr>
        <w:t>。最后一个策略是将输出道</w:t>
      </w:r>
      <w:r w:rsidR="00953476">
        <w:rPr>
          <w:rFonts w:ascii="Times New Roman" w:eastAsia="宋体" w:hAnsi="Times New Roman" w:cs="Times New Roman"/>
          <w:sz w:val="24"/>
          <w:szCs w:val="24"/>
        </w:rPr>
        <w:lastRenderedPageBreak/>
        <w:t>的数据写入本地文件，减少数据的发送量，减轻网络</w:t>
      </w:r>
      <w:r w:rsidR="00953476">
        <w:rPr>
          <w:rFonts w:ascii="Times New Roman" w:eastAsia="宋体" w:hAnsi="Times New Roman" w:cs="Times New Roman" w:hint="eastAsia"/>
          <w:sz w:val="24"/>
          <w:szCs w:val="24"/>
        </w:rPr>
        <w:t>传输负载</w:t>
      </w:r>
      <w:r w:rsidRPr="00B96E99">
        <w:rPr>
          <w:rFonts w:ascii="Times New Roman" w:eastAsia="宋体" w:hAnsi="Times New Roman" w:cs="Times New Roman"/>
          <w:sz w:val="24"/>
          <w:szCs w:val="24"/>
        </w:rPr>
        <w:t>。将一个</w:t>
      </w:r>
      <w:r w:rsidR="003D326B">
        <w:rPr>
          <w:rFonts w:ascii="Times New Roman" w:eastAsia="宋体" w:hAnsi="Times New Roman" w:cs="Times New Roman"/>
          <w:sz w:val="24"/>
          <w:szCs w:val="24"/>
        </w:rPr>
        <w:t xml:space="preserve">map </w:t>
      </w:r>
      <w:r w:rsidR="003D326B">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中的输出道写入二进制文件，保存输出道的道号和文件名、偏移量，格式如：</w:t>
      </w:r>
      <w:r w:rsidRPr="00B96E99">
        <w:rPr>
          <w:rFonts w:ascii="Times New Roman" w:eastAsia="宋体" w:hAnsi="Times New Roman" w:cs="Times New Roman"/>
          <w:sz w:val="24"/>
          <w:szCs w:val="24"/>
        </w:rPr>
        <w:t>&lt;key,filename#offset&gt;</w:t>
      </w:r>
      <w:r w:rsidRPr="00B96E99">
        <w:rPr>
          <w:rFonts w:ascii="Times New Roman" w:eastAsia="宋体" w:hAnsi="Times New Roman" w:cs="Times New Roman"/>
          <w:sz w:val="24"/>
          <w:szCs w:val="24"/>
        </w:rPr>
        <w:t>，只发送这些键值对到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w:t>
      </w:r>
      <w:r w:rsidR="00000CD7">
        <w:rPr>
          <w:rFonts w:ascii="Times New Roman" w:eastAsia="宋体" w:hAnsi="Times New Roman" w:cs="Times New Roman" w:hint="eastAsia"/>
          <w:sz w:val="24"/>
          <w:szCs w:val="24"/>
        </w:rPr>
        <w:t>此外，在每个节点的所有</w:t>
      </w:r>
      <w:r w:rsidR="00000CD7">
        <w:rPr>
          <w:rFonts w:ascii="Times New Roman" w:eastAsia="宋体" w:hAnsi="Times New Roman" w:cs="Times New Roman" w:hint="eastAsia"/>
          <w:sz w:val="24"/>
          <w:szCs w:val="24"/>
        </w:rPr>
        <w:t>map</w:t>
      </w:r>
      <w:r w:rsidR="00000CD7">
        <w:rPr>
          <w:rFonts w:ascii="Times New Roman" w:eastAsia="宋体" w:hAnsi="Times New Roman" w:cs="Times New Roman"/>
          <w:sz w:val="24"/>
          <w:szCs w:val="24"/>
        </w:rPr>
        <w:t xml:space="preserve"> </w:t>
      </w:r>
      <w:r w:rsidR="00000CD7">
        <w:rPr>
          <w:rFonts w:ascii="Times New Roman" w:eastAsia="宋体" w:hAnsi="Times New Roman" w:cs="Times New Roman" w:hint="eastAsia"/>
          <w:sz w:val="24"/>
          <w:szCs w:val="24"/>
        </w:rPr>
        <w:t>tasks</w:t>
      </w:r>
      <w:r w:rsidR="00000CD7">
        <w:rPr>
          <w:rFonts w:ascii="Times New Roman" w:eastAsia="宋体" w:hAnsi="Times New Roman" w:cs="Times New Roman" w:hint="eastAsia"/>
          <w:sz w:val="24"/>
          <w:szCs w:val="24"/>
        </w:rPr>
        <w:t>可以使用</w:t>
      </w:r>
      <w:r w:rsidR="00000CD7">
        <w:rPr>
          <w:rFonts w:ascii="Times New Roman" w:eastAsia="宋体" w:hAnsi="Times New Roman" w:cs="Times New Roman" w:hint="eastAsia"/>
          <w:sz w:val="24"/>
          <w:szCs w:val="24"/>
        </w:rPr>
        <w:t>Combiner</w:t>
      </w:r>
      <w:r w:rsidR="00000CD7">
        <w:rPr>
          <w:rFonts w:ascii="Times New Roman" w:eastAsia="宋体" w:hAnsi="Times New Roman" w:cs="Times New Roman" w:hint="eastAsia"/>
          <w:sz w:val="24"/>
          <w:szCs w:val="24"/>
        </w:rPr>
        <w:t>操作进一步减少中间数据量的大小。</w:t>
      </w:r>
    </w:p>
    <w:p w14:paraId="683AE2CB" w14:textId="42F7BDBB" w:rsidR="005612C2" w:rsidRPr="00C8384F" w:rsidRDefault="005612C2"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Pr="00C8384F">
        <w:rPr>
          <w:rFonts w:ascii="Times New Roman" w:eastAsia="宋体" w:hAnsi="Times New Roman" w:cs="Times New Roman" w:hint="eastAsia"/>
          <w:b/>
          <w:sz w:val="24"/>
          <w:szCs w:val="24"/>
        </w:rPr>
        <w:t>端的映射？</w:t>
      </w:r>
    </w:p>
    <w:p w14:paraId="0971AAB5" w14:textId="3F8EF571" w:rsidR="00B17D47" w:rsidRPr="00B96E99" w:rsidRDefault="0066706A" w:rsidP="00D80CEE">
      <w:pPr>
        <w:pStyle w:val="a3"/>
        <w:spacing w:line="400" w:lineRule="exact"/>
        <w:ind w:left="83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B17D47" w:rsidRPr="00B96E99">
        <w:rPr>
          <w:rFonts w:ascii="Times New Roman" w:eastAsia="宋体" w:hAnsi="Times New Roman" w:cs="Times New Roman"/>
          <w:sz w:val="24"/>
          <w:szCs w:val="24"/>
        </w:rPr>
        <w:t>mapp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中</w:t>
      </w:r>
      <w:r w:rsidR="00B17D47" w:rsidRPr="00B96E99">
        <w:rPr>
          <w:rFonts w:ascii="Times New Roman" w:eastAsia="宋体" w:hAnsi="Times New Roman" w:cs="Times New Roman"/>
          <w:sz w:val="24"/>
          <w:szCs w:val="24"/>
        </w:rPr>
        <w:t>产生的输出道的</w:t>
      </w:r>
      <w:r w:rsidR="00B17D47" w:rsidRPr="00B96E99">
        <w:rPr>
          <w:rFonts w:ascii="Times New Roman" w:eastAsia="宋体" w:hAnsi="Times New Roman" w:cs="Times New Roman"/>
          <w:sz w:val="24"/>
          <w:szCs w:val="24"/>
        </w:rPr>
        <w:t xml:space="preserve">key </w:t>
      </w:r>
      <w:r w:rsidR="00B17D47" w:rsidRPr="00B96E99">
        <w:rPr>
          <w:rFonts w:ascii="Times New Roman" w:eastAsia="宋体" w:hAnsi="Times New Roman" w:cs="Times New Roman"/>
          <w:sz w:val="24"/>
          <w:szCs w:val="24"/>
        </w:rPr>
        <w:t>值为输出道道号，</w:t>
      </w:r>
      <w:r w:rsidR="00B17D47" w:rsidRPr="00B96E99">
        <w:rPr>
          <w:rFonts w:ascii="Times New Roman" w:eastAsia="宋体" w:hAnsi="Times New Roman" w:cs="Times New Roman"/>
          <w:sz w:val="24"/>
          <w:szCs w:val="24"/>
        </w:rPr>
        <w:t>Hadoop</w:t>
      </w:r>
      <w:r w:rsidR="00B17D47" w:rsidRPr="00B96E99">
        <w:rPr>
          <w:rFonts w:ascii="Times New Roman" w:eastAsia="宋体" w:hAnsi="Times New Roman" w:cs="Times New Roman"/>
          <w:sz w:val="24"/>
          <w:szCs w:val="24"/>
        </w:rPr>
        <w:t>会自动按文本来排序，而不是按照数字大小排序，</w:t>
      </w:r>
      <w:r w:rsidR="00AC5A8E">
        <w:rPr>
          <w:rFonts w:ascii="Times New Roman" w:eastAsia="宋体" w:hAnsi="Times New Roman" w:cs="Times New Roman" w:hint="eastAsia"/>
          <w:sz w:val="24"/>
          <w:szCs w:val="24"/>
        </w:rPr>
        <w:t>但是在最后的成像文件中，要求输出道按照大小排列，</w:t>
      </w:r>
      <w:r w:rsidR="00B17D47" w:rsidRPr="00B96E99">
        <w:rPr>
          <w:rFonts w:ascii="Times New Roman" w:eastAsia="宋体" w:hAnsi="Times New Roman" w:cs="Times New Roman"/>
          <w:sz w:val="24"/>
          <w:szCs w:val="24"/>
        </w:rPr>
        <w:t>所以，</w:t>
      </w:r>
      <w:r w:rsidR="00D6300A">
        <w:rPr>
          <w:rFonts w:ascii="Times New Roman" w:eastAsia="宋体" w:hAnsi="Times New Roman" w:cs="Times New Roman" w:hint="eastAsia"/>
          <w:sz w:val="24"/>
          <w:szCs w:val="24"/>
        </w:rPr>
        <w:t>为了方便后面的输出，</w:t>
      </w:r>
      <w:r w:rsidR="00B17D47" w:rsidRPr="00B96E99">
        <w:rPr>
          <w:rFonts w:ascii="Times New Roman" w:eastAsia="宋体" w:hAnsi="Times New Roman" w:cs="Times New Roman"/>
          <w:sz w:val="24"/>
          <w:szCs w:val="24"/>
        </w:rPr>
        <w:t>在</w:t>
      </w:r>
      <w:r w:rsidR="00BA0E27">
        <w:rPr>
          <w:rFonts w:ascii="Times New Roman" w:eastAsia="宋体" w:hAnsi="Times New Roman" w:cs="Times New Roman"/>
          <w:sz w:val="24"/>
          <w:szCs w:val="24"/>
        </w:rPr>
        <w:t>map</w:t>
      </w:r>
      <w:r w:rsidR="00BA0E27">
        <w:rPr>
          <w:rFonts w:ascii="Times New Roman" w:eastAsia="宋体" w:hAnsi="Times New Roman" w:cs="Times New Roman" w:hint="eastAsia"/>
          <w:sz w:val="24"/>
          <w:szCs w:val="24"/>
        </w:rPr>
        <w:t>端</w:t>
      </w:r>
      <w:r w:rsidR="00B17D47" w:rsidRPr="00B96E99">
        <w:rPr>
          <w:rFonts w:ascii="Times New Roman" w:eastAsia="宋体" w:hAnsi="Times New Roman" w:cs="Times New Roman"/>
          <w:sz w:val="24"/>
          <w:szCs w:val="24"/>
        </w:rPr>
        <w:t>发送到</w:t>
      </w:r>
      <w:r w:rsidR="00B17D47" w:rsidRPr="00B96E99">
        <w:rPr>
          <w:rFonts w:ascii="Times New Roman" w:eastAsia="宋体" w:hAnsi="Times New Roman" w:cs="Times New Roman"/>
          <w:sz w:val="24"/>
          <w:szCs w:val="24"/>
        </w:rPr>
        <w:t xml:space="preserve">reduce </w:t>
      </w:r>
      <w:r w:rsidR="00B17D47" w:rsidRPr="00B96E99">
        <w:rPr>
          <w:rFonts w:ascii="Times New Roman" w:eastAsia="宋体" w:hAnsi="Times New Roman" w:cs="Times New Roman"/>
          <w:sz w:val="24"/>
          <w:szCs w:val="24"/>
        </w:rPr>
        <w:t>端时，进行一个</w:t>
      </w:r>
      <w:r w:rsidR="00D6300A">
        <w:rPr>
          <w:rFonts w:ascii="Times New Roman" w:eastAsia="宋体" w:hAnsi="Times New Roman" w:cs="Times New Roman" w:hint="eastAsia"/>
          <w:sz w:val="24"/>
          <w:szCs w:val="24"/>
        </w:rPr>
        <w:t>hash</w:t>
      </w:r>
      <w:r w:rsidR="00B17D47" w:rsidRPr="00B96E99">
        <w:rPr>
          <w:rFonts w:ascii="Times New Roman" w:eastAsia="宋体" w:hAnsi="Times New Roman" w:cs="Times New Roman"/>
          <w:sz w:val="24"/>
          <w:szCs w:val="24"/>
        </w:rPr>
        <w:t>映射，把道号按照</w:t>
      </w:r>
      <w:r w:rsidR="00B17D47" w:rsidRPr="00B96E99">
        <w:rPr>
          <w:rFonts w:ascii="Times New Roman" w:eastAsia="宋体" w:hAnsi="Times New Roman" w:cs="Times New Roman"/>
          <w:sz w:val="24"/>
          <w:szCs w:val="24"/>
        </w:rPr>
        <w:t xml:space="preserve">reduce </w:t>
      </w:r>
      <w:r w:rsidR="00B17D47" w:rsidRPr="00B96E99">
        <w:rPr>
          <w:rFonts w:ascii="Times New Roman" w:eastAsia="宋体" w:hAnsi="Times New Roman" w:cs="Times New Roman"/>
          <w:sz w:val="24"/>
          <w:szCs w:val="24"/>
        </w:rPr>
        <w:t>任务的大小进行划分，</w:t>
      </w:r>
      <w:r w:rsidR="00B17D47" w:rsidRPr="00B96E99">
        <w:rPr>
          <w:rFonts w:ascii="Times New Roman" w:eastAsia="宋体" w:hAnsi="Times New Roman" w:cs="Times New Roman"/>
          <w:sz w:val="24"/>
          <w:szCs w:val="24"/>
        </w:rPr>
        <w:t>reduce id</w:t>
      </w:r>
      <w:r w:rsidR="00B17D47" w:rsidRPr="00B96E99">
        <w:rPr>
          <w:rFonts w:ascii="Times New Roman" w:eastAsia="宋体" w:hAnsi="Times New Roman" w:cs="Times New Roman"/>
          <w:sz w:val="24"/>
          <w:szCs w:val="24"/>
        </w:rPr>
        <w:t>小的</w:t>
      </w:r>
      <w:r w:rsidR="00465C74">
        <w:rPr>
          <w:rFonts w:ascii="Times New Roman" w:eastAsia="宋体" w:hAnsi="Times New Roman" w:cs="Times New Roman" w:hint="eastAsia"/>
          <w:sz w:val="24"/>
          <w:szCs w:val="24"/>
        </w:rPr>
        <w:t>task</w:t>
      </w:r>
      <w:r w:rsidR="00B17D47" w:rsidRPr="00B96E99">
        <w:rPr>
          <w:rFonts w:ascii="Times New Roman" w:eastAsia="宋体" w:hAnsi="Times New Roman" w:cs="Times New Roman"/>
          <w:sz w:val="24"/>
          <w:szCs w:val="24"/>
        </w:rPr>
        <w:t>对应道号小的输出道。映射公式为：</w:t>
      </w:r>
    </w:p>
    <w:p w14:paraId="68AE93E1" w14:textId="5D223CA3" w:rsidR="00B17D47" w:rsidRPr="00B96E99" w:rsidRDefault="00B17D47" w:rsidP="000D3D92">
      <w:pPr>
        <w:pStyle w:val="a3"/>
        <w:ind w:left="839" w:firstLineChars="0" w:firstLine="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hash</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key</m:t>
            </m:r>
          </m:num>
          <m:den>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key</m:t>
                    </m:r>
                  </m:e>
                  <m:sub>
                    <m:r>
                      <w:rPr>
                        <w:rFonts w:ascii="Cambria Math" w:eastAsia="宋体" w:hAnsi="Cambria Math" w:cs="Times New Roman"/>
                        <w:sz w:val="24"/>
                        <w:szCs w:val="24"/>
                      </w:rPr>
                      <m:t>max</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reduce</m:t>
                    </m:r>
                  </m:e>
                  <m:sub>
                    <m:r>
                      <w:rPr>
                        <w:rFonts w:ascii="Cambria Math" w:eastAsia="宋体" w:hAnsi="Cambria Math" w:cs="Times New Roman"/>
                        <w:sz w:val="24"/>
                        <w:szCs w:val="24"/>
                      </w:rPr>
                      <m:t>id</m:t>
                    </m:r>
                  </m:sub>
                </m:sSub>
              </m:den>
            </m:f>
          </m:den>
        </m:f>
      </m:oMath>
      <w:r w:rsidR="000D3D92">
        <w:rPr>
          <w:rFonts w:ascii="Times New Roman" w:eastAsia="宋体" w:hAnsi="Times New Roman" w:cs="Times New Roman" w:hint="eastAsia"/>
          <w:sz w:val="24"/>
          <w:szCs w:val="24"/>
        </w:rPr>
        <w:t xml:space="preserve">   (</w:t>
      </w:r>
      <w:r w:rsidR="000D3D92">
        <w:rPr>
          <w:rFonts w:ascii="Times New Roman" w:eastAsia="宋体" w:hAnsi="Times New Roman" w:cs="Times New Roman"/>
          <w:sz w:val="24"/>
          <w:szCs w:val="24"/>
        </w:rPr>
        <w:t>11</w:t>
      </w:r>
      <w:r w:rsidR="000D3D92">
        <w:rPr>
          <w:rFonts w:ascii="Times New Roman" w:eastAsia="宋体" w:hAnsi="Times New Roman" w:cs="Times New Roman" w:hint="eastAsia"/>
          <w:sz w:val="24"/>
          <w:szCs w:val="24"/>
        </w:rPr>
        <w:t>)</w:t>
      </w:r>
    </w:p>
    <w:p w14:paraId="353674D8" w14:textId="37F294A8" w:rsidR="00000CD7" w:rsidRPr="006E3BA0" w:rsidRDefault="00B17D47" w:rsidP="006E3BA0">
      <w:pPr>
        <w:pStyle w:val="a3"/>
        <w:spacing w:line="400" w:lineRule="exact"/>
        <w:ind w:left="840" w:firstLineChars="0" w:firstLine="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这个策略会减少最后整个输出道的排序时间，只需要在每个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中进行排序，</w:t>
      </w:r>
      <w:r w:rsidR="006E3BA0">
        <w:rPr>
          <w:rFonts w:ascii="Times New Roman" w:eastAsia="宋体" w:hAnsi="Times New Roman" w:cs="Times New Roman" w:hint="eastAsia"/>
          <w:sz w:val="24"/>
          <w:szCs w:val="24"/>
        </w:rPr>
        <w:t>该排序也是并行的，大大的减少了排序时间</w:t>
      </w:r>
      <w:r w:rsidRPr="00B96E99">
        <w:rPr>
          <w:rFonts w:ascii="Times New Roman" w:eastAsia="宋体" w:hAnsi="Times New Roman" w:cs="Times New Roman"/>
          <w:sz w:val="24"/>
          <w:szCs w:val="24"/>
        </w:rPr>
        <w:t>。</w:t>
      </w:r>
    </w:p>
    <w:p w14:paraId="2823AD6C" w14:textId="237C50BB" w:rsidR="00F90F08" w:rsidRPr="00C8384F" w:rsidRDefault="00034B30"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如何产生输出文件？</w:t>
      </w:r>
    </w:p>
    <w:p w14:paraId="7331D03A" w14:textId="58F40650" w:rsidR="00E066DD" w:rsidRPr="002577CB" w:rsidRDefault="00E066DD" w:rsidP="00E066DD">
      <w:pPr>
        <w:pStyle w:val="a3"/>
        <w:spacing w:line="400" w:lineRule="exact"/>
        <w:ind w:left="840" w:firstLineChars="0" w:firstLine="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会对应一个输出文件，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中默认的是把</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的输出键值对按文本的形式输出到文件，这里我们对</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重写输出文件类：</w:t>
      </w:r>
      <w:r w:rsidRPr="00B96E99">
        <w:rPr>
          <w:rFonts w:ascii="Times New Roman" w:eastAsia="宋体" w:hAnsi="Times New Roman" w:cs="Times New Roman"/>
          <w:sz w:val="24"/>
          <w:szCs w:val="24"/>
        </w:rPr>
        <w:t>FileOutputFormat</w:t>
      </w:r>
      <w:r w:rsidRPr="00B96E99">
        <w:rPr>
          <w:rFonts w:ascii="Times New Roman" w:eastAsia="宋体" w:hAnsi="Times New Roman" w:cs="Times New Roman"/>
          <w:sz w:val="24"/>
          <w:szCs w:val="24"/>
        </w:rPr>
        <w:t>，在每个输出类中，我们获取键值对并排序，按照排好的序列将</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值写入二进制文件，并把文件名用最小的</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值命名。</w:t>
      </w:r>
      <w:r>
        <w:rPr>
          <w:rFonts w:ascii="Times New Roman" w:eastAsia="宋体" w:hAnsi="Times New Roman" w:cs="Times New Roman" w:hint="eastAsia"/>
          <w:sz w:val="24"/>
          <w:szCs w:val="24"/>
        </w:rPr>
        <w:t>然后根据文件名，按照从小到大的顺序把所有</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输出文件聚合为一个成像文件。</w:t>
      </w:r>
      <w:r w:rsidR="002123F8">
        <w:rPr>
          <w:rFonts w:ascii="Times New Roman" w:eastAsia="宋体" w:hAnsi="Times New Roman" w:cs="Times New Roman" w:hint="eastAsia"/>
          <w:sz w:val="24"/>
          <w:szCs w:val="24"/>
        </w:rPr>
        <w:t>因为，每个</w:t>
      </w:r>
      <w:r w:rsidR="002123F8">
        <w:rPr>
          <w:rFonts w:ascii="Times New Roman" w:eastAsia="宋体" w:hAnsi="Times New Roman" w:cs="Times New Roman" w:hint="eastAsia"/>
          <w:sz w:val="24"/>
          <w:szCs w:val="24"/>
        </w:rPr>
        <w:t>reduce</w:t>
      </w:r>
      <w:r w:rsidR="002123F8">
        <w:rPr>
          <w:rFonts w:ascii="Times New Roman" w:eastAsia="宋体" w:hAnsi="Times New Roman" w:cs="Times New Roman" w:hint="eastAsia"/>
          <w:sz w:val="24"/>
          <w:szCs w:val="24"/>
        </w:rPr>
        <w:t>内的</w:t>
      </w:r>
      <w:r w:rsidR="002123F8">
        <w:rPr>
          <w:rFonts w:ascii="Times New Roman" w:eastAsia="宋体" w:hAnsi="Times New Roman" w:cs="Times New Roman" w:hint="eastAsia"/>
          <w:sz w:val="24"/>
          <w:szCs w:val="24"/>
        </w:rPr>
        <w:t>key</w:t>
      </w:r>
      <w:r w:rsidR="002123F8">
        <w:rPr>
          <w:rFonts w:ascii="Times New Roman" w:eastAsia="宋体" w:hAnsi="Times New Roman" w:cs="Times New Roman" w:hint="eastAsia"/>
          <w:sz w:val="24"/>
          <w:szCs w:val="24"/>
        </w:rPr>
        <w:t>值是排好序的，所有</w:t>
      </w:r>
      <w:r w:rsidR="002123F8">
        <w:rPr>
          <w:rFonts w:ascii="Times New Roman" w:eastAsia="宋体" w:hAnsi="Times New Roman" w:cs="Times New Roman" w:hint="eastAsia"/>
          <w:sz w:val="24"/>
          <w:szCs w:val="24"/>
        </w:rPr>
        <w:t>reduce</w:t>
      </w:r>
      <w:r w:rsidR="002123F8">
        <w:rPr>
          <w:rFonts w:ascii="Times New Roman" w:eastAsia="宋体" w:hAnsi="Times New Roman" w:cs="Times New Roman" w:hint="eastAsia"/>
          <w:sz w:val="24"/>
          <w:szCs w:val="24"/>
        </w:rPr>
        <w:t>之间的</w:t>
      </w:r>
      <w:r w:rsidR="002123F8">
        <w:rPr>
          <w:rFonts w:ascii="Times New Roman" w:eastAsia="宋体" w:hAnsi="Times New Roman" w:cs="Times New Roman" w:hint="eastAsia"/>
          <w:sz w:val="24"/>
          <w:szCs w:val="24"/>
        </w:rPr>
        <w:t>key</w:t>
      </w:r>
      <w:r w:rsidR="002123F8">
        <w:rPr>
          <w:rFonts w:ascii="Times New Roman" w:eastAsia="宋体" w:hAnsi="Times New Roman" w:cs="Times New Roman" w:hint="eastAsia"/>
          <w:sz w:val="24"/>
          <w:szCs w:val="24"/>
        </w:rPr>
        <w:t>也是更加</w:t>
      </w:r>
      <w:r w:rsidR="002123F8">
        <w:rPr>
          <w:rFonts w:ascii="Times New Roman" w:eastAsia="宋体" w:hAnsi="Times New Roman" w:cs="Times New Roman" w:hint="eastAsia"/>
          <w:sz w:val="24"/>
          <w:szCs w:val="24"/>
        </w:rPr>
        <w:t>hash</w:t>
      </w:r>
      <w:r w:rsidR="002123F8">
        <w:rPr>
          <w:rFonts w:ascii="Times New Roman" w:eastAsia="宋体" w:hAnsi="Times New Roman" w:cs="Times New Roman" w:hint="eastAsia"/>
          <w:sz w:val="24"/>
          <w:szCs w:val="24"/>
        </w:rPr>
        <w:t>映射排好序的。</w:t>
      </w:r>
    </w:p>
    <w:p w14:paraId="5CD72555" w14:textId="13B47F83" w:rsidR="005C3A4C" w:rsidRPr="00B96E99" w:rsidRDefault="00D80CEE" w:rsidP="009256E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通过上述问题的研究，我们得到</w:t>
      </w:r>
      <w:r w:rsidR="00760673" w:rsidRPr="00B96E99">
        <w:rPr>
          <w:rFonts w:ascii="Times New Roman" w:eastAsia="宋体" w:hAnsi="Times New Roman" w:cs="Times New Roman"/>
          <w:sz w:val="24"/>
          <w:szCs w:val="24"/>
        </w:rPr>
        <w:t>Hadoop</w:t>
      </w:r>
      <w:r w:rsidR="00760673" w:rsidRPr="00B96E99">
        <w:rPr>
          <w:rFonts w:ascii="Times New Roman" w:eastAsia="宋体" w:hAnsi="Times New Roman" w:cs="Times New Roman"/>
          <w:sz w:val="24"/>
          <w:szCs w:val="24"/>
        </w:rPr>
        <w:t>上</w:t>
      </w:r>
      <w:r w:rsidR="006E4C62">
        <w:rPr>
          <w:rFonts w:ascii="Times New Roman" w:eastAsia="宋体" w:hAnsi="Times New Roman" w:cs="Times New Roman"/>
          <w:sz w:val="24"/>
          <w:szCs w:val="24"/>
        </w:rPr>
        <w:t>PKTM</w:t>
      </w:r>
      <w:r w:rsidR="00760673" w:rsidRPr="00B96E99">
        <w:rPr>
          <w:rFonts w:ascii="Times New Roman" w:eastAsia="宋体" w:hAnsi="Times New Roman" w:cs="Times New Roman"/>
          <w:sz w:val="24"/>
          <w:szCs w:val="24"/>
        </w:rPr>
        <w:t>算法</w:t>
      </w:r>
      <w:r w:rsidR="000D7CE9">
        <w:rPr>
          <w:rFonts w:ascii="Times New Roman" w:eastAsia="宋体" w:hAnsi="Times New Roman" w:cs="Times New Roman" w:hint="eastAsia"/>
          <w:sz w:val="24"/>
          <w:szCs w:val="24"/>
        </w:rPr>
        <w:t>的</w:t>
      </w:r>
      <w:r w:rsidR="00A40985">
        <w:rPr>
          <w:rFonts w:ascii="Times New Roman" w:eastAsia="宋体" w:hAnsi="Times New Roman" w:cs="Times New Roman" w:hint="eastAsia"/>
          <w:sz w:val="24"/>
          <w:szCs w:val="24"/>
        </w:rPr>
        <w:t>运行流图</w:t>
      </w:r>
      <w:r w:rsidR="000D7CE9">
        <w:rPr>
          <w:rFonts w:ascii="Times New Roman" w:eastAsia="宋体" w:hAnsi="Times New Roman" w:cs="Times New Roman" w:hint="eastAsia"/>
          <w:sz w:val="24"/>
          <w:szCs w:val="24"/>
        </w:rPr>
        <w:t>，</w:t>
      </w:r>
      <w:r w:rsidR="00760673" w:rsidRPr="00B96E99">
        <w:rPr>
          <w:rFonts w:ascii="Times New Roman" w:eastAsia="宋体" w:hAnsi="Times New Roman" w:cs="Times New Roman"/>
          <w:sz w:val="24"/>
          <w:szCs w:val="24"/>
        </w:rPr>
        <w:t>如图</w:t>
      </w:r>
      <w:r w:rsidR="00760673" w:rsidRPr="00B96E99">
        <w:rPr>
          <w:rFonts w:ascii="Times New Roman" w:eastAsia="宋体" w:hAnsi="Times New Roman" w:cs="Times New Roman"/>
          <w:sz w:val="24"/>
          <w:szCs w:val="24"/>
        </w:rPr>
        <w:t>4.2</w:t>
      </w:r>
      <w:r w:rsidR="00760673" w:rsidRPr="00B96E99">
        <w:rPr>
          <w:rFonts w:ascii="Times New Roman" w:eastAsia="宋体" w:hAnsi="Times New Roman" w:cs="Times New Roman"/>
          <w:sz w:val="24"/>
          <w:szCs w:val="24"/>
        </w:rPr>
        <w:t>所示。</w:t>
      </w:r>
    </w:p>
    <w:p w14:paraId="44C009E4" w14:textId="77777777" w:rsidR="005B69A8" w:rsidRPr="00B96E99" w:rsidRDefault="009256E3" w:rsidP="009256E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68DECB7" wp14:editId="428FB66A">
            <wp:extent cx="5303520" cy="385488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69417" cy="3902781"/>
                    </a:xfrm>
                    <a:prstGeom prst="rect">
                      <a:avLst/>
                    </a:prstGeom>
                  </pic:spPr>
                </pic:pic>
              </a:graphicData>
            </a:graphic>
          </wp:inline>
        </w:drawing>
      </w:r>
    </w:p>
    <w:p w14:paraId="16484BC5" w14:textId="1E1CF881" w:rsidR="005C3A4C" w:rsidRPr="00B96E99" w:rsidRDefault="001C6FE3" w:rsidP="005B0FC8">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.2</w:t>
      </w:r>
      <w:r w:rsidR="009256E3" w:rsidRPr="00B96E99">
        <w:rPr>
          <w:rFonts w:ascii="Times New Roman" w:hAnsi="Times New Roman" w:cs="Times New Roman"/>
        </w:rPr>
        <w:t xml:space="preserve"> </w:t>
      </w:r>
      <w:r w:rsidR="009256E3" w:rsidRPr="00B96E99">
        <w:rPr>
          <w:rFonts w:ascii="Times New Roman" w:eastAsia="宋体" w:hAnsi="Times New Roman" w:cs="Times New Roman"/>
          <w:sz w:val="24"/>
          <w:szCs w:val="24"/>
        </w:rPr>
        <w:t>Hadoop</w:t>
      </w:r>
      <w:r w:rsidR="009256E3" w:rsidRPr="00B96E99">
        <w:rPr>
          <w:rFonts w:ascii="Times New Roman" w:eastAsia="宋体" w:hAnsi="Times New Roman" w:cs="Times New Roman"/>
          <w:sz w:val="24"/>
          <w:szCs w:val="24"/>
        </w:rPr>
        <w:t>上</w:t>
      </w:r>
      <w:r w:rsidR="007F0BE2">
        <w:rPr>
          <w:rFonts w:ascii="Times New Roman" w:eastAsia="宋体" w:hAnsi="Times New Roman" w:cs="Times New Roman"/>
          <w:sz w:val="24"/>
          <w:szCs w:val="24"/>
        </w:rPr>
        <w:t>PKTM</w:t>
      </w:r>
      <w:r w:rsidR="009256E3" w:rsidRPr="00B96E99">
        <w:rPr>
          <w:rFonts w:ascii="Times New Roman" w:eastAsia="宋体" w:hAnsi="Times New Roman" w:cs="Times New Roman"/>
          <w:sz w:val="24"/>
          <w:szCs w:val="24"/>
        </w:rPr>
        <w:t>算法的</w:t>
      </w:r>
      <w:r w:rsidR="000E25A7">
        <w:rPr>
          <w:rFonts w:ascii="Times New Roman" w:eastAsia="宋体" w:hAnsi="Times New Roman" w:cs="Times New Roman" w:hint="eastAsia"/>
          <w:sz w:val="24"/>
          <w:szCs w:val="24"/>
        </w:rPr>
        <w:t>运行流</w:t>
      </w:r>
      <w:r w:rsidR="009256E3" w:rsidRPr="00B96E99">
        <w:rPr>
          <w:rFonts w:ascii="Times New Roman" w:eastAsia="宋体" w:hAnsi="Times New Roman" w:cs="Times New Roman"/>
          <w:sz w:val="24"/>
          <w:szCs w:val="24"/>
        </w:rPr>
        <w:t>图</w:t>
      </w:r>
    </w:p>
    <w:p w14:paraId="6E8F732B" w14:textId="40C3F84B" w:rsidR="00A7160D" w:rsidRPr="004C406A" w:rsidRDefault="004C406A" w:rsidP="004C406A">
      <w:pPr>
        <w:pStyle w:val="30"/>
      </w:pPr>
      <w:bookmarkStart w:id="279" w:name="_Toc450637080"/>
      <w:r w:rsidRPr="004C406A">
        <w:t>4.3</w:t>
      </w:r>
      <w:r w:rsidR="00A7160D" w:rsidRPr="004C406A">
        <w:t>.2 Spark</w:t>
      </w:r>
      <w:r w:rsidR="00A7160D" w:rsidRPr="004C406A">
        <w:t>上的</w:t>
      </w:r>
      <w:r w:rsidR="00A7160D" w:rsidRPr="004C406A">
        <w:t>Kirchhoff</w:t>
      </w:r>
      <w:r w:rsidR="00A7160D" w:rsidRPr="004C406A">
        <w:t>算法实现</w:t>
      </w:r>
      <w:bookmarkEnd w:id="279"/>
    </w:p>
    <w:p w14:paraId="3AEBA40B" w14:textId="5AA1D79A" w:rsidR="00572AA0" w:rsidRDefault="009561BD" w:rsidP="003643F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框架上，我们也应用了</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R</w:t>
      </w:r>
      <w:r>
        <w:rPr>
          <w:rFonts w:ascii="Times New Roman" w:eastAsia="宋体" w:hAnsi="Times New Roman" w:cs="Times New Roman" w:hint="eastAsia"/>
          <w:sz w:val="24"/>
          <w:szCs w:val="24"/>
        </w:rPr>
        <w:t>educe</w:t>
      </w:r>
      <w:r>
        <w:rPr>
          <w:rFonts w:ascii="Times New Roman" w:eastAsia="宋体" w:hAnsi="Times New Roman" w:cs="Times New Roman" w:hint="eastAsia"/>
          <w:sz w:val="24"/>
          <w:szCs w:val="24"/>
        </w:rPr>
        <w:t>的模型，使用</w:t>
      </w:r>
      <w:r>
        <w:rPr>
          <w:rFonts w:ascii="Times New Roman" w:eastAsia="宋体" w:hAnsi="Times New Roman" w:cs="Times New Roman" w:hint="eastAsia"/>
          <w:sz w:val="24"/>
          <w:szCs w:val="24"/>
        </w:rPr>
        <w:t>HDFS</w:t>
      </w:r>
      <w:r>
        <w:rPr>
          <w:rFonts w:ascii="Times New Roman" w:eastAsia="宋体" w:hAnsi="Times New Roman" w:cs="Times New Roman" w:hint="eastAsia"/>
          <w:sz w:val="24"/>
          <w:szCs w:val="24"/>
        </w:rPr>
        <w:t>为底层文件系统，为了开发</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算法，同样</w:t>
      </w:r>
      <w:r w:rsidR="00AF7B44">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解决了上述问题：</w:t>
      </w:r>
    </w:p>
    <w:p w14:paraId="467852F7" w14:textId="317D1E1D"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如何读取输入数据以及如何切分数据？</w:t>
      </w:r>
    </w:p>
    <w:p w14:paraId="3F9B16E0" w14:textId="74412FF5" w:rsidR="009561BD" w:rsidRPr="00B96E99" w:rsidRDefault="009561BD" w:rsidP="00C837BF">
      <w:pPr>
        <w:pStyle w:val="a3"/>
        <w:spacing w:line="400" w:lineRule="exact"/>
        <w:ind w:left="839"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提供了</w:t>
      </w:r>
      <w:r w:rsidRPr="00B96E99">
        <w:rPr>
          <w:rFonts w:ascii="Times New Roman" w:eastAsia="宋体" w:hAnsi="Times New Roman" w:cs="Times New Roman"/>
          <w:sz w:val="24"/>
          <w:szCs w:val="24"/>
        </w:rPr>
        <w:t>newAPIHadoopFile</w:t>
      </w:r>
      <w:r w:rsidRPr="00B96E99">
        <w:rPr>
          <w:rFonts w:ascii="Times New Roman" w:eastAsia="宋体" w:hAnsi="Times New Roman" w:cs="Times New Roman"/>
          <w:sz w:val="24"/>
          <w:szCs w:val="24"/>
        </w:rPr>
        <w:t>方法来获取</w:t>
      </w:r>
      <w:r w:rsidRPr="00B96E99">
        <w:rPr>
          <w:rFonts w:ascii="Times New Roman" w:eastAsia="宋体" w:hAnsi="Times New Roman" w:cs="Times New Roman"/>
          <w:sz w:val="24"/>
          <w:szCs w:val="24"/>
        </w:rPr>
        <w:t xml:space="preserve">HFDS </w:t>
      </w:r>
      <w:r w:rsidRPr="00B96E99">
        <w:rPr>
          <w:rFonts w:ascii="Times New Roman" w:eastAsia="宋体" w:hAnsi="Times New Roman" w:cs="Times New Roman"/>
          <w:sz w:val="24"/>
          <w:szCs w:val="24"/>
        </w:rPr>
        <w:t>上的输入文件，该方法读取</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文件产生的</w:t>
      </w:r>
      <w:r w:rsidRPr="00B96E99">
        <w:rPr>
          <w:rFonts w:ascii="Times New Roman" w:eastAsia="宋体" w:hAnsi="Times New Roman" w:cs="Times New Roman"/>
          <w:sz w:val="24"/>
          <w:szCs w:val="24"/>
        </w:rPr>
        <w:t xml:space="preserve">&lt;key,value&gt; </w:t>
      </w:r>
      <w:r w:rsidRPr="00B96E99">
        <w:rPr>
          <w:rFonts w:ascii="Times New Roman" w:eastAsia="宋体" w:hAnsi="Times New Roman" w:cs="Times New Roman"/>
          <w:sz w:val="24"/>
          <w:szCs w:val="24"/>
        </w:rPr>
        <w:t>键值对生成一个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记录就代表一系列输入道，该</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的分区会默认是</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上输入文件的分块数。</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的一个分区就对应了一个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（相当于</w:t>
      </w:r>
      <w:r w:rsidR="00C837BF">
        <w:rPr>
          <w:rFonts w:ascii="Times New Roman" w:eastAsia="宋体" w:hAnsi="Times New Roman" w:cs="Times New Roman"/>
          <w:sz w:val="24"/>
          <w:szCs w:val="24"/>
        </w:rPr>
        <w:t xml:space="preserve">map </w:t>
      </w:r>
      <w:r w:rsidR="00C837BF">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），多个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分布在不同节点上并行执行。此外，</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提供了一个</w:t>
      </w:r>
      <w:r w:rsidRPr="00B96E99">
        <w:rPr>
          <w:rFonts w:ascii="Times New Roman" w:eastAsia="宋体" w:hAnsi="Times New Roman" w:cs="Times New Roman"/>
          <w:sz w:val="24"/>
          <w:szCs w:val="24"/>
        </w:rPr>
        <w:t xml:space="preserve">spark-submit </w:t>
      </w:r>
      <w:r w:rsidRPr="00B96E99">
        <w:rPr>
          <w:rFonts w:ascii="Times New Roman" w:eastAsia="宋体" w:hAnsi="Times New Roman" w:cs="Times New Roman"/>
          <w:sz w:val="24"/>
          <w:szCs w:val="24"/>
        </w:rPr>
        <w:t>脚本来提交用户程序。该脚本可以通过命令行设置</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的个数</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使用的内存量以及每个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使用的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核数，因此我们只需要读取这些参数就可以知道集群的环境。这种设置非常方便，从这些参数中我们就可以知道</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的分区可以设置为：</w:t>
      </w:r>
    </w:p>
    <w:p w14:paraId="3BC971D5" w14:textId="73204DB6" w:rsidR="009561BD" w:rsidRPr="00E744A1" w:rsidRDefault="009561BD" w:rsidP="009561BD">
      <w:pPr>
        <w:pStyle w:val="a3"/>
        <w:ind w:left="839" w:firstLineChars="0" w:firstLine="0"/>
        <w:rPr>
          <w:rFonts w:ascii="Times New Roman" w:eastAsia="宋体" w:hAnsi="Times New Roman" w:cs="Times New Roman" w:hint="eastAsia"/>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pars</m:t>
              </m:r>
            </m:sub>
          </m:sSub>
          <m:r>
            <w:rPr>
              <w:rFonts w:ascii="Cambria Math" w:eastAsia="宋体" w:hAnsi="Cambria Math" w:cs="Times New Roman"/>
              <w:sz w:val="24"/>
              <w:szCs w:val="24"/>
            </w:rPr>
            <m:t>=k*</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min</m:t>
              </m:r>
            </m:fName>
            <m:e>
              <m:d>
                <m:dPr>
                  <m:ctrlPr>
                    <w:rPr>
                      <w:rFonts w:ascii="Cambria Math" w:eastAsia="宋体" w:hAnsi="Cambria Math" w:cs="Times New Roman"/>
                      <w:i/>
                      <w:sz w:val="24"/>
                      <w:szCs w:val="24"/>
                    </w:rPr>
                  </m:ctrlPr>
                </m:dPr>
                <m:e>
                  <m:r>
                    <w:rPr>
                      <w:rFonts w:ascii="Cambria Math" w:eastAsia="宋体" w:hAnsi="Cambria Math" w:cs="Times New Roman"/>
                      <w:sz w:val="24"/>
                      <w:szCs w:val="24"/>
                    </w:rPr>
                    <m:t>N,</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min</m:t>
                          </m:r>
                        </m:sub>
                      </m:sSub>
                    </m:den>
                  </m:f>
                </m:e>
              </m:d>
            </m:e>
          </m:func>
          <m:r>
            <w:rPr>
              <w:rFonts w:ascii="Cambria Math" w:eastAsia="宋体" w:hAnsi="Cambria Math" w:cs="Times New Roman"/>
              <w:sz w:val="24"/>
              <w:szCs w:val="24"/>
            </w:rPr>
            <m:t xml:space="preserve">  </m:t>
          </m:r>
          <m:r>
            <w:rPr>
              <w:rFonts w:ascii="Cambria Math" w:eastAsia="宋体" w:hAnsi="Cambria Math" w:cs="Times New Roman" w:hint="eastAsia"/>
              <w:sz w:val="24"/>
              <w:szCs w:val="24"/>
            </w:rPr>
            <m:t>(</m:t>
          </m:r>
          <m:r>
            <w:rPr>
              <w:rFonts w:ascii="Cambria Math" w:eastAsia="宋体" w:hAnsi="Cambria Math" w:cs="Times New Roman"/>
              <w:sz w:val="24"/>
              <w:szCs w:val="24"/>
            </w:rPr>
            <m:t>12)</m:t>
          </m:r>
        </m:oMath>
      </m:oMathPara>
    </w:p>
    <w:p w14:paraId="27F91D79" w14:textId="3A20C5C8" w:rsidR="009561BD" w:rsidRPr="00C8384F" w:rsidRDefault="009561BD" w:rsidP="009561BD">
      <w:pPr>
        <w:pStyle w:val="a3"/>
        <w:spacing w:line="400" w:lineRule="exact"/>
        <w:ind w:left="840" w:firstLineChars="0" w:firstLine="0"/>
        <w:rPr>
          <w:rFonts w:ascii="Times New Roman" w:eastAsia="宋体" w:hAnsi="Times New Roman" w:cs="Times New Roman" w:hint="eastAsia"/>
          <w:b/>
          <w:sz w:val="24"/>
          <w:szCs w:val="24"/>
        </w:rPr>
      </w:pPr>
      <m:oMath>
        <m:r>
          <m:rPr>
            <m:sty m:val="p"/>
          </m:rPr>
          <w:rPr>
            <w:rFonts w:ascii="Cambria Math" w:eastAsia="宋体" w:hAnsi="Cambria Math" w:cs="Times New Roman"/>
            <w:sz w:val="24"/>
            <w:szCs w:val="24"/>
          </w:rPr>
          <w:lastRenderedPageBreak/>
          <m:t>k∈[1,∞)</m:t>
        </m:r>
      </m:oMath>
      <w:r w:rsidRPr="00B96E99">
        <w:rPr>
          <w:rFonts w:ascii="Times New Roman" w:eastAsia="宋体" w:hAnsi="Times New Roman" w:cs="Times New Roman"/>
          <w:sz w:val="24"/>
          <w:szCs w:val="24"/>
        </w:rPr>
        <w:t>是一个可变参数，为一个整数，表示分区数为</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数的倍数，这样就保证了每次都并行处理分区，不会遗留剩余的分区被</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单独处理。</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代表这个集群上的</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个数，一般</w:t>
      </w:r>
      <w:r w:rsidRPr="00B96E99">
        <w:rPr>
          <w:rFonts w:ascii="Times New Roman" w:eastAsia="宋体" w:hAnsi="Times New Roman" w:cs="Times New Roman"/>
          <w:sz w:val="24"/>
          <w:szCs w:val="24"/>
        </w:rPr>
        <w:t xml:space="preserve">1~2 CPU </w:t>
      </w:r>
      <w:r w:rsidRPr="00B96E99">
        <w:rPr>
          <w:rFonts w:ascii="Times New Roman" w:eastAsia="宋体" w:hAnsi="Times New Roman" w:cs="Times New Roman"/>
          <w:sz w:val="24"/>
          <w:szCs w:val="24"/>
        </w:rPr>
        <w:t>核一个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，如果内存特别小，则会影响</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数量，因此选择</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核心数和内存划分数最小的一个作为</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的数量。</w:t>
      </w:r>
    </w:p>
    <w:p w14:paraId="7F6AD38A" w14:textId="433D4C2F"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任务的计算？</w:t>
      </w:r>
    </w:p>
    <w:p w14:paraId="21A08809" w14:textId="02A4B00C" w:rsidR="00DC465C" w:rsidRPr="00050756" w:rsidRDefault="00DC465C" w:rsidP="00050756">
      <w:pPr>
        <w:pStyle w:val="a3"/>
        <w:spacing w:line="400" w:lineRule="exact"/>
        <w:ind w:left="840" w:firstLineChars="0" w:firstLine="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00863368">
        <w:rPr>
          <w:rFonts w:ascii="Times New Roman" w:eastAsia="宋体" w:hAnsi="Times New Roman" w:cs="Times New Roman"/>
          <w:sz w:val="24"/>
          <w:szCs w:val="24"/>
        </w:rPr>
        <w:t xml:space="preserve"> PKTM</w:t>
      </w:r>
      <w:r w:rsidR="00863368">
        <w:rPr>
          <w:rFonts w:ascii="Times New Roman" w:eastAsia="宋体" w:hAnsi="Times New Roman" w:cs="Times New Roman" w:hint="eastAsia"/>
          <w:sz w:val="24"/>
          <w:szCs w:val="24"/>
        </w:rPr>
        <w:t>算法</w:t>
      </w:r>
      <w:r w:rsidRPr="00B96E99">
        <w:rPr>
          <w:rFonts w:ascii="Times New Roman" w:eastAsia="宋体" w:hAnsi="Times New Roman" w:cs="Times New Roman"/>
          <w:sz w:val="24"/>
          <w:szCs w:val="24"/>
        </w:rPr>
        <w:t>中，</w:t>
      </w:r>
      <w:r w:rsidR="00E52424">
        <w:rPr>
          <w:rFonts w:ascii="Times New Roman" w:eastAsia="宋体" w:hAnsi="Times New Roman" w:cs="Times New Roman" w:hint="eastAsia"/>
          <w:sz w:val="24"/>
          <w:szCs w:val="24"/>
        </w:rPr>
        <w:t>我们对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的每个分区进行</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操作，一次一个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计算一个分区，当分区计算完成后继续计算其他分区，多个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并行执行。在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阶段，对每个输入道读取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上的速度文件，炮点坐标文件和检波器坐标文件来计算出输出道的数据。每个输入道对应一个孔径，每个孔径中有一系列输出道，相邻的输入道产生的输出道有很多交集，因此我们在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中使用一个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来保存输出道，相同的输出道叠加到一起。这有利于减少节点之间和节点内的通信量。因为每个输入道会产生大量的输出道，一个</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包含了大量的输入道，因此我们用个多线程来并行加速一个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分区，如果机器系统开启了</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，则设置线程数为</w:t>
      </w:r>
      <w:r w:rsidRPr="00B96E99">
        <w:rPr>
          <w:rFonts w:ascii="Times New Roman" w:eastAsia="宋体" w:hAnsi="Times New Roman" w:cs="Times New Roman"/>
          <w:sz w:val="24"/>
          <w:szCs w:val="24"/>
        </w:rPr>
        <w:t>2*(threads-2)</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关闭，则设置线程数为</w:t>
      </w:r>
      <w:r w:rsidRPr="00B96E99">
        <w:rPr>
          <w:rFonts w:ascii="Times New Roman" w:eastAsia="宋体" w:hAnsi="Times New Roman" w:cs="Times New Roman"/>
          <w:sz w:val="24"/>
          <w:szCs w:val="24"/>
        </w:rPr>
        <w:t xml:space="preserve"> (threads-2)</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中，当</w:t>
      </w:r>
      <w:r w:rsidR="00847149">
        <w:rPr>
          <w:rFonts w:ascii="Times New Roman" w:eastAsia="宋体" w:hAnsi="Times New Roman" w:cs="Times New Roman"/>
          <w:sz w:val="24"/>
          <w:szCs w:val="24"/>
        </w:rPr>
        <w:t xml:space="preserve">map </w:t>
      </w:r>
      <w:r w:rsidR="0084714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运行到一个合适的百分比时，系统会启动</w:t>
      </w:r>
      <w:r w:rsidRPr="00B96E99">
        <w:rPr>
          <w:rFonts w:ascii="Times New Roman" w:eastAsia="宋体" w:hAnsi="Times New Roman" w:cs="Times New Roman"/>
          <w:sz w:val="24"/>
          <w:szCs w:val="24"/>
        </w:rPr>
        <w:t>reduce</w:t>
      </w:r>
      <w:r w:rsidR="00847149">
        <w:rPr>
          <w:rFonts w:ascii="Times New Roman" w:eastAsia="宋体" w:hAnsi="Times New Roman" w:cs="Times New Roman"/>
          <w:sz w:val="24"/>
          <w:szCs w:val="24"/>
        </w:rPr>
        <w:t xml:space="preserve"> </w:t>
      </w:r>
      <w:r w:rsidR="0084714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来收集</w:t>
      </w:r>
      <w:r w:rsidR="00847149">
        <w:rPr>
          <w:rFonts w:ascii="Times New Roman" w:eastAsia="宋体" w:hAnsi="Times New Roman" w:cs="Times New Roman"/>
          <w:sz w:val="24"/>
          <w:szCs w:val="24"/>
        </w:rPr>
        <w:t xml:space="preserve">map </w:t>
      </w:r>
      <w:r w:rsidR="0084714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产生的中间结果，</w:t>
      </w:r>
      <w:r w:rsidRPr="00B96E99">
        <w:rPr>
          <w:rFonts w:ascii="Times New Roman" w:eastAsia="宋体" w:hAnsi="Times New Roman" w:cs="Times New Roman"/>
          <w:sz w:val="24"/>
          <w:szCs w:val="24"/>
        </w:rPr>
        <w:t>reduce</w:t>
      </w:r>
      <w:r w:rsidR="00847149">
        <w:rPr>
          <w:rFonts w:ascii="Times New Roman" w:eastAsia="宋体" w:hAnsi="Times New Roman" w:cs="Times New Roman"/>
          <w:sz w:val="24"/>
          <w:szCs w:val="24"/>
        </w:rPr>
        <w:t xml:space="preserve"> </w:t>
      </w:r>
      <w:r w:rsidR="0084714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会一直占用资源，这会影响后期</w:t>
      </w:r>
      <w:r w:rsidR="00200189">
        <w:rPr>
          <w:rFonts w:ascii="Times New Roman" w:eastAsia="宋体" w:hAnsi="Times New Roman" w:cs="Times New Roman"/>
          <w:sz w:val="24"/>
          <w:szCs w:val="24"/>
        </w:rPr>
        <w:t xml:space="preserve">map </w:t>
      </w:r>
      <w:r w:rsidR="0020018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的数量。使得程序性能下降。而在</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中，当</w:t>
      </w:r>
      <w:r w:rsidRPr="00B96E99">
        <w:rPr>
          <w:rFonts w:ascii="Times New Roman" w:eastAsia="宋体" w:hAnsi="Times New Roman" w:cs="Times New Roman"/>
          <w:sz w:val="24"/>
          <w:szCs w:val="24"/>
        </w:rPr>
        <w:t>map</w:t>
      </w:r>
      <w:r w:rsidR="00AD6524">
        <w:rPr>
          <w:rFonts w:ascii="Times New Roman" w:eastAsia="宋体" w:hAnsi="Times New Roman" w:cs="Times New Roman"/>
          <w:sz w:val="24"/>
          <w:szCs w:val="24"/>
        </w:rPr>
        <w:t xml:space="preserve"> </w:t>
      </w:r>
      <w:r w:rsidR="00AD6524">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结束后会返回一个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，然后这个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被应用到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操作，因此，系统不会在</w:t>
      </w:r>
      <w:r w:rsidR="00740709">
        <w:rPr>
          <w:rFonts w:ascii="Times New Roman" w:eastAsia="宋体" w:hAnsi="Times New Roman" w:cs="Times New Roman"/>
          <w:sz w:val="24"/>
          <w:szCs w:val="24"/>
        </w:rPr>
        <w:t xml:space="preserve">map </w:t>
      </w:r>
      <w:r w:rsidR="0074070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没执行完时进行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操作，这使得</w:t>
      </w:r>
      <w:r w:rsidRPr="00B96E99">
        <w:rPr>
          <w:rFonts w:ascii="Times New Roman" w:eastAsia="宋体" w:hAnsi="Times New Roman" w:cs="Times New Roman"/>
          <w:sz w:val="24"/>
          <w:szCs w:val="24"/>
        </w:rPr>
        <w:t>map</w:t>
      </w:r>
      <w:r w:rsidR="00D8335D">
        <w:rPr>
          <w:rFonts w:ascii="Times New Roman" w:eastAsia="宋体" w:hAnsi="Times New Roman" w:cs="Times New Roman"/>
          <w:sz w:val="24"/>
          <w:szCs w:val="24"/>
        </w:rPr>
        <w:t xml:space="preserve"> </w:t>
      </w:r>
      <w:r w:rsidR="00D8335D">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可以完全并行执行，提高了程序的性能。另外，在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中，一旦</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分区后，分区信息会一直保留着，也就是说，在执行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操作时，</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的分区数依然是</w:t>
      </w:r>
      <w:r w:rsidR="00630787">
        <w:rPr>
          <w:rFonts w:ascii="Times New Roman" w:eastAsia="宋体" w:hAnsi="Times New Roman" w:cs="Times New Roman"/>
          <w:sz w:val="24"/>
          <w:szCs w:val="24"/>
        </w:rPr>
        <w:t>map</w:t>
      </w:r>
      <w:r w:rsidR="00630787">
        <w:rPr>
          <w:rFonts w:ascii="Times New Roman" w:eastAsia="宋体" w:hAnsi="Times New Roman" w:cs="Times New Roman" w:hint="eastAsia"/>
          <w:sz w:val="24"/>
          <w:szCs w:val="24"/>
        </w:rPr>
        <w:t>阶段</w:t>
      </w:r>
      <w:r w:rsidRPr="00B96E99">
        <w:rPr>
          <w:rFonts w:ascii="Times New Roman" w:eastAsia="宋体" w:hAnsi="Times New Roman" w:cs="Times New Roman"/>
          <w:sz w:val="24"/>
          <w:szCs w:val="24"/>
        </w:rPr>
        <w:t>规定的分区数。如果</w:t>
      </w:r>
      <w:r w:rsidRPr="00B96E99">
        <w:rPr>
          <w:rFonts w:ascii="Times New Roman" w:eastAsia="宋体" w:hAnsi="Times New Roman" w:cs="Times New Roman"/>
          <w:sz w:val="24"/>
          <w:szCs w:val="24"/>
        </w:rPr>
        <w:t>map</w:t>
      </w:r>
      <w:r w:rsidR="00332091">
        <w:rPr>
          <w:rFonts w:ascii="Times New Roman" w:eastAsia="宋体" w:hAnsi="Times New Roman" w:cs="Times New Roman" w:hint="eastAsia"/>
          <w:sz w:val="24"/>
          <w:szCs w:val="24"/>
        </w:rPr>
        <w:t>阶段</w:t>
      </w:r>
      <w:r w:rsidRPr="00B96E99">
        <w:rPr>
          <w:rFonts w:ascii="Times New Roman" w:eastAsia="宋体" w:hAnsi="Times New Roman" w:cs="Times New Roman"/>
          <w:sz w:val="24"/>
          <w:szCs w:val="24"/>
        </w:rPr>
        <w:t>产生的分区数不适合</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任务，则可以使用</w:t>
      </w:r>
      <w:r w:rsidRPr="00B96E99">
        <w:rPr>
          <w:rFonts w:ascii="Times New Roman" w:eastAsia="宋体" w:hAnsi="Times New Roman" w:cs="Times New Roman"/>
          <w:sz w:val="24"/>
          <w:szCs w:val="24"/>
        </w:rPr>
        <w:t>repartition</w:t>
      </w:r>
      <w:r w:rsidRPr="00B96E99">
        <w:rPr>
          <w:rFonts w:ascii="Times New Roman" w:eastAsia="宋体" w:hAnsi="Times New Roman" w:cs="Times New Roman"/>
          <w:sz w:val="24"/>
          <w:szCs w:val="24"/>
        </w:rPr>
        <w:t>函数对</w:t>
      </w:r>
      <w:r w:rsidRPr="00B96E99">
        <w:rPr>
          <w:rFonts w:ascii="Times New Roman" w:eastAsia="宋体" w:hAnsi="Times New Roman" w:cs="Times New Roman"/>
          <w:sz w:val="24"/>
          <w:szCs w:val="24"/>
        </w:rPr>
        <w:t xml:space="preserve">RDD </w:t>
      </w:r>
      <w:r w:rsidR="00050756">
        <w:rPr>
          <w:rFonts w:ascii="Times New Roman" w:eastAsia="宋体" w:hAnsi="Times New Roman" w:cs="Times New Roman"/>
          <w:sz w:val="24"/>
          <w:szCs w:val="24"/>
        </w:rPr>
        <w:t>进行重新分区来适</w:t>
      </w:r>
      <w:r w:rsidR="00050756">
        <w:rPr>
          <w:rFonts w:ascii="Times New Roman" w:eastAsia="宋体" w:hAnsi="Times New Roman" w:cs="Times New Roman" w:hint="eastAsia"/>
          <w:sz w:val="24"/>
          <w:szCs w:val="24"/>
        </w:rPr>
        <w:t>配</w:t>
      </w:r>
      <w:r w:rsidRPr="00B96E99">
        <w:rPr>
          <w:rFonts w:ascii="Times New Roman" w:eastAsia="宋体" w:hAnsi="Times New Roman" w:cs="Times New Roman"/>
          <w:sz w:val="24"/>
          <w:szCs w:val="24"/>
        </w:rPr>
        <w:t>reduce</w:t>
      </w:r>
      <w:r w:rsidR="00050756">
        <w:rPr>
          <w:rFonts w:ascii="Times New Roman" w:eastAsia="宋体" w:hAnsi="Times New Roman" w:cs="Times New Roman"/>
          <w:sz w:val="24"/>
          <w:szCs w:val="24"/>
        </w:rPr>
        <w:t xml:space="preserve"> </w:t>
      </w:r>
      <w:r w:rsidR="00050756">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。在这阶段，对输出道进行聚合生成</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代表输出道道号，</w:t>
      </w:r>
      <w:r w:rsidRPr="00B96E99">
        <w:rPr>
          <w:rFonts w:ascii="Times New Roman" w:eastAsia="宋体" w:hAnsi="Times New Roman" w:cs="Times New Roman"/>
          <w:sz w:val="24"/>
          <w:szCs w:val="24"/>
        </w:rPr>
        <w:t xml:space="preserve"> value</w:t>
      </w:r>
      <w:r w:rsidRPr="00B96E99">
        <w:rPr>
          <w:rFonts w:ascii="Times New Roman" w:eastAsia="宋体" w:hAnsi="Times New Roman" w:cs="Times New Roman"/>
          <w:sz w:val="24"/>
          <w:szCs w:val="24"/>
        </w:rPr>
        <w:t>代表输出道对应的成像数据。返回这些键值对生成的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44D345BD" w14:textId="3DBDF218"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Pr="00C8384F">
        <w:rPr>
          <w:rFonts w:ascii="Times New Roman" w:eastAsia="宋体" w:hAnsi="Times New Roman" w:cs="Times New Roman" w:hint="eastAsia"/>
          <w:b/>
          <w:sz w:val="24"/>
          <w:szCs w:val="24"/>
        </w:rPr>
        <w:t>端的映射？</w:t>
      </w:r>
    </w:p>
    <w:p w14:paraId="2A500A99" w14:textId="4C4F48E7" w:rsidR="00C71184" w:rsidRPr="00B96E99" w:rsidRDefault="00C71184" w:rsidP="00C71184">
      <w:pPr>
        <w:pStyle w:val="a3"/>
        <w:spacing w:line="400" w:lineRule="exact"/>
        <w:ind w:left="840"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首先，我们获取输出道的总大小</w:t>
      </w:r>
      <w:r w:rsidRPr="00B96E99">
        <w:rPr>
          <w:rFonts w:ascii="Times New Roman" w:eastAsia="宋体" w:hAnsi="Times New Roman" w:cs="Times New Roman"/>
          <w:sz w:val="24"/>
          <w:szCs w:val="24"/>
        </w:rPr>
        <w:t>onx</w:t>
      </w:r>
      <w:r w:rsidRPr="00B96E99">
        <w:rPr>
          <w:rFonts w:ascii="Times New Roman" w:eastAsia="宋体" w:hAnsi="Times New Roman" w:cs="Times New Roman"/>
          <w:sz w:val="24"/>
          <w:szCs w:val="24"/>
        </w:rPr>
        <w:t>，然后根据输出道的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值进行划分，保证小的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值对应同一个</w:t>
      </w:r>
      <w:r w:rsidRPr="00B96E99">
        <w:rPr>
          <w:rFonts w:ascii="Times New Roman" w:eastAsia="宋体" w:hAnsi="Times New Roman" w:cs="Times New Roman"/>
          <w:sz w:val="24"/>
          <w:szCs w:val="24"/>
        </w:rPr>
        <w:t xml:space="preserve">reduce </w:t>
      </w:r>
      <w:r w:rsidR="003F0B85">
        <w:rPr>
          <w:rFonts w:ascii="Times New Roman" w:eastAsia="宋体" w:hAnsi="Times New Roman" w:cs="Times New Roman"/>
          <w:sz w:val="24"/>
          <w:szCs w:val="24"/>
        </w:rPr>
        <w:t>任务，这样就</w:t>
      </w:r>
      <w:r w:rsidR="003F0B85">
        <w:rPr>
          <w:rFonts w:ascii="Times New Roman" w:eastAsia="宋体" w:hAnsi="Times New Roman" w:cs="Times New Roman" w:hint="eastAsia"/>
          <w:sz w:val="24"/>
          <w:szCs w:val="24"/>
        </w:rPr>
        <w:t>缩短</w:t>
      </w:r>
      <w:r w:rsidRPr="00B96E99">
        <w:rPr>
          <w:rFonts w:ascii="Times New Roman" w:eastAsia="宋体" w:hAnsi="Times New Roman" w:cs="Times New Roman"/>
          <w:sz w:val="24"/>
          <w:szCs w:val="24"/>
        </w:rPr>
        <w:t>了最后成像数据的排序时间，只需要在每个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任务中并行排序就行。我们根据</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来确定每个</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的映射情况，公式如下：</w:t>
      </w:r>
    </w:p>
    <w:p w14:paraId="5BB35A0F" w14:textId="28A4ED5B" w:rsidR="00C71184" w:rsidRPr="00B96E99" w:rsidRDefault="00C71184" w:rsidP="00CB4ECA">
      <w:pPr>
        <w:pStyle w:val="a3"/>
        <w:ind w:left="839" w:firstLineChars="0" w:firstLine="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partition</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 xml:space="preserve">  key  </m:t>
            </m:r>
          </m:num>
          <m:den>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onx</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den>
            </m:f>
            <m:r>
              <w:rPr>
                <w:rFonts w:ascii="Cambria Math" w:eastAsia="宋体" w:hAnsi="Cambria Math" w:cs="Times New Roman"/>
                <w:sz w:val="24"/>
                <w:szCs w:val="24"/>
              </w:rPr>
              <m:t>)</m:t>
            </m:r>
          </m:den>
        </m:f>
      </m:oMath>
      <w:r w:rsidR="00CB4ECA">
        <w:rPr>
          <w:rFonts w:ascii="Times New Roman" w:eastAsia="宋体" w:hAnsi="Times New Roman" w:cs="Times New Roman" w:hint="eastAsia"/>
          <w:sz w:val="24"/>
          <w:szCs w:val="24"/>
        </w:rPr>
        <w:t xml:space="preserve">   (</w:t>
      </w:r>
      <w:r w:rsidR="00CB4ECA">
        <w:rPr>
          <w:rFonts w:ascii="Times New Roman" w:eastAsia="宋体" w:hAnsi="Times New Roman" w:cs="Times New Roman"/>
          <w:sz w:val="24"/>
          <w:szCs w:val="24"/>
        </w:rPr>
        <w:t>13</w:t>
      </w:r>
      <w:r w:rsidR="00CB4ECA">
        <w:rPr>
          <w:rFonts w:ascii="Times New Roman" w:eastAsia="宋体" w:hAnsi="Times New Roman" w:cs="Times New Roman" w:hint="eastAsia"/>
          <w:sz w:val="24"/>
          <w:szCs w:val="24"/>
        </w:rPr>
        <w:t>)</w:t>
      </w:r>
    </w:p>
    <w:p w14:paraId="3AFD58E8" w14:textId="77777777" w:rsidR="00C71184" w:rsidRPr="00C8384F" w:rsidRDefault="00C71184" w:rsidP="00C71184">
      <w:pPr>
        <w:pStyle w:val="a3"/>
        <w:spacing w:line="400" w:lineRule="exact"/>
        <w:ind w:left="840" w:firstLineChars="0" w:firstLine="0"/>
        <w:rPr>
          <w:rFonts w:ascii="Times New Roman" w:eastAsia="宋体" w:hAnsi="Times New Roman" w:cs="Times New Roman" w:hint="eastAsia"/>
          <w:b/>
          <w:sz w:val="24"/>
          <w:szCs w:val="24"/>
        </w:rPr>
      </w:pPr>
    </w:p>
    <w:p w14:paraId="182AD043" w14:textId="74202346" w:rsidR="009561BD" w:rsidRPr="000D7ADC"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0D7ADC">
        <w:rPr>
          <w:rFonts w:ascii="Times New Roman" w:eastAsia="宋体" w:hAnsi="Times New Roman" w:cs="Times New Roman" w:hint="eastAsia"/>
          <w:b/>
          <w:sz w:val="24"/>
          <w:szCs w:val="24"/>
        </w:rPr>
        <w:t>如何产生输出文件？</w:t>
      </w:r>
    </w:p>
    <w:p w14:paraId="4D5EACDE" w14:textId="09CDA9C3" w:rsidR="00BE7B5B" w:rsidRPr="00E02395" w:rsidRDefault="00BE7B5B" w:rsidP="00B375F2">
      <w:pPr>
        <w:pStyle w:val="a3"/>
        <w:spacing w:line="400" w:lineRule="exact"/>
        <w:ind w:left="839"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进行排序操作，因为生成的成像文件是按照输出道道号的大小进行排序的，运用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sortByKey</w:t>
      </w:r>
      <w:r w:rsidRPr="00B96E99">
        <w:rPr>
          <w:rFonts w:ascii="Times New Roman" w:eastAsia="宋体" w:hAnsi="Times New Roman" w:cs="Times New Roman"/>
          <w:sz w:val="24"/>
          <w:szCs w:val="24"/>
        </w:rPr>
        <w:t>函数可以对每个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分区中的输出道进行聚合。所有的分区都是并行排序，加快了排序时间。最后返回排序好的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E02395">
        <w:rPr>
          <w:rFonts w:ascii="Times New Roman" w:eastAsia="宋体" w:hAnsi="Times New Roman" w:cs="Times New Roman"/>
          <w:sz w:val="24"/>
          <w:szCs w:val="24"/>
        </w:rPr>
        <w:t>根据排序好的</w:t>
      </w:r>
      <w:r w:rsidRPr="00E02395">
        <w:rPr>
          <w:rFonts w:ascii="Times New Roman" w:eastAsia="宋体" w:hAnsi="Times New Roman" w:cs="Times New Roman"/>
          <w:sz w:val="24"/>
          <w:szCs w:val="24"/>
        </w:rPr>
        <w:t>RDD</w:t>
      </w:r>
      <w:r w:rsidRPr="00E02395">
        <w:rPr>
          <w:rFonts w:ascii="Times New Roman" w:eastAsia="宋体" w:hAnsi="Times New Roman" w:cs="Times New Roman"/>
          <w:sz w:val="24"/>
          <w:szCs w:val="24"/>
        </w:rPr>
        <w:t>进行写文件到</w:t>
      </w:r>
      <w:r w:rsidRPr="00E02395">
        <w:rPr>
          <w:rFonts w:ascii="Times New Roman" w:eastAsia="宋体" w:hAnsi="Times New Roman" w:cs="Times New Roman"/>
          <w:sz w:val="24"/>
          <w:szCs w:val="24"/>
        </w:rPr>
        <w:t>HDFS</w:t>
      </w:r>
      <w:r w:rsidRPr="00E02395">
        <w:rPr>
          <w:rFonts w:ascii="Times New Roman" w:eastAsia="宋体" w:hAnsi="Times New Roman" w:cs="Times New Roman"/>
          <w:sz w:val="24"/>
          <w:szCs w:val="24"/>
        </w:rPr>
        <w:t>，</w:t>
      </w:r>
      <w:r w:rsidRPr="00E02395">
        <w:rPr>
          <w:rFonts w:ascii="Times New Roman" w:eastAsia="宋体" w:hAnsi="Times New Roman" w:cs="Times New Roman"/>
          <w:sz w:val="24"/>
          <w:szCs w:val="24"/>
        </w:rPr>
        <w:t>Spark</w:t>
      </w:r>
      <w:r w:rsidRPr="00E02395">
        <w:rPr>
          <w:rFonts w:ascii="Times New Roman" w:eastAsia="宋体" w:hAnsi="Times New Roman" w:cs="Times New Roman"/>
          <w:sz w:val="24"/>
          <w:szCs w:val="24"/>
        </w:rPr>
        <w:t>提供了</w:t>
      </w:r>
      <w:r w:rsidRPr="00E02395">
        <w:rPr>
          <w:rFonts w:ascii="Times New Roman" w:eastAsia="宋体" w:hAnsi="Times New Roman" w:cs="Times New Roman"/>
          <w:sz w:val="24"/>
          <w:szCs w:val="24"/>
        </w:rPr>
        <w:t>saveAsNewAPIHadoopFile</w:t>
      </w:r>
      <w:r w:rsidRPr="00E02395">
        <w:rPr>
          <w:rFonts w:ascii="Times New Roman" w:eastAsia="宋体" w:hAnsi="Times New Roman" w:cs="Times New Roman"/>
          <w:sz w:val="24"/>
          <w:szCs w:val="24"/>
        </w:rPr>
        <w:t>函数对</w:t>
      </w:r>
      <w:r w:rsidRPr="00E02395">
        <w:rPr>
          <w:rFonts w:ascii="Times New Roman" w:eastAsia="宋体" w:hAnsi="Times New Roman" w:cs="Times New Roman"/>
          <w:sz w:val="24"/>
          <w:szCs w:val="24"/>
        </w:rPr>
        <w:t xml:space="preserve">RDD </w:t>
      </w:r>
      <w:r w:rsidRPr="00E02395">
        <w:rPr>
          <w:rFonts w:ascii="Times New Roman" w:eastAsia="宋体" w:hAnsi="Times New Roman" w:cs="Times New Roman"/>
          <w:sz w:val="24"/>
          <w:szCs w:val="24"/>
        </w:rPr>
        <w:t>分区分别写入文件，产生的文件名由该分区中最小的输</w:t>
      </w:r>
      <w:r w:rsidR="000D7816">
        <w:rPr>
          <w:rFonts w:ascii="Times New Roman" w:eastAsia="宋体" w:hAnsi="Times New Roman" w:cs="Times New Roman"/>
          <w:sz w:val="24"/>
          <w:szCs w:val="24"/>
        </w:rPr>
        <w:t>出道道号的值来命名，最后根据文件名来</w:t>
      </w:r>
      <w:r w:rsidR="000D7816">
        <w:rPr>
          <w:rFonts w:ascii="Times New Roman" w:eastAsia="宋体" w:hAnsi="Times New Roman" w:cs="Times New Roman" w:hint="eastAsia"/>
          <w:sz w:val="24"/>
          <w:szCs w:val="24"/>
        </w:rPr>
        <w:t>排序</w:t>
      </w:r>
      <w:r w:rsidR="000D7816">
        <w:rPr>
          <w:rFonts w:ascii="Times New Roman" w:eastAsia="宋体" w:hAnsi="Times New Roman" w:cs="Times New Roman"/>
          <w:sz w:val="24"/>
          <w:szCs w:val="24"/>
        </w:rPr>
        <w:t>所有的</w:t>
      </w:r>
      <w:r w:rsidR="000D7816">
        <w:rPr>
          <w:rFonts w:ascii="Times New Roman" w:eastAsia="宋体" w:hAnsi="Times New Roman" w:cs="Times New Roman" w:hint="eastAsia"/>
          <w:sz w:val="24"/>
          <w:szCs w:val="24"/>
        </w:rPr>
        <w:t>输出</w:t>
      </w:r>
      <w:r w:rsidR="000D7816">
        <w:rPr>
          <w:rFonts w:ascii="Times New Roman" w:eastAsia="宋体" w:hAnsi="Times New Roman" w:cs="Times New Roman"/>
          <w:sz w:val="24"/>
          <w:szCs w:val="24"/>
        </w:rPr>
        <w:t>文件，生成</w:t>
      </w:r>
      <w:r w:rsidR="000D7816">
        <w:rPr>
          <w:rFonts w:ascii="Times New Roman" w:eastAsia="宋体" w:hAnsi="Times New Roman" w:cs="Times New Roman" w:hint="eastAsia"/>
          <w:sz w:val="24"/>
          <w:szCs w:val="24"/>
        </w:rPr>
        <w:t>总的成像</w:t>
      </w:r>
      <w:r w:rsidRPr="00E02395">
        <w:rPr>
          <w:rFonts w:ascii="Times New Roman" w:eastAsia="宋体" w:hAnsi="Times New Roman" w:cs="Times New Roman"/>
          <w:sz w:val="24"/>
          <w:szCs w:val="24"/>
        </w:rPr>
        <w:t>文件。</w:t>
      </w:r>
    </w:p>
    <w:p w14:paraId="3E645DBA" w14:textId="5531FC06" w:rsidR="00901601" w:rsidRPr="00B96E99" w:rsidRDefault="00BC331E"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综合上述</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上的实现，我们得出</w:t>
      </w:r>
      <w:r>
        <w:rPr>
          <w:rFonts w:ascii="Times New Roman" w:eastAsia="宋体" w:hAnsi="Times New Roman" w:cs="Times New Roman"/>
          <w:sz w:val="24"/>
          <w:szCs w:val="24"/>
        </w:rPr>
        <w:t>PKTM</w:t>
      </w:r>
      <w:r w:rsidR="00901601" w:rsidRPr="00B96E99">
        <w:rPr>
          <w:rFonts w:ascii="Times New Roman" w:eastAsia="宋体" w:hAnsi="Times New Roman" w:cs="Times New Roman"/>
          <w:sz w:val="24"/>
          <w:szCs w:val="24"/>
        </w:rPr>
        <w:t>算法</w:t>
      </w:r>
      <w:r>
        <w:rPr>
          <w:rFonts w:ascii="Times New Roman" w:eastAsia="宋体" w:hAnsi="Times New Roman" w:cs="Times New Roman" w:hint="eastAsia"/>
          <w:sz w:val="24"/>
          <w:szCs w:val="24"/>
        </w:rPr>
        <w:t>的</w:t>
      </w:r>
      <w:r w:rsidR="00C82678">
        <w:rPr>
          <w:rFonts w:ascii="Times New Roman" w:eastAsia="宋体" w:hAnsi="Times New Roman" w:cs="Times New Roman" w:hint="eastAsia"/>
          <w:sz w:val="24"/>
          <w:szCs w:val="24"/>
        </w:rPr>
        <w:t>运行流</w:t>
      </w:r>
      <w:r w:rsidR="00901601" w:rsidRPr="00B96E99">
        <w:rPr>
          <w:rFonts w:ascii="Times New Roman" w:eastAsia="宋体" w:hAnsi="Times New Roman" w:cs="Times New Roman"/>
          <w:sz w:val="24"/>
          <w:szCs w:val="24"/>
        </w:rPr>
        <w:t>图</w:t>
      </w:r>
      <w:r>
        <w:rPr>
          <w:rFonts w:ascii="Times New Roman" w:eastAsia="宋体" w:hAnsi="Times New Roman" w:cs="Times New Roman" w:hint="eastAsia"/>
          <w:sz w:val="24"/>
          <w:szCs w:val="24"/>
        </w:rPr>
        <w:t>，</w:t>
      </w:r>
      <w:r w:rsidR="00901601" w:rsidRPr="00B96E99">
        <w:rPr>
          <w:rFonts w:ascii="Times New Roman" w:eastAsia="宋体" w:hAnsi="Times New Roman" w:cs="Times New Roman"/>
          <w:sz w:val="24"/>
          <w:szCs w:val="24"/>
        </w:rPr>
        <w:t>如图</w:t>
      </w:r>
      <w:r w:rsidR="00901601" w:rsidRPr="00B96E99">
        <w:rPr>
          <w:rFonts w:ascii="Times New Roman" w:eastAsia="宋体" w:hAnsi="Times New Roman" w:cs="Times New Roman"/>
          <w:sz w:val="24"/>
          <w:szCs w:val="24"/>
        </w:rPr>
        <w:t>4.3</w:t>
      </w:r>
      <w:r w:rsidR="00901601" w:rsidRPr="00B96E99">
        <w:rPr>
          <w:rFonts w:ascii="Times New Roman" w:eastAsia="宋体" w:hAnsi="Times New Roman" w:cs="Times New Roman"/>
          <w:sz w:val="24"/>
          <w:szCs w:val="24"/>
        </w:rPr>
        <w:t>所示。</w:t>
      </w:r>
    </w:p>
    <w:p w14:paraId="2B6C8808" w14:textId="77777777" w:rsidR="00283947" w:rsidRPr="00B96E99" w:rsidRDefault="00536C6A" w:rsidP="00536C6A">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2FA2C4" wp14:editId="5D6CCA17">
            <wp:extent cx="5193792" cy="4207059"/>
            <wp:effectExtent l="0" t="0" r="6985"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07578" cy="4218225"/>
                    </a:xfrm>
                    <a:prstGeom prst="rect">
                      <a:avLst/>
                    </a:prstGeom>
                  </pic:spPr>
                </pic:pic>
              </a:graphicData>
            </a:graphic>
          </wp:inline>
        </w:drawing>
      </w:r>
    </w:p>
    <w:p w14:paraId="7DAB5E1D" w14:textId="6675218A" w:rsidR="00BA403E" w:rsidRPr="00B96E99" w:rsidRDefault="00FB0127" w:rsidP="008C038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 xml:space="preserve"> </w:t>
      </w:r>
      <w:r w:rsidR="00536C6A" w:rsidRPr="00B96E99">
        <w:rPr>
          <w:rFonts w:ascii="Times New Roman" w:eastAsia="宋体" w:hAnsi="Times New Roman" w:cs="Times New Roman"/>
          <w:sz w:val="24"/>
          <w:szCs w:val="24"/>
        </w:rPr>
        <w:t>Spark</w:t>
      </w:r>
      <w:r w:rsidR="00536C6A" w:rsidRPr="00B96E99">
        <w:rPr>
          <w:rFonts w:ascii="Times New Roman" w:eastAsia="宋体" w:hAnsi="Times New Roman" w:cs="Times New Roman"/>
          <w:sz w:val="24"/>
          <w:szCs w:val="24"/>
        </w:rPr>
        <w:t>上的</w:t>
      </w:r>
      <w:r w:rsidR="007F0BE2">
        <w:rPr>
          <w:rFonts w:ascii="Times New Roman" w:eastAsia="宋体" w:hAnsi="Times New Roman" w:cs="Times New Roman"/>
          <w:sz w:val="24"/>
          <w:szCs w:val="24"/>
        </w:rPr>
        <w:t>PKTM</w:t>
      </w:r>
      <w:r w:rsidR="00536C6A" w:rsidRPr="00B96E99">
        <w:rPr>
          <w:rFonts w:ascii="Times New Roman" w:eastAsia="宋体" w:hAnsi="Times New Roman" w:cs="Times New Roman"/>
          <w:sz w:val="24"/>
          <w:szCs w:val="24"/>
        </w:rPr>
        <w:t>算法</w:t>
      </w:r>
      <w:r w:rsidR="00724E43">
        <w:rPr>
          <w:rFonts w:ascii="Times New Roman" w:eastAsia="宋体" w:hAnsi="Times New Roman" w:cs="Times New Roman" w:hint="eastAsia"/>
          <w:sz w:val="24"/>
          <w:szCs w:val="24"/>
        </w:rPr>
        <w:t>运行流图</w:t>
      </w:r>
    </w:p>
    <w:p w14:paraId="32467C1E" w14:textId="49B4CA4C" w:rsidR="008C0383" w:rsidRPr="00931E69" w:rsidRDefault="00931E69" w:rsidP="00931E69">
      <w:pPr>
        <w:pStyle w:val="24"/>
      </w:pPr>
      <w:bookmarkStart w:id="280" w:name="_Toc450637081"/>
      <w:r w:rsidRPr="00931E69">
        <w:t>4.4</w:t>
      </w:r>
      <w:r w:rsidR="008C0383" w:rsidRPr="00931E69">
        <w:t xml:space="preserve"> </w:t>
      </w:r>
      <w:del w:id="281" w:author="JieTang" w:date="2016-05-02T21:00:00Z">
        <w:r w:rsidR="008C0383" w:rsidRPr="00931E69" w:rsidDel="00794173">
          <w:rPr>
            <w:rFonts w:hint="eastAsia"/>
          </w:rPr>
          <w:delText>Spark</w:delText>
        </w:r>
        <w:r w:rsidR="008C0383" w:rsidRPr="00931E69" w:rsidDel="00794173">
          <w:rPr>
            <w:rFonts w:hint="eastAsia"/>
          </w:rPr>
          <w:delText>上的</w:delText>
        </w:r>
        <w:r w:rsidR="008C0383" w:rsidRPr="00931E69" w:rsidDel="00794173">
          <w:rPr>
            <w:rFonts w:hint="eastAsia"/>
          </w:rPr>
          <w:delText>Kirchhoff</w:delText>
        </w:r>
        <w:r w:rsidR="008C0383" w:rsidRPr="00931E69" w:rsidDel="00794173">
          <w:rPr>
            <w:rFonts w:hint="eastAsia"/>
          </w:rPr>
          <w:delText>算法实现</w:delText>
        </w:r>
      </w:del>
      <w:ins w:id="282" w:author="JieTang" w:date="2016-05-02T21:00:00Z">
        <w:r w:rsidR="00794173" w:rsidRPr="00931E69">
          <w:rPr>
            <w:rFonts w:hint="eastAsia"/>
          </w:rPr>
          <w:t>实验结果</w:t>
        </w:r>
      </w:ins>
      <w:r w:rsidR="00566B79">
        <w:rPr>
          <w:rFonts w:hint="eastAsia"/>
        </w:rPr>
        <w:t>与分析</w:t>
      </w:r>
      <w:bookmarkEnd w:id="280"/>
    </w:p>
    <w:p w14:paraId="55144EDC" w14:textId="13DD79D4" w:rsidR="008C0383" w:rsidRPr="00B96E99" w:rsidRDefault="001769E9" w:rsidP="00017AD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在该实验中，我们使用了</w:t>
      </w:r>
      <w:r>
        <w:rPr>
          <w:rFonts w:ascii="Times New Roman" w:eastAsia="宋体" w:hAnsi="Times New Roman" w:cs="Times New Roman" w:hint="eastAsia"/>
          <w:sz w:val="24"/>
          <w:szCs w:val="24"/>
        </w:rPr>
        <w:t>第二、三章更改的</w:t>
      </w:r>
      <w:r>
        <w:rPr>
          <w:rFonts w:ascii="Times New Roman" w:eastAsia="宋体" w:hAnsi="Times New Roman" w:cs="Times New Roman" w:hint="eastAsia"/>
          <w:sz w:val="24"/>
          <w:szCs w:val="24"/>
        </w:rPr>
        <w:t>YARN</w:t>
      </w:r>
      <w:r w:rsidR="008C0383" w:rsidRPr="00B96E99">
        <w:rPr>
          <w:rFonts w:ascii="Times New Roman" w:eastAsia="宋体" w:hAnsi="Times New Roman" w:cs="Times New Roman"/>
          <w:sz w:val="24"/>
          <w:szCs w:val="24"/>
        </w:rPr>
        <w:t>集群，集群配置如表</w:t>
      </w:r>
      <w:r w:rsidR="008C0383" w:rsidRPr="00B96E99">
        <w:rPr>
          <w:rFonts w:ascii="Times New Roman" w:eastAsia="宋体" w:hAnsi="Times New Roman" w:cs="Times New Roman"/>
          <w:sz w:val="24"/>
          <w:szCs w:val="24"/>
        </w:rPr>
        <w:t>2.3</w:t>
      </w:r>
      <w:r w:rsidR="008C0383" w:rsidRPr="00B96E99">
        <w:rPr>
          <w:rFonts w:ascii="Times New Roman" w:eastAsia="宋体" w:hAnsi="Times New Roman" w:cs="Times New Roman"/>
          <w:sz w:val="24"/>
          <w:szCs w:val="24"/>
        </w:rPr>
        <w:lastRenderedPageBreak/>
        <w:t>所示。</w:t>
      </w:r>
      <w:r w:rsidR="002C36F8">
        <w:rPr>
          <w:rFonts w:ascii="Times New Roman" w:eastAsia="宋体" w:hAnsi="Times New Roman" w:cs="Times New Roman" w:hint="eastAsia"/>
          <w:sz w:val="24"/>
          <w:szCs w:val="24"/>
        </w:rPr>
        <w:t>由于</w:t>
      </w:r>
      <w:r w:rsidR="008C0383" w:rsidRPr="00B96E99">
        <w:rPr>
          <w:rFonts w:ascii="Times New Roman" w:eastAsia="宋体" w:hAnsi="Times New Roman" w:cs="Times New Roman"/>
          <w:sz w:val="24"/>
          <w:szCs w:val="24"/>
        </w:rPr>
        <w:t>PKTM</w:t>
      </w:r>
      <w:r w:rsidR="00461EA8">
        <w:rPr>
          <w:rFonts w:ascii="Times New Roman" w:eastAsia="宋体" w:hAnsi="Times New Roman" w:cs="Times New Roman"/>
          <w:sz w:val="24"/>
          <w:szCs w:val="24"/>
        </w:rPr>
        <w:t>是地质方向的一个成像算法，所需的数据量</w:t>
      </w:r>
      <w:r w:rsidR="00461EA8">
        <w:rPr>
          <w:rFonts w:ascii="Times New Roman" w:eastAsia="宋体" w:hAnsi="Times New Roman" w:cs="Times New Roman" w:hint="eastAsia"/>
          <w:sz w:val="24"/>
          <w:szCs w:val="24"/>
        </w:rPr>
        <w:t>大</w:t>
      </w:r>
      <w:r w:rsidR="008C0383" w:rsidRPr="00B96E99">
        <w:rPr>
          <w:rFonts w:ascii="Times New Roman" w:eastAsia="宋体" w:hAnsi="Times New Roman" w:cs="Times New Roman"/>
          <w:sz w:val="24"/>
          <w:szCs w:val="24"/>
        </w:rPr>
        <w:t>，下面我们首先介绍</w:t>
      </w:r>
      <w:r w:rsidR="008C0383" w:rsidRPr="00B96E99">
        <w:rPr>
          <w:rFonts w:ascii="Times New Roman" w:eastAsia="宋体" w:hAnsi="Times New Roman" w:cs="Times New Roman"/>
          <w:sz w:val="24"/>
          <w:szCs w:val="24"/>
        </w:rPr>
        <w:t>PKTM</w:t>
      </w:r>
      <w:r w:rsidR="008C0383" w:rsidRPr="00B96E99">
        <w:rPr>
          <w:rFonts w:ascii="Times New Roman" w:eastAsia="宋体" w:hAnsi="Times New Roman" w:cs="Times New Roman"/>
          <w:sz w:val="24"/>
          <w:szCs w:val="24"/>
        </w:rPr>
        <w:t>的数据文件。</w:t>
      </w:r>
    </w:p>
    <w:p w14:paraId="07221E19" w14:textId="5F045FB5" w:rsidR="00005E8B" w:rsidRPr="00461EA8" w:rsidRDefault="00461EA8" w:rsidP="00461EA8">
      <w:pPr>
        <w:pStyle w:val="30"/>
      </w:pPr>
      <w:bookmarkStart w:id="283" w:name="_Toc450637082"/>
      <w:r w:rsidRPr="00461EA8">
        <w:t>4.4</w:t>
      </w:r>
      <w:r w:rsidR="00005E8B" w:rsidRPr="00461EA8">
        <w:t xml:space="preserve">.1 </w:t>
      </w:r>
      <w:r w:rsidR="00005E8B" w:rsidRPr="00461EA8">
        <w:t>数据准备</w:t>
      </w:r>
      <w:bookmarkEnd w:id="283"/>
    </w:p>
    <w:p w14:paraId="42E96632" w14:textId="77777777" w:rsidR="00C95EE9" w:rsidRPr="00B96E99" w:rsidRDefault="00C95EE9" w:rsidP="00461EA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主要包括三个方面：数据预处理，数据迁移，输出成像。</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使用两种输入数据文件格式，包括</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文件和</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w:t>
      </w:r>
      <w:r w:rsidR="00F56269" w:rsidRPr="00B96E99">
        <w:rPr>
          <w:rFonts w:ascii="Times New Roman" w:eastAsia="宋体" w:hAnsi="Times New Roman" w:cs="Times New Roman"/>
          <w:sz w:val="24"/>
          <w:szCs w:val="24"/>
        </w:rPr>
        <w:t>[</w:t>
      </w:r>
      <w:r w:rsidR="00AD525C" w:rsidRPr="00B96E99">
        <w:rPr>
          <w:rFonts w:ascii="Times New Roman" w:eastAsia="宋体" w:hAnsi="Times New Roman" w:cs="Times New Roman"/>
          <w:sz w:val="24"/>
          <w:szCs w:val="24"/>
        </w:rPr>
        <w:t>38</w:t>
      </w:r>
      <w:r w:rsidR="00F56269"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。在本程序中输入文件主要包括：输入道</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w:t>
      </w:r>
      <w:r w:rsidRPr="00B96E99">
        <w:rPr>
          <w:rFonts w:ascii="Times New Roman" w:eastAsia="宋体" w:hAnsi="Times New Roman" w:cs="Times New Roman"/>
          <w:sz w:val="24"/>
          <w:szCs w:val="24"/>
        </w:rPr>
        <w:t>shot.meta</w:t>
      </w:r>
      <w:r w:rsidRPr="00B96E99">
        <w:rPr>
          <w:rFonts w:ascii="Times New Roman" w:eastAsia="宋体" w:hAnsi="Times New Roman" w:cs="Times New Roman"/>
          <w:sz w:val="24"/>
          <w:szCs w:val="24"/>
        </w:rPr>
        <w:t>），输入道震源坐标文件（</w:t>
      </w:r>
      <w:r w:rsidRPr="00B96E99">
        <w:rPr>
          <w:rFonts w:ascii="Times New Roman" w:eastAsia="宋体" w:hAnsi="Times New Roman" w:cs="Times New Roman"/>
          <w:sz w:val="24"/>
          <w:szCs w:val="24"/>
        </w:rPr>
        <w:t>fsxy.meta</w:t>
      </w:r>
      <w:r w:rsidRPr="00B96E99">
        <w:rPr>
          <w:rFonts w:ascii="Times New Roman" w:eastAsia="宋体" w:hAnsi="Times New Roman" w:cs="Times New Roman"/>
          <w:sz w:val="24"/>
          <w:szCs w:val="24"/>
        </w:rPr>
        <w:t>），输入道检波器坐标文件（</w:t>
      </w:r>
      <w:r w:rsidRPr="00B96E99">
        <w:rPr>
          <w:rFonts w:ascii="Times New Roman" w:eastAsia="宋体" w:hAnsi="Times New Roman" w:cs="Times New Roman"/>
          <w:sz w:val="24"/>
          <w:szCs w:val="24"/>
        </w:rPr>
        <w:t>fgxy.meta</w:t>
      </w:r>
      <w:r w:rsidRPr="00B96E99">
        <w:rPr>
          <w:rFonts w:ascii="Times New Roman" w:eastAsia="宋体" w:hAnsi="Times New Roman" w:cs="Times New Roman"/>
          <w:sz w:val="24"/>
          <w:szCs w:val="24"/>
        </w:rPr>
        <w:t>），输入道中心点坐标文件（</w:t>
      </w:r>
      <w:r w:rsidRPr="00B96E99">
        <w:rPr>
          <w:rFonts w:ascii="Times New Roman" w:eastAsia="宋体" w:hAnsi="Times New Roman" w:cs="Times New Roman"/>
          <w:sz w:val="24"/>
          <w:szCs w:val="24"/>
        </w:rPr>
        <w:t>fcxy.meta</w:t>
      </w:r>
      <w:r w:rsidRPr="00B96E99">
        <w:rPr>
          <w:rFonts w:ascii="Times New Roman" w:eastAsia="宋体" w:hAnsi="Times New Roman" w:cs="Times New Roman"/>
          <w:sz w:val="24"/>
          <w:szCs w:val="24"/>
        </w:rPr>
        <w:t>），速度信息文件（</w:t>
      </w:r>
      <w:r w:rsidRPr="00B96E99">
        <w:rPr>
          <w:rFonts w:ascii="Times New Roman" w:eastAsia="宋体" w:hAnsi="Times New Roman" w:cs="Times New Roman"/>
          <w:sz w:val="24"/>
          <w:szCs w:val="24"/>
        </w:rPr>
        <w:t>rmsv.meta</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信息文件都对应一个</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文件，用于保存数据的文件：</w:t>
      </w:r>
      <w:r w:rsidRPr="00B96E99">
        <w:rPr>
          <w:rFonts w:ascii="Times New Roman" w:eastAsia="宋体" w:hAnsi="Times New Roman" w:cs="Times New Roman"/>
          <w:sz w:val="24"/>
          <w:szCs w:val="24"/>
        </w:rPr>
        <w:t>shot.data, fsxy.data, fgxy.data, fcxy.data, rmsv.data</w:t>
      </w:r>
      <w:r w:rsidRPr="00B96E99">
        <w:rPr>
          <w:rFonts w:ascii="Times New Roman" w:eastAsia="宋体" w:hAnsi="Times New Roman" w:cs="Times New Roman"/>
          <w:sz w:val="24"/>
          <w:szCs w:val="24"/>
        </w:rPr>
        <w:t>。</w:t>
      </w:r>
    </w:p>
    <w:p w14:paraId="0F026016" w14:textId="19C310AC" w:rsidR="00C10A7D" w:rsidRPr="002E71CF" w:rsidRDefault="002E71CF" w:rsidP="002E71CF">
      <w:pPr>
        <w:pStyle w:val="30"/>
      </w:pPr>
      <w:bookmarkStart w:id="284" w:name="_Toc450637083"/>
      <w:r w:rsidRPr="002E71CF">
        <w:t>4.4</w:t>
      </w:r>
      <w:r w:rsidR="00C10A7D" w:rsidRPr="002E71CF">
        <w:t xml:space="preserve">.2 </w:t>
      </w:r>
      <w:r w:rsidR="00C10A7D" w:rsidRPr="002E71CF">
        <w:t>实验结果</w:t>
      </w:r>
      <w:bookmarkEnd w:id="284"/>
    </w:p>
    <w:p w14:paraId="692CF040" w14:textId="1D07937D" w:rsidR="00C10A7D" w:rsidRPr="00B96E99" w:rsidRDefault="00C10A7D" w:rsidP="00EA1C8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在该实验中，我们主要测试两个方面：第一个方面，</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算法的改进在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上的效率提高，该实验主要为了验证我们改进的分布式</w:t>
      </w:r>
      <w:r w:rsidRPr="00B96E99">
        <w:rPr>
          <w:rFonts w:ascii="Times New Roman" w:eastAsia="宋体" w:hAnsi="Times New Roman" w:cs="Times New Roman"/>
          <w:sz w:val="24"/>
          <w:szCs w:val="24"/>
        </w:rPr>
        <w:t>PKTM</w:t>
      </w:r>
      <w:r w:rsidR="00A56044">
        <w:rPr>
          <w:rFonts w:ascii="Times New Roman" w:eastAsia="宋体" w:hAnsi="Times New Roman" w:cs="Times New Roman"/>
          <w:sz w:val="24"/>
          <w:szCs w:val="24"/>
        </w:rPr>
        <w:t>算法的效率，我们</w:t>
      </w:r>
      <w:r w:rsidR="00A56044">
        <w:rPr>
          <w:rFonts w:ascii="Times New Roman" w:eastAsia="宋体" w:hAnsi="Times New Roman" w:cs="Times New Roman" w:hint="eastAsia"/>
          <w:sz w:val="24"/>
          <w:szCs w:val="24"/>
        </w:rPr>
        <w:t>验证</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两个版本；第二个方面，我们的资源调度器和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改进</w:t>
      </w:r>
      <w:r w:rsidR="00D7356C">
        <w:rPr>
          <w:rFonts w:ascii="Times New Roman" w:eastAsia="宋体" w:hAnsi="Times New Roman" w:cs="Times New Roman" w:hint="eastAsia"/>
          <w:sz w:val="24"/>
          <w:szCs w:val="24"/>
        </w:rPr>
        <w:t>后的</w:t>
      </w:r>
      <w:r w:rsidR="00D7356C">
        <w:rPr>
          <w:rFonts w:ascii="Times New Roman" w:eastAsia="宋体" w:hAnsi="Times New Roman" w:cs="Times New Roman" w:hint="eastAsia"/>
          <w:sz w:val="24"/>
          <w:szCs w:val="24"/>
        </w:rPr>
        <w:t>YARN</w:t>
      </w:r>
      <w:r w:rsidR="00D7356C">
        <w:rPr>
          <w:rFonts w:ascii="Times New Roman" w:eastAsia="宋体" w:hAnsi="Times New Roman" w:cs="Times New Roman" w:hint="eastAsia"/>
          <w:sz w:val="24"/>
          <w:szCs w:val="24"/>
        </w:rPr>
        <w:t>平台</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算法的性能提高，该实验验证了</w:t>
      </w:r>
      <w:r w:rsidR="00392D8B">
        <w:rPr>
          <w:rFonts w:ascii="Times New Roman" w:eastAsia="宋体" w:hAnsi="Times New Roman" w:cs="Times New Roman" w:hint="eastAsia"/>
          <w:sz w:val="24"/>
          <w:szCs w:val="24"/>
        </w:rPr>
        <w:t>改进后的</w:t>
      </w:r>
      <w:r w:rsidR="00392D8B">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调度器对不同框架（</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00050886">
        <w:rPr>
          <w:rFonts w:ascii="Times New Roman" w:eastAsia="宋体" w:hAnsi="Times New Roman" w:cs="Times New Roman" w:hint="eastAsia"/>
          <w:sz w:val="24"/>
          <w:szCs w:val="24"/>
        </w:rPr>
        <w:t>适用性和性能提升</w:t>
      </w:r>
      <w:r w:rsidRPr="00B96E99">
        <w:rPr>
          <w:rFonts w:ascii="Times New Roman" w:eastAsia="宋体" w:hAnsi="Times New Roman" w:cs="Times New Roman"/>
          <w:sz w:val="24"/>
          <w:szCs w:val="24"/>
        </w:rPr>
        <w:t>。下面分别介绍这两个方面的实验。</w:t>
      </w:r>
    </w:p>
    <w:p w14:paraId="712F3E16" w14:textId="50CF5459" w:rsidR="00641B2A" w:rsidRPr="00641B2A" w:rsidRDefault="000C4C47" w:rsidP="00EA1C85">
      <w:pPr>
        <w:pStyle w:val="a3"/>
        <w:numPr>
          <w:ilvl w:val="0"/>
          <w:numId w:val="71"/>
        </w:numPr>
        <w:spacing w:line="400" w:lineRule="exact"/>
        <w:ind w:firstLineChars="0"/>
        <w:rPr>
          <w:rFonts w:ascii="Times New Roman" w:eastAsia="宋体" w:hAnsi="Times New Roman" w:cs="Times New Roman"/>
          <w:b/>
          <w:sz w:val="24"/>
          <w:szCs w:val="24"/>
        </w:rPr>
      </w:pPr>
      <w:r w:rsidRPr="00641B2A">
        <w:rPr>
          <w:rFonts w:ascii="Times New Roman" w:eastAsia="宋体" w:hAnsi="Times New Roman" w:cs="Times New Roman"/>
          <w:b/>
          <w:sz w:val="24"/>
          <w:szCs w:val="24"/>
        </w:rPr>
        <w:t>PKTM</w:t>
      </w:r>
      <w:r w:rsidRPr="00641B2A">
        <w:rPr>
          <w:rFonts w:ascii="Times New Roman" w:eastAsia="宋体" w:hAnsi="Times New Roman" w:cs="Times New Roman"/>
          <w:b/>
          <w:sz w:val="24"/>
          <w:szCs w:val="24"/>
        </w:rPr>
        <w:t>算法在</w:t>
      </w:r>
      <w:r w:rsidRPr="00641B2A">
        <w:rPr>
          <w:rFonts w:ascii="Times New Roman" w:eastAsia="宋体" w:hAnsi="Times New Roman" w:cs="Times New Roman"/>
          <w:b/>
          <w:sz w:val="24"/>
          <w:szCs w:val="24"/>
        </w:rPr>
        <w:t>Hadoop</w:t>
      </w:r>
      <w:r w:rsidRPr="00641B2A">
        <w:rPr>
          <w:rFonts w:ascii="Times New Roman" w:eastAsia="宋体" w:hAnsi="Times New Roman" w:cs="Times New Roman"/>
          <w:b/>
          <w:sz w:val="24"/>
          <w:szCs w:val="24"/>
        </w:rPr>
        <w:t>和</w:t>
      </w:r>
      <w:r w:rsidRPr="00641B2A">
        <w:rPr>
          <w:rFonts w:ascii="Times New Roman" w:eastAsia="宋体" w:hAnsi="Times New Roman" w:cs="Times New Roman"/>
          <w:b/>
          <w:sz w:val="24"/>
          <w:szCs w:val="24"/>
        </w:rPr>
        <w:t>Spark</w:t>
      </w:r>
      <w:r w:rsidRPr="00641B2A">
        <w:rPr>
          <w:rFonts w:ascii="Times New Roman" w:eastAsia="宋体" w:hAnsi="Times New Roman" w:cs="Times New Roman"/>
          <w:b/>
          <w:sz w:val="24"/>
          <w:szCs w:val="24"/>
        </w:rPr>
        <w:t>两种框架上的改进：</w:t>
      </w:r>
    </w:p>
    <w:p w14:paraId="1B30419B" w14:textId="78BAC60F" w:rsidR="000C4C47" w:rsidRPr="00641B2A" w:rsidRDefault="000C4C47" w:rsidP="00EA1C85">
      <w:pPr>
        <w:pStyle w:val="a3"/>
        <w:spacing w:line="400" w:lineRule="exact"/>
        <w:ind w:left="842" w:firstLineChars="0" w:firstLine="0"/>
        <w:rPr>
          <w:rFonts w:ascii="Times New Roman" w:eastAsia="宋体" w:hAnsi="Times New Roman" w:cs="Times New Roman"/>
          <w:b/>
          <w:sz w:val="24"/>
          <w:szCs w:val="24"/>
        </w:rPr>
      </w:pPr>
      <w:r w:rsidRPr="00641B2A">
        <w:rPr>
          <w:rFonts w:ascii="Times New Roman" w:eastAsia="宋体" w:hAnsi="Times New Roman" w:cs="Times New Roman"/>
          <w:sz w:val="24"/>
          <w:szCs w:val="24"/>
        </w:rPr>
        <w:t>因为我们实现了两种框架的</w:t>
      </w:r>
      <w:r w:rsidRPr="00641B2A">
        <w:rPr>
          <w:rFonts w:ascii="Times New Roman" w:eastAsia="宋体" w:hAnsi="Times New Roman" w:cs="Times New Roman"/>
          <w:sz w:val="24"/>
          <w:szCs w:val="24"/>
        </w:rPr>
        <w:t>PKTM</w:t>
      </w:r>
      <w:r w:rsidRPr="00641B2A">
        <w:rPr>
          <w:rFonts w:ascii="Times New Roman" w:eastAsia="宋体" w:hAnsi="Times New Roman" w:cs="Times New Roman"/>
          <w:sz w:val="24"/>
          <w:szCs w:val="24"/>
        </w:rPr>
        <w:t>算法，因此我们分别测试</w:t>
      </w:r>
      <w:r w:rsidRPr="00641B2A">
        <w:rPr>
          <w:rFonts w:ascii="Times New Roman" w:eastAsia="宋体" w:hAnsi="Times New Roman" w:cs="Times New Roman"/>
          <w:sz w:val="24"/>
          <w:szCs w:val="24"/>
        </w:rPr>
        <w:t>Hadoop</w:t>
      </w:r>
      <w:r w:rsidRPr="00641B2A">
        <w:rPr>
          <w:rFonts w:ascii="Times New Roman" w:eastAsia="宋体" w:hAnsi="Times New Roman" w:cs="Times New Roman"/>
          <w:sz w:val="24"/>
          <w:szCs w:val="24"/>
        </w:rPr>
        <w:t>和</w:t>
      </w:r>
      <w:r w:rsidRPr="00641B2A">
        <w:rPr>
          <w:rFonts w:ascii="Times New Roman" w:eastAsia="宋体" w:hAnsi="Times New Roman" w:cs="Times New Roman"/>
          <w:sz w:val="24"/>
          <w:szCs w:val="24"/>
        </w:rPr>
        <w:t xml:space="preserve">Spark </w:t>
      </w:r>
      <w:r w:rsidRPr="00641B2A">
        <w:rPr>
          <w:rFonts w:ascii="Times New Roman" w:eastAsia="宋体" w:hAnsi="Times New Roman" w:cs="Times New Roman"/>
          <w:sz w:val="24"/>
          <w:szCs w:val="24"/>
        </w:rPr>
        <w:t>的性能。通过我们的测试发现分布式</w:t>
      </w:r>
      <w:r w:rsidRPr="00641B2A">
        <w:rPr>
          <w:rFonts w:ascii="Times New Roman" w:eastAsia="宋体" w:hAnsi="Times New Roman" w:cs="Times New Roman"/>
          <w:sz w:val="24"/>
          <w:szCs w:val="24"/>
        </w:rPr>
        <w:t>PKTM</w:t>
      </w:r>
      <w:r w:rsidRPr="00641B2A">
        <w:rPr>
          <w:rFonts w:ascii="Times New Roman" w:eastAsia="宋体" w:hAnsi="Times New Roman" w:cs="Times New Roman"/>
          <w:sz w:val="24"/>
          <w:szCs w:val="24"/>
        </w:rPr>
        <w:t>算法比</w:t>
      </w:r>
      <w:r w:rsidRPr="00641B2A">
        <w:rPr>
          <w:rFonts w:ascii="Times New Roman" w:eastAsia="宋体" w:hAnsi="Times New Roman" w:cs="Times New Roman"/>
          <w:sz w:val="24"/>
          <w:szCs w:val="24"/>
        </w:rPr>
        <w:t>cpu</w:t>
      </w:r>
      <w:r w:rsidRPr="00641B2A">
        <w:rPr>
          <w:rFonts w:ascii="Times New Roman" w:eastAsia="宋体" w:hAnsi="Times New Roman" w:cs="Times New Roman"/>
          <w:sz w:val="24"/>
          <w:szCs w:val="24"/>
        </w:rPr>
        <w:t>版本算法效率提高了</w:t>
      </w:r>
      <w:r w:rsidRPr="00641B2A">
        <w:rPr>
          <w:rFonts w:ascii="Times New Roman" w:eastAsia="宋体" w:hAnsi="Times New Roman" w:cs="Times New Roman"/>
          <w:sz w:val="24"/>
          <w:szCs w:val="24"/>
        </w:rPr>
        <w:t>20</w:t>
      </w:r>
      <w:r w:rsidR="00EA1C85">
        <w:rPr>
          <w:rFonts w:ascii="Times New Roman" w:eastAsia="宋体" w:hAnsi="Times New Roman" w:cs="Times New Roman"/>
          <w:sz w:val="24"/>
          <w:szCs w:val="24"/>
        </w:rPr>
        <w:t>倍。</w:t>
      </w:r>
      <w:r w:rsidRPr="00641B2A">
        <w:rPr>
          <w:rFonts w:ascii="Times New Roman" w:eastAsia="宋体" w:hAnsi="Times New Roman" w:cs="Times New Roman"/>
          <w:sz w:val="24"/>
          <w:szCs w:val="24"/>
        </w:rPr>
        <w:t>我们只测试一些参数对算法的影响，在实验中我们使用小数据集进行测试。</w:t>
      </w:r>
    </w:p>
    <w:p w14:paraId="25518671" w14:textId="77777777" w:rsidR="00073EF8" w:rsidRPr="00B96E99" w:rsidRDefault="00073EF8" w:rsidP="00EA1C85">
      <w:pPr>
        <w:spacing w:line="400" w:lineRule="exact"/>
        <w:ind w:left="358"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上的测试：</w:t>
      </w:r>
    </w:p>
    <w:p w14:paraId="439F5A31" w14:textId="64449D15" w:rsidR="00073EF8" w:rsidRPr="00B96E99" w:rsidRDefault="00073EF8" w:rsidP="00EA1C85">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我们首先测试</w:t>
      </w:r>
      <w:r w:rsidR="00644E3A">
        <w:rPr>
          <w:rFonts w:ascii="Times New Roman" w:eastAsia="宋体" w:hAnsi="Times New Roman" w:cs="Times New Roman"/>
          <w:sz w:val="24"/>
          <w:szCs w:val="24"/>
        </w:rPr>
        <w:t xml:space="preserve">map </w:t>
      </w:r>
      <w:r w:rsidR="00644E3A">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内存量变化给程序性能带来影响，测试结果如图</w:t>
      </w:r>
      <w:r w:rsidRPr="00B96E99">
        <w:rPr>
          <w:rFonts w:ascii="Times New Roman" w:eastAsia="宋体" w:hAnsi="Times New Roman" w:cs="Times New Roman"/>
          <w:sz w:val="24"/>
          <w:szCs w:val="24"/>
        </w:rPr>
        <w:t>4.4(a)</w:t>
      </w:r>
      <w:r w:rsidRPr="00B96E99">
        <w:rPr>
          <w:rFonts w:ascii="Times New Roman" w:eastAsia="宋体" w:hAnsi="Times New Roman" w:cs="Times New Roman"/>
          <w:sz w:val="24"/>
          <w:szCs w:val="24"/>
        </w:rPr>
        <w:t>所示。我们可以看出当内存扩展到一个阀值后，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的数量就由于内存的增大而变少，因此执行时间就会变长。</w:t>
      </w:r>
    </w:p>
    <w:p w14:paraId="5592CDC4" w14:textId="5C3185DA" w:rsidR="00131A93" w:rsidRDefault="00073EF8" w:rsidP="0040348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最后，我们测试</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任务的个数对程序性能的影响，结果如图</w:t>
      </w:r>
      <w:r w:rsidRPr="00B96E99">
        <w:rPr>
          <w:rFonts w:ascii="Times New Roman" w:eastAsia="宋体" w:hAnsi="Times New Roman" w:cs="Times New Roman"/>
          <w:sz w:val="24"/>
          <w:szCs w:val="24"/>
        </w:rPr>
        <w:t xml:space="preserve">4.4(b) </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任务过多时，程序性能将趋向于平稳，因为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过多的话，有些</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任务中将没有键值对处理，会很快结束。</w:t>
      </w:r>
    </w:p>
    <w:p w14:paraId="72E8DD9A" w14:textId="19F42B1A" w:rsidR="002719D8" w:rsidRDefault="002719D8" w:rsidP="002719D8">
      <w:pPr>
        <w:pStyle w:val="a3"/>
        <w:ind w:left="1559"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7E4F2999" wp14:editId="7967A53B">
            <wp:extent cx="4307869" cy="2113777"/>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0985" cy="2149653"/>
                    </a:xfrm>
                    <a:prstGeom prst="rect">
                      <a:avLst/>
                    </a:prstGeom>
                  </pic:spPr>
                </pic:pic>
              </a:graphicData>
            </a:graphic>
          </wp:inline>
        </w:drawing>
      </w:r>
    </w:p>
    <w:p w14:paraId="7BECB064" w14:textId="2CB8CBFE" w:rsidR="00403488" w:rsidRPr="00B96E99" w:rsidRDefault="002719D8" w:rsidP="0040348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403488" w:rsidRPr="00B96E99">
        <w:rPr>
          <w:rFonts w:ascii="Times New Roman" w:eastAsia="宋体" w:hAnsi="Times New Roman" w:cs="Times New Roman"/>
          <w:sz w:val="24"/>
          <w:szCs w:val="24"/>
        </w:rPr>
        <w:t>图</w:t>
      </w:r>
      <w:r w:rsidR="00403488" w:rsidRPr="00B96E99">
        <w:rPr>
          <w:rFonts w:ascii="Times New Roman" w:eastAsia="宋体" w:hAnsi="Times New Roman" w:cs="Times New Roman"/>
          <w:sz w:val="24"/>
          <w:szCs w:val="24"/>
        </w:rPr>
        <w:t>4.4 Hadoop</w:t>
      </w:r>
      <w:r w:rsidR="00403488" w:rsidRPr="00B96E99">
        <w:rPr>
          <w:rFonts w:ascii="Times New Roman" w:eastAsia="宋体" w:hAnsi="Times New Roman" w:cs="Times New Roman"/>
          <w:sz w:val="24"/>
          <w:szCs w:val="24"/>
        </w:rPr>
        <w:t>上的测试</w:t>
      </w:r>
    </w:p>
    <w:p w14:paraId="3894DB13" w14:textId="77777777" w:rsidR="001B2BA8" w:rsidRDefault="00F20EBE" w:rsidP="001B2BA8">
      <w:pPr>
        <w:spacing w:line="400" w:lineRule="exact"/>
        <w:ind w:left="358"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上的测试：</w:t>
      </w:r>
    </w:p>
    <w:p w14:paraId="75465CEA" w14:textId="7FBEB143" w:rsidR="00F20EBE" w:rsidRPr="001B2BA8" w:rsidRDefault="00F20EBE" w:rsidP="005C1CEE">
      <w:pPr>
        <w:spacing w:line="400" w:lineRule="exact"/>
        <w:ind w:left="840" w:firstLineChars="200" w:firstLine="480"/>
        <w:rPr>
          <w:rFonts w:ascii="Times New Roman" w:eastAsia="宋体" w:hAnsi="Times New Roman" w:cs="Times New Roman"/>
          <w:b/>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中，我们只测试两个方面，每个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的内存量和</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的分区数，该</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实验使用的是</w:t>
      </w:r>
      <w:r w:rsidR="00A20048">
        <w:rPr>
          <w:rFonts w:ascii="Times New Roman" w:eastAsia="宋体" w:hAnsi="Times New Roman" w:cs="Times New Roman"/>
          <w:sz w:val="24"/>
          <w:szCs w:val="24"/>
        </w:rPr>
        <w:t>Spark on YARN</w:t>
      </w:r>
      <w:r w:rsidRPr="00B96E99">
        <w:rPr>
          <w:rFonts w:ascii="Times New Roman" w:eastAsia="宋体" w:hAnsi="Times New Roman" w:cs="Times New Roman"/>
          <w:sz w:val="24"/>
          <w:szCs w:val="24"/>
        </w:rPr>
        <w:t>的模式。</w:t>
      </w:r>
    </w:p>
    <w:p w14:paraId="2767695B"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内存的配置来测试程序的性能，测试结果如图</w:t>
      </w:r>
      <w:r w:rsidRPr="00B96E99">
        <w:rPr>
          <w:rFonts w:ascii="Times New Roman" w:eastAsia="宋体" w:hAnsi="Times New Roman" w:cs="Times New Roman"/>
          <w:sz w:val="24"/>
          <w:szCs w:val="24"/>
        </w:rPr>
        <w:t xml:space="preserve">4.5(a) </w:t>
      </w:r>
      <w:r w:rsidRPr="00B96E99">
        <w:rPr>
          <w:rFonts w:ascii="Times New Roman" w:eastAsia="宋体" w:hAnsi="Times New Roman" w:cs="Times New Roman"/>
          <w:sz w:val="24"/>
          <w:szCs w:val="24"/>
        </w:rPr>
        <w:t>所示。图中显示，</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的内存量变大，性能会变差，因为大内存导致了并行度的降低。</w:t>
      </w:r>
    </w:p>
    <w:p w14:paraId="454194B6" w14:textId="0AC5CF45" w:rsidR="00D65408"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我们测试输入道数据的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分区，每个分区对应一个</w:t>
      </w:r>
      <w:r w:rsidR="002F5962">
        <w:rPr>
          <w:rFonts w:ascii="Times New Roman" w:eastAsia="宋体" w:hAnsi="Times New Roman" w:cs="Times New Roman"/>
          <w:sz w:val="24"/>
          <w:szCs w:val="24"/>
        </w:rPr>
        <w:t xml:space="preserve">map </w:t>
      </w:r>
      <w:r w:rsidR="002F5962">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，因此可以看成是</w:t>
      </w:r>
      <w:r w:rsidR="00686D8E">
        <w:rPr>
          <w:rFonts w:ascii="Times New Roman" w:eastAsia="宋体" w:hAnsi="Times New Roman" w:cs="Times New Roman"/>
          <w:sz w:val="24"/>
          <w:szCs w:val="24"/>
        </w:rPr>
        <w:t xml:space="preserve">map </w:t>
      </w:r>
      <w:r w:rsidR="00686D8E">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的数量变化，测试结果如图</w:t>
      </w:r>
      <w:r w:rsidRPr="00B96E99">
        <w:rPr>
          <w:rFonts w:ascii="Times New Roman" w:eastAsia="宋体" w:hAnsi="Times New Roman" w:cs="Times New Roman"/>
          <w:sz w:val="24"/>
          <w:szCs w:val="24"/>
        </w:rPr>
        <w:t>4.5(b)</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的分区数是集群所能容纳的倍数时，再增加分区，运行时间将趋向平稳。</w:t>
      </w:r>
    </w:p>
    <w:p w14:paraId="61AD2DBB" w14:textId="654F04EE" w:rsidR="00D064D9" w:rsidRDefault="00D064D9" w:rsidP="00D064D9">
      <w:pPr>
        <w:pStyle w:val="a3"/>
        <w:ind w:left="1559"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26A7895" wp14:editId="25F2BB96">
            <wp:extent cx="4389120" cy="233299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05247" cy="2341562"/>
                    </a:xfrm>
                    <a:prstGeom prst="rect">
                      <a:avLst/>
                    </a:prstGeom>
                  </pic:spPr>
                </pic:pic>
              </a:graphicData>
            </a:graphic>
          </wp:inline>
        </w:drawing>
      </w:r>
    </w:p>
    <w:p w14:paraId="2314ABB5" w14:textId="16E50B21" w:rsidR="000C0CB7" w:rsidRPr="00D064D9" w:rsidRDefault="00D064D9" w:rsidP="004506E7">
      <w:pPr>
        <w:jc w:val="center"/>
        <w:rPr>
          <w:rFonts w:ascii="Times New Roman" w:hAnsi="Times New Roman" w:cs="Times New Roman"/>
          <w:noProof/>
          <w:sz w:val="24"/>
          <w:szCs w:val="24"/>
        </w:rPr>
      </w:pPr>
      <w:r>
        <w:rPr>
          <w:rFonts w:ascii="Times New Roman" w:hAnsi="Times New Roman" w:cs="Times New Roman" w:hint="eastAsia"/>
          <w:noProof/>
          <w:sz w:val="24"/>
          <w:szCs w:val="24"/>
        </w:rPr>
        <w:t xml:space="preserve">         </w:t>
      </w:r>
      <w:r w:rsidR="00EA27D9" w:rsidRPr="00D064D9">
        <w:rPr>
          <w:rFonts w:ascii="Times New Roman" w:hAnsi="Times New Roman" w:cs="Times New Roman"/>
          <w:noProof/>
          <w:sz w:val="24"/>
          <w:szCs w:val="24"/>
        </w:rPr>
        <w:t>图</w:t>
      </w:r>
      <w:r w:rsidR="00EA27D9" w:rsidRPr="00D064D9">
        <w:rPr>
          <w:rFonts w:ascii="Times New Roman" w:hAnsi="Times New Roman" w:cs="Times New Roman"/>
          <w:noProof/>
          <w:sz w:val="24"/>
          <w:szCs w:val="24"/>
        </w:rPr>
        <w:t>4.5 Spark</w:t>
      </w:r>
      <w:r w:rsidR="00EA27D9" w:rsidRPr="00D064D9">
        <w:rPr>
          <w:rFonts w:ascii="Times New Roman" w:hAnsi="Times New Roman" w:cs="Times New Roman"/>
          <w:noProof/>
          <w:sz w:val="24"/>
          <w:szCs w:val="24"/>
        </w:rPr>
        <w:t>上的测试</w:t>
      </w:r>
    </w:p>
    <w:p w14:paraId="045C0779" w14:textId="77777777" w:rsidR="001F1D78" w:rsidRDefault="00EE6671" w:rsidP="001F1D78">
      <w:pPr>
        <w:pStyle w:val="a3"/>
        <w:numPr>
          <w:ilvl w:val="0"/>
          <w:numId w:val="71"/>
        </w:numPr>
        <w:spacing w:line="400" w:lineRule="exact"/>
        <w:ind w:firstLineChars="0"/>
        <w:rPr>
          <w:rFonts w:ascii="Times New Roman" w:eastAsia="宋体" w:hAnsi="Times New Roman" w:cs="Times New Roman"/>
          <w:b/>
          <w:sz w:val="24"/>
          <w:szCs w:val="24"/>
        </w:rPr>
      </w:pPr>
      <w:r w:rsidRPr="001F1D78">
        <w:rPr>
          <w:rFonts w:ascii="Times New Roman" w:eastAsia="宋体" w:hAnsi="Times New Roman" w:cs="Times New Roman"/>
          <w:b/>
          <w:sz w:val="24"/>
          <w:szCs w:val="24"/>
        </w:rPr>
        <w:t>调度器和</w:t>
      </w:r>
      <w:r w:rsidRPr="001F1D78">
        <w:rPr>
          <w:rFonts w:ascii="Times New Roman" w:eastAsia="宋体" w:hAnsi="Times New Roman" w:cs="Times New Roman"/>
          <w:b/>
          <w:sz w:val="24"/>
          <w:szCs w:val="24"/>
        </w:rPr>
        <w:t>Shuffle</w:t>
      </w:r>
      <w:r w:rsidRPr="001F1D78">
        <w:rPr>
          <w:rFonts w:ascii="Times New Roman" w:eastAsia="宋体" w:hAnsi="Times New Roman" w:cs="Times New Roman"/>
          <w:b/>
          <w:sz w:val="24"/>
          <w:szCs w:val="24"/>
        </w:rPr>
        <w:t>改进后对</w:t>
      </w:r>
      <w:r w:rsidRPr="001F1D78">
        <w:rPr>
          <w:rFonts w:ascii="Times New Roman" w:eastAsia="宋体" w:hAnsi="Times New Roman" w:cs="Times New Roman"/>
          <w:b/>
          <w:sz w:val="24"/>
          <w:szCs w:val="24"/>
        </w:rPr>
        <w:t>PKTM</w:t>
      </w:r>
      <w:r w:rsidRPr="001F1D78">
        <w:rPr>
          <w:rFonts w:ascii="Times New Roman" w:eastAsia="宋体" w:hAnsi="Times New Roman" w:cs="Times New Roman"/>
          <w:b/>
          <w:sz w:val="24"/>
          <w:szCs w:val="24"/>
        </w:rPr>
        <w:t>的性能：</w:t>
      </w:r>
    </w:p>
    <w:p w14:paraId="443BD466" w14:textId="23458616" w:rsidR="00EE6671" w:rsidRDefault="00EE6671" w:rsidP="001F1D78">
      <w:pPr>
        <w:pStyle w:val="a3"/>
        <w:spacing w:line="400" w:lineRule="exact"/>
        <w:ind w:left="842" w:firstLineChars="0" w:firstLine="0"/>
        <w:rPr>
          <w:rFonts w:ascii="Times New Roman" w:eastAsia="宋体" w:hAnsi="Times New Roman" w:cs="Times New Roman"/>
          <w:sz w:val="24"/>
          <w:szCs w:val="24"/>
        </w:rPr>
      </w:pPr>
      <w:r w:rsidRPr="001F1D78">
        <w:rPr>
          <w:rFonts w:ascii="Times New Roman" w:eastAsia="宋体" w:hAnsi="Times New Roman" w:cs="Times New Roman"/>
          <w:sz w:val="24"/>
          <w:szCs w:val="24"/>
        </w:rPr>
        <w:t>该阶段我们主要比较改进后的集群和原先集群性能的差别，主要从</w:t>
      </w:r>
      <w:r w:rsidRPr="001F1D78">
        <w:rPr>
          <w:rFonts w:ascii="Times New Roman" w:eastAsia="宋体" w:hAnsi="Times New Roman" w:cs="Times New Roman"/>
          <w:sz w:val="24"/>
          <w:szCs w:val="24"/>
        </w:rPr>
        <w:t>Container</w:t>
      </w:r>
      <w:r w:rsidRPr="001F1D78">
        <w:rPr>
          <w:rFonts w:ascii="Times New Roman" w:eastAsia="宋体" w:hAnsi="Times New Roman" w:cs="Times New Roman"/>
          <w:sz w:val="24"/>
          <w:szCs w:val="24"/>
        </w:rPr>
        <w:t>内存和</w:t>
      </w:r>
      <w:r w:rsidRPr="001F1D78">
        <w:rPr>
          <w:rFonts w:ascii="Times New Roman" w:eastAsia="宋体" w:hAnsi="Times New Roman" w:cs="Times New Roman"/>
          <w:sz w:val="24"/>
          <w:szCs w:val="24"/>
        </w:rPr>
        <w:t>Reduce</w:t>
      </w:r>
      <w:r w:rsidRPr="001F1D78">
        <w:rPr>
          <w:rFonts w:ascii="Times New Roman" w:eastAsia="宋体" w:hAnsi="Times New Roman" w:cs="Times New Roman"/>
          <w:sz w:val="24"/>
          <w:szCs w:val="24"/>
        </w:rPr>
        <w:t>数目来测试，我们首先规定</w:t>
      </w:r>
      <w:r w:rsidRPr="001F1D78">
        <w:rPr>
          <w:rFonts w:ascii="Times New Roman" w:eastAsia="宋体" w:hAnsi="Times New Roman" w:cs="Times New Roman"/>
          <w:sz w:val="24"/>
          <w:szCs w:val="24"/>
        </w:rPr>
        <w:t>Container</w:t>
      </w:r>
      <w:r w:rsidRPr="001F1D78">
        <w:rPr>
          <w:rFonts w:ascii="Times New Roman" w:eastAsia="宋体" w:hAnsi="Times New Roman" w:cs="Times New Roman"/>
          <w:sz w:val="24"/>
          <w:szCs w:val="24"/>
        </w:rPr>
        <w:t>内存不变，然后测试不同</w:t>
      </w:r>
      <w:r w:rsidRPr="001F1D78">
        <w:rPr>
          <w:rFonts w:ascii="Times New Roman" w:eastAsia="宋体" w:hAnsi="Times New Roman" w:cs="Times New Roman"/>
          <w:sz w:val="24"/>
          <w:szCs w:val="24"/>
        </w:rPr>
        <w:t>Reduce</w:t>
      </w:r>
      <w:r w:rsidRPr="001F1D78">
        <w:rPr>
          <w:rFonts w:ascii="Times New Roman" w:eastAsia="宋体" w:hAnsi="Times New Roman" w:cs="Times New Roman"/>
          <w:sz w:val="24"/>
          <w:szCs w:val="24"/>
        </w:rPr>
        <w:t>数目的性能比较，然后再改变</w:t>
      </w:r>
      <w:r w:rsidRPr="001F1D78">
        <w:rPr>
          <w:rFonts w:ascii="Times New Roman" w:eastAsia="宋体" w:hAnsi="Times New Roman" w:cs="Times New Roman"/>
          <w:sz w:val="24"/>
          <w:szCs w:val="24"/>
        </w:rPr>
        <w:t>Container</w:t>
      </w:r>
      <w:r w:rsidRPr="001F1D78">
        <w:rPr>
          <w:rFonts w:ascii="Times New Roman" w:eastAsia="宋体" w:hAnsi="Times New Roman" w:cs="Times New Roman"/>
          <w:sz w:val="24"/>
          <w:szCs w:val="24"/>
        </w:rPr>
        <w:t>内存的大小，如下图</w:t>
      </w:r>
      <w:r w:rsidRPr="001F1D78">
        <w:rPr>
          <w:rFonts w:ascii="Times New Roman" w:eastAsia="宋体" w:hAnsi="Times New Roman" w:cs="Times New Roman"/>
          <w:sz w:val="24"/>
          <w:szCs w:val="24"/>
        </w:rPr>
        <w:t>4.6</w:t>
      </w:r>
      <w:r w:rsidRPr="001F1D78">
        <w:rPr>
          <w:rFonts w:ascii="Times New Roman" w:eastAsia="宋体" w:hAnsi="Times New Roman" w:cs="Times New Roman"/>
          <w:sz w:val="24"/>
          <w:szCs w:val="24"/>
        </w:rPr>
        <w:t>所示。从图中看，在第一幅图中，我们设置</w:t>
      </w:r>
      <w:r w:rsidRPr="001F1D78">
        <w:rPr>
          <w:rFonts w:ascii="Times New Roman" w:eastAsia="宋体" w:hAnsi="Times New Roman" w:cs="Times New Roman"/>
          <w:sz w:val="24"/>
          <w:szCs w:val="24"/>
        </w:rPr>
        <w:t>Container</w:t>
      </w:r>
      <w:r w:rsidRPr="001F1D78">
        <w:rPr>
          <w:rFonts w:ascii="Times New Roman" w:eastAsia="宋体" w:hAnsi="Times New Roman" w:cs="Times New Roman"/>
          <w:sz w:val="24"/>
          <w:szCs w:val="24"/>
        </w:rPr>
        <w:t>的</w:t>
      </w:r>
      <w:r w:rsidRPr="001F1D78">
        <w:rPr>
          <w:rFonts w:ascii="Times New Roman" w:eastAsia="宋体" w:hAnsi="Times New Roman" w:cs="Times New Roman"/>
          <w:sz w:val="24"/>
          <w:szCs w:val="24"/>
        </w:rPr>
        <w:lastRenderedPageBreak/>
        <w:t>内存为</w:t>
      </w:r>
      <w:r w:rsidRPr="001F1D78">
        <w:rPr>
          <w:rFonts w:ascii="Times New Roman" w:eastAsia="宋体" w:hAnsi="Times New Roman" w:cs="Times New Roman"/>
          <w:sz w:val="24"/>
          <w:szCs w:val="24"/>
        </w:rPr>
        <w:t>0.5G</w:t>
      </w:r>
      <w:r w:rsidRPr="001F1D78">
        <w:rPr>
          <w:rFonts w:ascii="Times New Roman" w:eastAsia="宋体" w:hAnsi="Times New Roman" w:cs="Times New Roman"/>
          <w:sz w:val="24"/>
          <w:szCs w:val="24"/>
        </w:rPr>
        <w:t>，在不同的</w:t>
      </w:r>
      <w:r w:rsidRPr="001F1D78">
        <w:rPr>
          <w:rFonts w:ascii="Times New Roman" w:eastAsia="宋体" w:hAnsi="Times New Roman" w:cs="Times New Roman"/>
          <w:sz w:val="24"/>
          <w:szCs w:val="24"/>
        </w:rPr>
        <w:t>Reduce</w:t>
      </w:r>
      <w:r w:rsidRPr="001F1D78">
        <w:rPr>
          <w:rFonts w:ascii="Times New Roman" w:eastAsia="宋体" w:hAnsi="Times New Roman" w:cs="Times New Roman"/>
          <w:sz w:val="24"/>
          <w:szCs w:val="24"/>
        </w:rPr>
        <w:t>数目下</w:t>
      </w:r>
      <w:r w:rsidRPr="001F1D78">
        <w:rPr>
          <w:rFonts w:ascii="Times New Roman" w:eastAsia="宋体" w:hAnsi="Times New Roman" w:cs="Times New Roman"/>
          <w:sz w:val="24"/>
          <w:szCs w:val="24"/>
        </w:rPr>
        <w:t>kirchhoff</w:t>
      </w:r>
      <w:r w:rsidRPr="001F1D78">
        <w:rPr>
          <w:rFonts w:ascii="Times New Roman" w:eastAsia="宋体" w:hAnsi="Times New Roman" w:cs="Times New Roman"/>
          <w:sz w:val="24"/>
          <w:szCs w:val="24"/>
        </w:rPr>
        <w:t>程序运行的时间对比。依次类推，第二幅图中，设置</w:t>
      </w:r>
      <w:r w:rsidRPr="001F1D78">
        <w:rPr>
          <w:rFonts w:ascii="Times New Roman" w:eastAsia="宋体" w:hAnsi="Times New Roman" w:cs="Times New Roman"/>
          <w:sz w:val="24"/>
          <w:szCs w:val="24"/>
        </w:rPr>
        <w:t>Container</w:t>
      </w:r>
      <w:r w:rsidRPr="001F1D78">
        <w:rPr>
          <w:rFonts w:ascii="Times New Roman" w:eastAsia="宋体" w:hAnsi="Times New Roman" w:cs="Times New Roman"/>
          <w:sz w:val="24"/>
          <w:szCs w:val="24"/>
        </w:rPr>
        <w:t>内存为</w:t>
      </w:r>
      <w:r w:rsidRPr="001F1D78">
        <w:rPr>
          <w:rFonts w:ascii="Times New Roman" w:eastAsia="宋体" w:hAnsi="Times New Roman" w:cs="Times New Roman"/>
          <w:sz w:val="24"/>
          <w:szCs w:val="24"/>
        </w:rPr>
        <w:t>1G</w:t>
      </w:r>
      <w:r w:rsidRPr="001F1D78">
        <w:rPr>
          <w:rFonts w:ascii="Times New Roman" w:eastAsia="宋体" w:hAnsi="Times New Roman" w:cs="Times New Roman"/>
          <w:sz w:val="24"/>
          <w:szCs w:val="24"/>
        </w:rPr>
        <w:t>，第三、四幅图则为</w:t>
      </w:r>
      <w:r w:rsidRPr="001F1D78">
        <w:rPr>
          <w:rFonts w:ascii="Times New Roman" w:eastAsia="宋体" w:hAnsi="Times New Roman" w:cs="Times New Roman"/>
          <w:sz w:val="24"/>
          <w:szCs w:val="24"/>
        </w:rPr>
        <w:t>1.5G</w:t>
      </w:r>
      <w:r w:rsidRPr="001F1D78">
        <w:rPr>
          <w:rFonts w:ascii="Times New Roman" w:eastAsia="宋体" w:hAnsi="Times New Roman" w:cs="Times New Roman"/>
          <w:sz w:val="24"/>
          <w:szCs w:val="24"/>
        </w:rPr>
        <w:t>、</w:t>
      </w:r>
      <w:r w:rsidRPr="001F1D78">
        <w:rPr>
          <w:rFonts w:ascii="Times New Roman" w:eastAsia="宋体" w:hAnsi="Times New Roman" w:cs="Times New Roman"/>
          <w:sz w:val="24"/>
          <w:szCs w:val="24"/>
        </w:rPr>
        <w:t>2G</w:t>
      </w:r>
      <w:r w:rsidRPr="001F1D78">
        <w:rPr>
          <w:rFonts w:ascii="Times New Roman" w:eastAsia="宋体" w:hAnsi="Times New Roman" w:cs="Times New Roman"/>
          <w:sz w:val="24"/>
          <w:szCs w:val="24"/>
        </w:rPr>
        <w:t>。</w:t>
      </w:r>
    </w:p>
    <w:p w14:paraId="3D35D0FC" w14:textId="34FAB378" w:rsidR="00E675AB" w:rsidRDefault="00E675AB" w:rsidP="00E675AB">
      <w:pPr>
        <w:pStyle w:val="a3"/>
        <w:ind w:left="839" w:firstLineChars="0" w:firstLine="0"/>
        <w:jc w:val="center"/>
        <w:rPr>
          <w:rFonts w:ascii="Times New Roman" w:eastAsia="宋体" w:hAnsi="Times New Roman" w:cs="Times New Roman"/>
          <w:b/>
          <w:sz w:val="24"/>
          <w:szCs w:val="24"/>
        </w:rPr>
      </w:pPr>
      <w:r w:rsidRPr="00B96E99">
        <w:rPr>
          <w:rFonts w:ascii="Times New Roman" w:hAnsi="Times New Roman" w:cs="Times New Roman"/>
          <w:noProof/>
        </w:rPr>
        <w:drawing>
          <wp:inline distT="0" distB="0" distL="0" distR="0" wp14:anchorId="238EE4B2" wp14:editId="3BE8581B">
            <wp:extent cx="4762195" cy="3587115"/>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88900" cy="3607230"/>
                    </a:xfrm>
                    <a:prstGeom prst="rect">
                      <a:avLst/>
                    </a:prstGeom>
                  </pic:spPr>
                </pic:pic>
              </a:graphicData>
            </a:graphic>
          </wp:inline>
        </w:drawing>
      </w:r>
    </w:p>
    <w:p w14:paraId="0C4CECBA" w14:textId="21040EB2" w:rsidR="009145C3" w:rsidRPr="00B96E99" w:rsidRDefault="00E675AB" w:rsidP="009145C3">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9145C3" w:rsidRPr="00B96E99">
        <w:rPr>
          <w:rFonts w:ascii="Times New Roman" w:eastAsia="宋体" w:hAnsi="Times New Roman" w:cs="Times New Roman"/>
          <w:sz w:val="24"/>
          <w:szCs w:val="24"/>
        </w:rPr>
        <w:t>图</w:t>
      </w:r>
      <w:r w:rsidR="009145C3" w:rsidRPr="00B96E99">
        <w:rPr>
          <w:rFonts w:ascii="Times New Roman" w:eastAsia="宋体" w:hAnsi="Times New Roman" w:cs="Times New Roman"/>
          <w:sz w:val="24"/>
          <w:szCs w:val="24"/>
        </w:rPr>
        <w:t xml:space="preserve">4.6 </w:t>
      </w:r>
      <w:r>
        <w:rPr>
          <w:rFonts w:ascii="Times New Roman" w:eastAsia="宋体" w:hAnsi="Times New Roman" w:cs="Times New Roman"/>
          <w:sz w:val="24"/>
          <w:szCs w:val="24"/>
        </w:rPr>
        <w:t>PKTM</w:t>
      </w:r>
      <w:r w:rsidR="00256EBE">
        <w:rPr>
          <w:rFonts w:ascii="Times New Roman" w:eastAsia="宋体" w:hAnsi="Times New Roman" w:cs="Times New Roman"/>
          <w:sz w:val="24"/>
          <w:szCs w:val="24"/>
        </w:rPr>
        <w:t>程序在不同</w:t>
      </w:r>
      <w:r w:rsidR="00256EBE">
        <w:rPr>
          <w:rFonts w:ascii="Times New Roman" w:eastAsia="宋体" w:hAnsi="Times New Roman" w:cs="Times New Roman" w:hint="eastAsia"/>
          <w:sz w:val="24"/>
          <w:szCs w:val="24"/>
        </w:rPr>
        <w:t>框架</w:t>
      </w:r>
      <w:r w:rsidR="009145C3" w:rsidRPr="00B96E99">
        <w:rPr>
          <w:rFonts w:ascii="Times New Roman" w:eastAsia="宋体" w:hAnsi="Times New Roman" w:cs="Times New Roman"/>
          <w:sz w:val="24"/>
          <w:szCs w:val="24"/>
        </w:rPr>
        <w:t>的性能对比</w:t>
      </w:r>
    </w:p>
    <w:p w14:paraId="7E22642C" w14:textId="03D85D9F" w:rsidR="007E6201" w:rsidRDefault="007E6201" w:rsidP="00285F0B">
      <w:pPr>
        <w:spacing w:line="400" w:lineRule="exact"/>
        <w:ind w:left="840"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此外，我们继续测试</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的内存直到</w:t>
      </w:r>
      <w:r w:rsidRPr="00B96E99">
        <w:rPr>
          <w:rFonts w:ascii="Times New Roman" w:eastAsia="宋体" w:hAnsi="Times New Roman" w:cs="Times New Roman"/>
          <w:sz w:val="24"/>
          <w:szCs w:val="24"/>
        </w:rPr>
        <w:t>3.5G</w:t>
      </w:r>
      <w:r w:rsidRPr="00B96E99">
        <w:rPr>
          <w:rFonts w:ascii="Times New Roman" w:eastAsia="宋体" w:hAnsi="Times New Roman" w:cs="Times New Roman"/>
          <w:sz w:val="24"/>
          <w:szCs w:val="24"/>
        </w:rPr>
        <w:t>，测试结果如下图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所示。从图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左所示，我们对不同的</w:t>
      </w:r>
      <w:r w:rsidR="002D7E48" w:rsidRPr="00B96E99">
        <w:rPr>
          <w:rFonts w:ascii="Times New Roman" w:eastAsia="宋体" w:hAnsi="Times New Roman" w:cs="Times New Roman"/>
          <w:sz w:val="24"/>
          <w:szCs w:val="24"/>
        </w:rPr>
        <w:t>Cont</w:t>
      </w:r>
      <w:r w:rsidRPr="00B96E99">
        <w:rPr>
          <w:rFonts w:ascii="Times New Roman" w:eastAsia="宋体" w:hAnsi="Times New Roman" w:cs="Times New Roman"/>
          <w:sz w:val="24"/>
          <w:szCs w:val="24"/>
        </w:rPr>
        <w:t>iner</w:t>
      </w:r>
      <w:r w:rsidRPr="00B96E99">
        <w:rPr>
          <w:rFonts w:ascii="Times New Roman" w:eastAsia="宋体" w:hAnsi="Times New Roman" w:cs="Times New Roman"/>
          <w:sz w:val="24"/>
          <w:szCs w:val="24"/>
        </w:rPr>
        <w:t>内存</w:t>
      </w:r>
      <w:r w:rsidR="002D7E48" w:rsidRPr="00B96E99">
        <w:rPr>
          <w:rFonts w:ascii="Times New Roman" w:eastAsia="宋体" w:hAnsi="Times New Roman" w:cs="Times New Roman"/>
          <w:sz w:val="24"/>
          <w:szCs w:val="24"/>
        </w:rPr>
        <w:t>(0.5,1,1.5,2,2.5,3,3.5)G</w:t>
      </w:r>
      <w:r w:rsidRPr="00B96E99">
        <w:rPr>
          <w:rFonts w:ascii="Times New Roman" w:eastAsia="宋体" w:hAnsi="Times New Roman" w:cs="Times New Roman"/>
          <w:sz w:val="24"/>
          <w:szCs w:val="24"/>
        </w:rPr>
        <w:t>进行测试，图左中绿色三角代表的是在原始</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环境下，</w:t>
      </w:r>
      <w:r w:rsidR="00285F0B">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框架下的运行时间；而红色圆点则代表的是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w:t>
      </w:r>
      <w:r w:rsidR="00AD222D">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上的运行时间；最后黄色的点表示在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框架下</w:t>
      </w:r>
      <w:r w:rsidR="00051C77">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上的执行时间。图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右图是左图的右侧视图，从图中可以明显的看出</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w:t>
      </w:r>
      <w:r w:rsidR="00AE65A7">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程序比原始框架下的程序运行时间大大的减少了。</w:t>
      </w:r>
    </w:p>
    <w:p w14:paraId="1E8C6226" w14:textId="391221BE" w:rsidR="00306477" w:rsidRDefault="00306477" w:rsidP="00306477">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4DDD6CE" wp14:editId="509D602C">
            <wp:extent cx="4323080" cy="3357677"/>
            <wp:effectExtent l="0" t="0" r="127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49317" cy="3378055"/>
                    </a:xfrm>
                    <a:prstGeom prst="rect">
                      <a:avLst/>
                    </a:prstGeom>
                  </pic:spPr>
                </pic:pic>
              </a:graphicData>
            </a:graphic>
          </wp:inline>
        </w:drawing>
      </w:r>
    </w:p>
    <w:p w14:paraId="07A53EA2" w14:textId="50624310" w:rsidR="00306477" w:rsidRPr="00B96E99" w:rsidRDefault="00306477" w:rsidP="00306477">
      <w:pPr>
        <w:jc w:val="center"/>
        <w:rPr>
          <w:rFonts w:ascii="Times New Roman" w:eastAsia="宋体" w:hAnsi="Times New Roman" w:cs="Times New Roman" w:hint="eastAsia"/>
          <w:sz w:val="24"/>
          <w:szCs w:val="24"/>
        </w:rPr>
      </w:pPr>
      <w:r w:rsidRPr="00B96E99">
        <w:rPr>
          <w:rFonts w:ascii="Times New Roman" w:hAnsi="Times New Roman" w:cs="Times New Roman"/>
          <w:noProof/>
        </w:rPr>
        <w:drawing>
          <wp:inline distT="0" distB="0" distL="0" distR="0" wp14:anchorId="64B3A45D" wp14:editId="06E65B4F">
            <wp:extent cx="4212336" cy="347472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40252" cy="3497747"/>
                    </a:xfrm>
                    <a:prstGeom prst="rect">
                      <a:avLst/>
                    </a:prstGeom>
                  </pic:spPr>
                </pic:pic>
              </a:graphicData>
            </a:graphic>
          </wp:inline>
        </w:drawing>
      </w:r>
    </w:p>
    <w:p w14:paraId="738E8003" w14:textId="77777777" w:rsidR="003C3295" w:rsidRPr="00B96E99" w:rsidRDefault="003C3295" w:rsidP="003C3295">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4.7 </w:t>
      </w:r>
      <w:r w:rsidRPr="00B96E99">
        <w:rPr>
          <w:rFonts w:ascii="Times New Roman" w:eastAsia="宋体" w:hAnsi="Times New Roman" w:cs="Times New Roman"/>
          <w:sz w:val="24"/>
          <w:szCs w:val="24"/>
        </w:rPr>
        <w:t>性能比较</w:t>
      </w:r>
    </w:p>
    <w:p w14:paraId="49CC0D99" w14:textId="7BBFC3EB" w:rsidR="009C6297" w:rsidRDefault="0092782D" w:rsidP="00306477">
      <w:pPr>
        <w:spacing w:line="400" w:lineRule="exact"/>
        <w:ind w:left="840"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上述实验我们从</w:t>
      </w:r>
      <w:r>
        <w:rPr>
          <w:rFonts w:ascii="Times New Roman" w:eastAsia="宋体" w:hAnsi="Times New Roman" w:cs="Times New Roman" w:hint="eastAsia"/>
          <w:sz w:val="24"/>
          <w:szCs w:val="24"/>
        </w:rPr>
        <w:t>Container</w:t>
      </w:r>
      <w:r>
        <w:rPr>
          <w:rFonts w:ascii="Times New Roman" w:eastAsia="宋体" w:hAnsi="Times New Roman" w:cs="Times New Roman" w:hint="eastAsia"/>
          <w:sz w:val="24"/>
          <w:szCs w:val="24"/>
        </w:rPr>
        <w:t>内存和</w:t>
      </w:r>
      <w:r>
        <w:rPr>
          <w:rFonts w:ascii="Times New Roman" w:eastAsia="宋体" w:hAnsi="Times New Roman" w:cs="Times New Roman" w:hint="eastAsia"/>
          <w:sz w:val="24"/>
          <w:szCs w:val="24"/>
        </w:rPr>
        <w:t>Reduce</w:t>
      </w:r>
      <w:r>
        <w:rPr>
          <w:rFonts w:ascii="Times New Roman" w:eastAsia="宋体" w:hAnsi="Times New Roman" w:cs="Times New Roman"/>
          <w:sz w:val="24"/>
          <w:szCs w:val="24"/>
        </w:rPr>
        <w:t xml:space="preserve"> N</w:t>
      </w:r>
      <w:r>
        <w:rPr>
          <w:rFonts w:ascii="Times New Roman" w:eastAsia="宋体" w:hAnsi="Times New Roman" w:cs="Times New Roman" w:hint="eastAsia"/>
          <w:sz w:val="24"/>
          <w:szCs w:val="24"/>
        </w:rPr>
        <w:t>umber</w:t>
      </w:r>
      <w:r>
        <w:rPr>
          <w:rFonts w:ascii="Times New Roman" w:eastAsia="宋体" w:hAnsi="Times New Roman" w:cs="Times New Roman" w:hint="eastAsia"/>
          <w:sz w:val="24"/>
          <w:szCs w:val="24"/>
        </w:rPr>
        <w:t>两个方面显示了我们改进的</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调度器的性能提高，下面我们通过每个</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所读取的块的大小来</w:t>
      </w:r>
      <w:r w:rsidR="008B006F">
        <w:rPr>
          <w:rFonts w:ascii="Times New Roman" w:eastAsia="宋体" w:hAnsi="Times New Roman" w:cs="Times New Roman" w:hint="eastAsia"/>
          <w:sz w:val="24"/>
          <w:szCs w:val="24"/>
        </w:rPr>
        <w:t>继续验证</w:t>
      </w:r>
      <w:r>
        <w:rPr>
          <w:rFonts w:ascii="Times New Roman" w:eastAsia="宋体" w:hAnsi="Times New Roman" w:cs="Times New Roman" w:hint="eastAsia"/>
          <w:sz w:val="24"/>
          <w:szCs w:val="24"/>
        </w:rPr>
        <w:t>本文调度器的性能。</w:t>
      </w:r>
      <w:r w:rsidR="008B006F">
        <w:rPr>
          <w:rFonts w:ascii="Times New Roman" w:eastAsia="宋体" w:hAnsi="Times New Roman" w:cs="Times New Roman" w:hint="eastAsia"/>
          <w:sz w:val="24"/>
          <w:szCs w:val="24"/>
        </w:rPr>
        <w:t>测试结果如下图</w:t>
      </w:r>
      <w:r w:rsidR="008B006F">
        <w:rPr>
          <w:rFonts w:ascii="Times New Roman" w:eastAsia="宋体" w:hAnsi="Times New Roman" w:cs="Times New Roman" w:hint="eastAsia"/>
          <w:sz w:val="24"/>
          <w:szCs w:val="24"/>
        </w:rPr>
        <w:t>4.8</w:t>
      </w:r>
      <w:r w:rsidR="008B006F">
        <w:rPr>
          <w:rFonts w:ascii="Times New Roman" w:eastAsia="宋体" w:hAnsi="Times New Roman" w:cs="Times New Roman" w:hint="eastAsia"/>
          <w:sz w:val="24"/>
          <w:szCs w:val="24"/>
        </w:rPr>
        <w:t>所示。</w:t>
      </w:r>
      <w:r w:rsidR="00EC0F12">
        <w:rPr>
          <w:rFonts w:ascii="Times New Roman" w:eastAsia="宋体" w:hAnsi="Times New Roman" w:cs="Times New Roman" w:hint="eastAsia"/>
          <w:sz w:val="24"/>
          <w:szCs w:val="24"/>
        </w:rPr>
        <w:t>从图中我们看出修改后的</w:t>
      </w:r>
      <w:r w:rsidR="00EC0F12">
        <w:rPr>
          <w:rFonts w:ascii="Times New Roman" w:eastAsia="宋体" w:hAnsi="Times New Roman" w:cs="Times New Roman" w:hint="eastAsia"/>
          <w:sz w:val="24"/>
          <w:szCs w:val="24"/>
        </w:rPr>
        <w:t>YARN</w:t>
      </w:r>
      <w:r w:rsidR="00EC0F12">
        <w:rPr>
          <w:rFonts w:ascii="Times New Roman" w:eastAsia="宋体" w:hAnsi="Times New Roman" w:cs="Times New Roman" w:hint="eastAsia"/>
          <w:sz w:val="24"/>
          <w:szCs w:val="24"/>
        </w:rPr>
        <w:t>调度器上运行的</w:t>
      </w:r>
      <w:r w:rsidR="00EC0F12">
        <w:rPr>
          <w:rFonts w:ascii="Times New Roman" w:eastAsia="宋体" w:hAnsi="Times New Roman" w:cs="Times New Roman" w:hint="eastAsia"/>
          <w:sz w:val="24"/>
          <w:szCs w:val="24"/>
        </w:rPr>
        <w:t>Spark PKTM</w:t>
      </w:r>
      <w:r w:rsidR="00EC0F12">
        <w:rPr>
          <w:rFonts w:ascii="Times New Roman" w:eastAsia="宋体" w:hAnsi="Times New Roman" w:cs="Times New Roman" w:hint="eastAsia"/>
          <w:sz w:val="24"/>
          <w:szCs w:val="24"/>
        </w:rPr>
        <w:t>程序和</w:t>
      </w:r>
      <w:r w:rsidR="00EC0F12">
        <w:rPr>
          <w:rFonts w:ascii="Times New Roman" w:eastAsia="宋体" w:hAnsi="Times New Roman" w:cs="Times New Roman" w:hint="eastAsia"/>
          <w:sz w:val="24"/>
          <w:szCs w:val="24"/>
        </w:rPr>
        <w:t>Hadoop</w:t>
      </w:r>
      <w:r w:rsidR="00EC0F12">
        <w:rPr>
          <w:rFonts w:ascii="Times New Roman" w:eastAsia="宋体" w:hAnsi="Times New Roman" w:cs="Times New Roman"/>
          <w:sz w:val="24"/>
          <w:szCs w:val="24"/>
        </w:rPr>
        <w:t xml:space="preserve"> PKTM</w:t>
      </w:r>
      <w:r w:rsidR="00EC0F12">
        <w:rPr>
          <w:rFonts w:ascii="Times New Roman" w:eastAsia="宋体" w:hAnsi="Times New Roman" w:cs="Times New Roman" w:hint="eastAsia"/>
          <w:sz w:val="24"/>
          <w:szCs w:val="24"/>
        </w:rPr>
        <w:t>算法性能比原先未更改的</w:t>
      </w:r>
      <w:r w:rsidR="00EC0F12">
        <w:rPr>
          <w:rFonts w:ascii="Times New Roman" w:eastAsia="宋体" w:hAnsi="Times New Roman" w:cs="Times New Roman" w:hint="eastAsia"/>
          <w:sz w:val="24"/>
          <w:szCs w:val="24"/>
        </w:rPr>
        <w:t>YARN</w:t>
      </w:r>
      <w:r w:rsidR="00EC0F12">
        <w:rPr>
          <w:rFonts w:ascii="Times New Roman" w:eastAsia="宋体" w:hAnsi="Times New Roman" w:cs="Times New Roman" w:hint="eastAsia"/>
          <w:sz w:val="24"/>
          <w:szCs w:val="24"/>
        </w:rPr>
        <w:t>调度器性能高。</w:t>
      </w:r>
      <w:r w:rsidR="00742B1E">
        <w:rPr>
          <w:rFonts w:ascii="Times New Roman" w:eastAsia="宋体" w:hAnsi="Times New Roman" w:cs="Times New Roman" w:hint="eastAsia"/>
          <w:sz w:val="24"/>
          <w:szCs w:val="24"/>
        </w:rPr>
        <w:t>P</w:t>
      </w:r>
      <w:r w:rsidR="00742B1E">
        <w:rPr>
          <w:rFonts w:ascii="Times New Roman" w:eastAsia="宋体" w:hAnsi="Times New Roman" w:cs="Times New Roman"/>
          <w:sz w:val="24"/>
          <w:szCs w:val="24"/>
        </w:rPr>
        <w:t>KTM</w:t>
      </w:r>
      <w:r w:rsidR="00742B1E">
        <w:rPr>
          <w:rFonts w:ascii="Times New Roman" w:eastAsia="宋体" w:hAnsi="Times New Roman" w:cs="Times New Roman" w:hint="eastAsia"/>
          <w:sz w:val="24"/>
          <w:szCs w:val="24"/>
        </w:rPr>
        <w:t>分布式算法还有很多参数可以改变调优，但是这些参数的改变最终都会</w:t>
      </w:r>
      <w:r w:rsidR="00742B1E">
        <w:rPr>
          <w:rFonts w:ascii="Times New Roman" w:eastAsia="宋体" w:hAnsi="Times New Roman" w:cs="Times New Roman" w:hint="eastAsia"/>
          <w:sz w:val="24"/>
          <w:szCs w:val="24"/>
        </w:rPr>
        <w:lastRenderedPageBreak/>
        <w:t>反映为</w:t>
      </w:r>
      <w:r w:rsidR="00742B1E">
        <w:rPr>
          <w:rFonts w:ascii="Times New Roman" w:eastAsia="宋体" w:hAnsi="Times New Roman" w:cs="Times New Roman" w:hint="eastAsia"/>
          <w:sz w:val="24"/>
          <w:szCs w:val="24"/>
        </w:rPr>
        <w:t>map</w:t>
      </w:r>
      <w:r w:rsidR="00742B1E">
        <w:rPr>
          <w:rFonts w:ascii="Times New Roman" w:eastAsia="宋体" w:hAnsi="Times New Roman" w:cs="Times New Roman"/>
          <w:sz w:val="24"/>
          <w:szCs w:val="24"/>
        </w:rPr>
        <w:t xml:space="preserve"> </w:t>
      </w:r>
      <w:r w:rsidR="00742B1E">
        <w:rPr>
          <w:rFonts w:ascii="Times New Roman" w:eastAsia="宋体" w:hAnsi="Times New Roman" w:cs="Times New Roman" w:hint="eastAsia"/>
          <w:sz w:val="24"/>
          <w:szCs w:val="24"/>
        </w:rPr>
        <w:t>task</w:t>
      </w:r>
      <w:r w:rsidR="00742B1E">
        <w:rPr>
          <w:rFonts w:ascii="Times New Roman" w:eastAsia="宋体" w:hAnsi="Times New Roman" w:cs="Times New Roman" w:hint="eastAsia"/>
          <w:sz w:val="24"/>
          <w:szCs w:val="24"/>
        </w:rPr>
        <w:t>的个数，而我们测试的三个参数也最终改变了</w:t>
      </w:r>
      <w:r w:rsidR="00742B1E">
        <w:rPr>
          <w:rFonts w:ascii="Times New Roman" w:eastAsia="宋体" w:hAnsi="Times New Roman" w:cs="Times New Roman" w:hint="eastAsia"/>
          <w:sz w:val="24"/>
          <w:szCs w:val="24"/>
        </w:rPr>
        <w:t>map</w:t>
      </w:r>
      <w:r w:rsidR="00742B1E">
        <w:rPr>
          <w:rFonts w:ascii="Times New Roman" w:eastAsia="宋体" w:hAnsi="Times New Roman" w:cs="Times New Roman"/>
          <w:sz w:val="24"/>
          <w:szCs w:val="24"/>
        </w:rPr>
        <w:t xml:space="preserve"> </w:t>
      </w:r>
      <w:r w:rsidR="00742B1E">
        <w:rPr>
          <w:rFonts w:ascii="Times New Roman" w:eastAsia="宋体" w:hAnsi="Times New Roman" w:cs="Times New Roman" w:hint="eastAsia"/>
          <w:sz w:val="24"/>
          <w:szCs w:val="24"/>
        </w:rPr>
        <w:t>task</w:t>
      </w:r>
      <w:r w:rsidR="00742B1E">
        <w:rPr>
          <w:rFonts w:ascii="Times New Roman" w:eastAsia="宋体" w:hAnsi="Times New Roman" w:cs="Times New Roman" w:hint="eastAsia"/>
          <w:sz w:val="24"/>
          <w:szCs w:val="24"/>
        </w:rPr>
        <w:t>的数量，因此其他参数的改变也会得到同样的性能提高</w:t>
      </w:r>
    </w:p>
    <w:p w14:paraId="07022C97" w14:textId="60744DA7" w:rsidR="008B006F" w:rsidRDefault="008B006F" w:rsidP="008B006F">
      <w:pPr>
        <w:ind w:left="839" w:firstLineChars="200" w:firstLine="420"/>
        <w:jc w:val="center"/>
        <w:rPr>
          <w:rFonts w:ascii="Times New Roman" w:eastAsia="宋体" w:hAnsi="Times New Roman" w:cs="Times New Roman"/>
          <w:sz w:val="24"/>
          <w:szCs w:val="24"/>
        </w:rPr>
      </w:pPr>
      <w:r>
        <w:rPr>
          <w:noProof/>
        </w:rPr>
        <w:drawing>
          <wp:inline distT="0" distB="0" distL="0" distR="0" wp14:anchorId="79DEB7E2" wp14:editId="42F0E433">
            <wp:extent cx="3891686" cy="2665766"/>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0702" cy="2699342"/>
                    </a:xfrm>
                    <a:prstGeom prst="rect">
                      <a:avLst/>
                    </a:prstGeom>
                  </pic:spPr>
                </pic:pic>
              </a:graphicData>
            </a:graphic>
          </wp:inline>
        </w:drawing>
      </w:r>
    </w:p>
    <w:p w14:paraId="68D3EDE3" w14:textId="0C9E2694" w:rsidR="008B006F" w:rsidRDefault="008B006F" w:rsidP="0053742B">
      <w:pPr>
        <w:spacing w:line="400" w:lineRule="exact"/>
        <w:ind w:left="839" w:firstLineChars="200" w:firstLine="480"/>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.8 B</w:t>
      </w:r>
      <w:r>
        <w:rPr>
          <w:rFonts w:ascii="Times New Roman" w:eastAsia="宋体" w:hAnsi="Times New Roman" w:cs="Times New Roman" w:hint="eastAsia"/>
          <w:sz w:val="24"/>
          <w:szCs w:val="24"/>
        </w:rPr>
        <w:t>lock</w:t>
      </w:r>
      <w:r>
        <w:rPr>
          <w:rFonts w:ascii="Times New Roman" w:eastAsia="宋体" w:hAnsi="Times New Roman" w:cs="Times New Roman" w:hint="eastAsia"/>
          <w:sz w:val="24"/>
          <w:szCs w:val="24"/>
        </w:rPr>
        <w:t>块改变性能比较</w:t>
      </w:r>
    </w:p>
    <w:p w14:paraId="3CD1E98D" w14:textId="38E098DB" w:rsidR="009E3C76" w:rsidRDefault="006C103C" w:rsidP="00E973FE">
      <w:pPr>
        <w:spacing w:line="400" w:lineRule="exact"/>
        <w:ind w:left="839"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监测工具来测试</w:t>
      </w:r>
      <w:r w:rsidR="00E046C7">
        <w:rPr>
          <w:rFonts w:ascii="Times New Roman" w:eastAsia="宋体" w:hAnsi="Times New Roman" w:cs="Times New Roman"/>
          <w:sz w:val="24"/>
          <w:szCs w:val="24"/>
        </w:rPr>
        <w:t>4</w:t>
      </w:r>
      <w:r w:rsidRPr="00B96E99">
        <w:rPr>
          <w:rFonts w:ascii="Times New Roman" w:eastAsia="宋体" w:hAnsi="Times New Roman" w:cs="Times New Roman"/>
          <w:sz w:val="24"/>
          <w:szCs w:val="24"/>
        </w:rPr>
        <w:t>个</w:t>
      </w:r>
      <w:r w:rsidR="009C61E8">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程序运行时的内存，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使用情况。测试结果如图</w:t>
      </w:r>
      <w:r w:rsidR="004A0BC4">
        <w:rPr>
          <w:rFonts w:ascii="Times New Roman" w:eastAsia="宋体" w:hAnsi="Times New Roman" w:cs="Times New Roman"/>
          <w:sz w:val="24"/>
          <w:szCs w:val="24"/>
        </w:rPr>
        <w:t>4.9</w:t>
      </w:r>
      <w:r w:rsidRPr="00B96E99">
        <w:rPr>
          <w:rFonts w:ascii="Times New Roman" w:eastAsia="宋体" w:hAnsi="Times New Roman" w:cs="Times New Roman"/>
          <w:sz w:val="24"/>
          <w:szCs w:val="24"/>
        </w:rPr>
        <w:t>所示，从图中我们可以看出，</w:t>
      </w:r>
      <w:r w:rsidR="00A90419">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I/O</w:t>
      </w:r>
      <w:r w:rsidR="00B111BC">
        <w:rPr>
          <w:rFonts w:ascii="Times New Roman" w:eastAsia="宋体" w:hAnsi="Times New Roman" w:cs="Times New Roman"/>
          <w:sz w:val="24"/>
          <w:szCs w:val="24"/>
        </w:rPr>
        <w:t>等方面都有</w:t>
      </w:r>
      <w:r w:rsidRPr="00B96E99">
        <w:rPr>
          <w:rFonts w:ascii="Times New Roman" w:eastAsia="宋体" w:hAnsi="Times New Roman" w:cs="Times New Roman"/>
          <w:sz w:val="24"/>
          <w:szCs w:val="24"/>
        </w:rPr>
        <w:t>性能</w:t>
      </w:r>
      <w:r w:rsidR="00B111BC">
        <w:rPr>
          <w:rFonts w:ascii="Times New Roman" w:eastAsia="宋体" w:hAnsi="Times New Roman" w:cs="Times New Roman" w:hint="eastAsia"/>
          <w:sz w:val="24"/>
          <w:szCs w:val="24"/>
        </w:rPr>
        <w:t>的提升</w:t>
      </w:r>
      <w:r w:rsidRPr="00B96E99">
        <w:rPr>
          <w:rFonts w:ascii="Times New Roman" w:eastAsia="宋体" w:hAnsi="Times New Roman" w:cs="Times New Roman"/>
          <w:sz w:val="24"/>
          <w:szCs w:val="24"/>
        </w:rPr>
        <w:t>。</w:t>
      </w:r>
    </w:p>
    <w:p w14:paraId="416CF865" w14:textId="77777777" w:rsidR="00E973FE" w:rsidRDefault="00E973FE" w:rsidP="00E973FE">
      <w:pPr>
        <w:ind w:left="839"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99C74A" wp14:editId="4D5C3A49">
            <wp:extent cx="4462145" cy="318942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89781" cy="3209182"/>
                    </a:xfrm>
                    <a:prstGeom prst="rect">
                      <a:avLst/>
                    </a:prstGeom>
                  </pic:spPr>
                </pic:pic>
              </a:graphicData>
            </a:graphic>
          </wp:inline>
        </w:drawing>
      </w:r>
    </w:p>
    <w:p w14:paraId="13810BD9" w14:textId="1762F011" w:rsidR="00657520" w:rsidRPr="00B96E99" w:rsidRDefault="00E973FE" w:rsidP="00E973FE">
      <w:pPr>
        <w:ind w:left="839"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657520" w:rsidRPr="00B96E99">
        <w:rPr>
          <w:rFonts w:ascii="Times New Roman" w:eastAsia="宋体" w:hAnsi="Times New Roman" w:cs="Times New Roman"/>
          <w:sz w:val="24"/>
          <w:szCs w:val="24"/>
        </w:rPr>
        <w:t>图</w:t>
      </w:r>
      <w:r w:rsidR="00DE60F4">
        <w:rPr>
          <w:rFonts w:ascii="Times New Roman" w:eastAsia="宋体" w:hAnsi="Times New Roman" w:cs="Times New Roman"/>
          <w:sz w:val="24"/>
          <w:szCs w:val="24"/>
        </w:rPr>
        <w:t>4.9</w:t>
      </w:r>
      <w:bookmarkStart w:id="285" w:name="_GoBack"/>
      <w:bookmarkEnd w:id="285"/>
      <w:r w:rsidR="00657520" w:rsidRPr="00B96E99">
        <w:rPr>
          <w:rFonts w:ascii="Times New Roman" w:eastAsia="宋体" w:hAnsi="Times New Roman" w:cs="Times New Roman"/>
          <w:sz w:val="24"/>
          <w:szCs w:val="24"/>
        </w:rPr>
        <w:t xml:space="preserve"> </w:t>
      </w:r>
      <w:r w:rsidR="00B465EF">
        <w:rPr>
          <w:rFonts w:ascii="Times New Roman" w:eastAsia="宋体" w:hAnsi="Times New Roman" w:cs="Times New Roman"/>
          <w:sz w:val="24"/>
          <w:szCs w:val="24"/>
        </w:rPr>
        <w:t>PKTM</w:t>
      </w:r>
      <w:r w:rsidR="00657520" w:rsidRPr="00B96E99">
        <w:rPr>
          <w:rFonts w:ascii="Times New Roman" w:eastAsia="宋体" w:hAnsi="Times New Roman" w:cs="Times New Roman"/>
          <w:sz w:val="24"/>
          <w:szCs w:val="24"/>
        </w:rPr>
        <w:t>程序运行情况</w:t>
      </w:r>
    </w:p>
    <w:p w14:paraId="58B04398" w14:textId="5FBBD900" w:rsidR="0032205C" w:rsidRPr="00451785" w:rsidRDefault="00451785" w:rsidP="00451785">
      <w:pPr>
        <w:pStyle w:val="24"/>
      </w:pPr>
      <w:bookmarkStart w:id="286" w:name="_Toc450637084"/>
      <w:r w:rsidRPr="00451785">
        <w:t>4.5</w:t>
      </w:r>
      <w:r w:rsidR="001634AA" w:rsidRPr="00451785">
        <w:t>本章小结</w:t>
      </w:r>
      <w:bookmarkEnd w:id="286"/>
    </w:p>
    <w:p w14:paraId="7D1E0E29" w14:textId="3AEB98A9" w:rsidR="009A6743" w:rsidRPr="00B96E99" w:rsidRDefault="009A6743" w:rsidP="00A849A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在本章中，我们主要实现了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算法，首先我们相比于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算法实现了</w:t>
      </w:r>
      <w:r w:rsidRPr="00B96E99">
        <w:rPr>
          <w:rFonts w:ascii="Times New Roman" w:eastAsia="宋体" w:hAnsi="Times New Roman" w:cs="Times New Roman"/>
          <w:sz w:val="24"/>
          <w:szCs w:val="24"/>
        </w:rPr>
        <w:lastRenderedPageBreak/>
        <w:t>基于</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框架的两种分布式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算法，然后为了验证我们更改后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的性能，我们分别搭建</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上，分别运行各自对应的</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算法版本，然后通过对不同的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内存和不同的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w:t>
      </w:r>
      <w:r w:rsidR="00451785">
        <w:rPr>
          <w:rFonts w:ascii="Times New Roman" w:eastAsia="宋体" w:hAnsi="Times New Roman" w:cs="Times New Roman" w:hint="eastAsia"/>
          <w:sz w:val="24"/>
          <w:szCs w:val="24"/>
        </w:rPr>
        <w:t>等各种参数</w:t>
      </w:r>
      <w:r w:rsidRPr="00B96E99">
        <w:rPr>
          <w:rFonts w:ascii="Times New Roman" w:eastAsia="宋体" w:hAnsi="Times New Roman" w:cs="Times New Roman"/>
          <w:sz w:val="24"/>
          <w:szCs w:val="24"/>
        </w:rPr>
        <w:t>来验证性能，从实验中我们可以看出我们的改进有一定的性能提高。</w:t>
      </w:r>
    </w:p>
    <w:p w14:paraId="12E8AEDC" w14:textId="3EF4377B" w:rsidR="00451785" w:rsidRDefault="0045178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A012EFE" w14:textId="77777777" w:rsidR="00AB714D" w:rsidRPr="00B96E99" w:rsidRDefault="00AB714D" w:rsidP="00451785">
      <w:pPr>
        <w:spacing w:line="400" w:lineRule="exact"/>
        <w:rPr>
          <w:rFonts w:ascii="Times New Roman" w:eastAsia="宋体" w:hAnsi="Times New Roman" w:cs="Times New Roman"/>
          <w:sz w:val="24"/>
          <w:szCs w:val="24"/>
        </w:rPr>
      </w:pPr>
    </w:p>
    <w:p w14:paraId="3946A92C" w14:textId="571631E3" w:rsidR="00F47B2C" w:rsidRDefault="000E493A" w:rsidP="006B0BEE">
      <w:pPr>
        <w:pStyle w:val="1a"/>
        <w:numPr>
          <w:ilvl w:val="0"/>
          <w:numId w:val="28"/>
        </w:numPr>
        <w:rPr>
          <w:rFonts w:ascii="Times New Roman" w:eastAsia="宋体" w:hAnsi="Times New Roman" w:cs="Times New Roman"/>
        </w:rPr>
      </w:pPr>
      <w:bookmarkStart w:id="287" w:name="_Toc450637085"/>
      <w:r w:rsidRPr="00B96E99">
        <w:rPr>
          <w:rFonts w:ascii="Times New Roman" w:eastAsia="宋体" w:hAnsi="Times New Roman" w:cs="Times New Roman"/>
        </w:rPr>
        <w:t>总结与展望</w:t>
      </w:r>
      <w:bookmarkEnd w:id="287"/>
    </w:p>
    <w:p w14:paraId="0984A7A3" w14:textId="058E229F" w:rsidR="006B0BEE" w:rsidRPr="006B0BEE" w:rsidRDefault="006B0BEE" w:rsidP="006B0BEE">
      <w:pPr>
        <w:pStyle w:val="24"/>
        <w:rPr>
          <w:rFonts w:hint="eastAsia"/>
        </w:rPr>
      </w:pPr>
      <w:r>
        <w:rPr>
          <w:rFonts w:hint="eastAsia"/>
        </w:rPr>
        <w:t xml:space="preserve">5.1 </w:t>
      </w:r>
      <w:r>
        <w:rPr>
          <w:rFonts w:hint="eastAsia"/>
        </w:rPr>
        <w:t>总结</w:t>
      </w:r>
    </w:p>
    <w:p w14:paraId="66D4BC99" w14:textId="5BCFAB6B" w:rsidR="005F6EE8" w:rsidRPr="00B96E99" w:rsidRDefault="00355E7E" w:rsidP="008A0E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本论文中</w:t>
      </w:r>
      <w:r>
        <w:rPr>
          <w:rFonts w:ascii="Times New Roman" w:eastAsia="宋体" w:hAnsi="Times New Roman" w:cs="Times New Roman" w:hint="eastAsia"/>
          <w:sz w:val="24"/>
          <w:szCs w:val="24"/>
        </w:rPr>
        <w:t>，我们首先研究了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框架的性能，从研究中我们发现了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资源管理框架存在这一定的不足，因此，我们对</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框架做了更改以提高集群的性能，</w:t>
      </w:r>
      <w:r w:rsidR="00DD4870">
        <w:rPr>
          <w:rFonts w:ascii="Times New Roman" w:eastAsia="宋体" w:hAnsi="Times New Roman" w:cs="Times New Roman" w:hint="eastAsia"/>
          <w:sz w:val="24"/>
          <w:szCs w:val="24"/>
        </w:rPr>
        <w:t>主要是从调度器和</w:t>
      </w:r>
      <w:r w:rsidR="00DD4870">
        <w:rPr>
          <w:rFonts w:ascii="Times New Roman" w:eastAsia="宋体" w:hAnsi="Times New Roman" w:cs="Times New Roman" w:hint="eastAsia"/>
          <w:sz w:val="24"/>
          <w:szCs w:val="24"/>
        </w:rPr>
        <w:t>Shuffle</w:t>
      </w:r>
      <w:r w:rsidR="00DD4870">
        <w:rPr>
          <w:rFonts w:ascii="Times New Roman" w:eastAsia="宋体" w:hAnsi="Times New Roman" w:cs="Times New Roman" w:hint="eastAsia"/>
          <w:sz w:val="24"/>
          <w:szCs w:val="24"/>
        </w:rPr>
        <w:t>两个方面做了修改，最后通过一个地质成像算法</w:t>
      </w:r>
      <w:r w:rsidR="00DD4870">
        <w:rPr>
          <w:rFonts w:ascii="Times New Roman" w:eastAsia="宋体" w:hAnsi="Times New Roman" w:cs="Times New Roman" w:hint="eastAsia"/>
          <w:sz w:val="24"/>
          <w:szCs w:val="24"/>
        </w:rPr>
        <w:t>PKTM</w:t>
      </w:r>
      <w:r w:rsidR="00DD4870">
        <w:rPr>
          <w:rFonts w:ascii="Times New Roman" w:eastAsia="宋体" w:hAnsi="Times New Roman" w:cs="Times New Roman" w:hint="eastAsia"/>
          <w:sz w:val="24"/>
          <w:szCs w:val="24"/>
        </w:rPr>
        <w:t>的分布式版本来验证改进后</w:t>
      </w:r>
      <w:r w:rsidR="00DD4870">
        <w:rPr>
          <w:rFonts w:ascii="Times New Roman" w:eastAsia="宋体" w:hAnsi="Times New Roman" w:cs="Times New Roman" w:hint="eastAsia"/>
          <w:sz w:val="24"/>
          <w:szCs w:val="24"/>
        </w:rPr>
        <w:t>YARN</w:t>
      </w:r>
      <w:r w:rsidR="00DD4870">
        <w:rPr>
          <w:rFonts w:ascii="Times New Roman" w:eastAsia="宋体" w:hAnsi="Times New Roman" w:cs="Times New Roman" w:hint="eastAsia"/>
          <w:sz w:val="24"/>
          <w:szCs w:val="24"/>
        </w:rPr>
        <w:t>框架的性能</w:t>
      </w:r>
      <w:r w:rsidR="005F6EE8" w:rsidRPr="00B96E99">
        <w:rPr>
          <w:rFonts w:ascii="Times New Roman" w:eastAsia="宋体" w:hAnsi="Times New Roman" w:cs="Times New Roman"/>
          <w:sz w:val="24"/>
          <w:szCs w:val="24"/>
        </w:rPr>
        <w:t>。本文主要做了一下几个工作：</w:t>
      </w:r>
    </w:p>
    <w:p w14:paraId="5CB29EDA" w14:textId="77777777" w:rsidR="00E318E0"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更改</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框架的</w:t>
      </w:r>
      <w:r w:rsidR="00E87CEA">
        <w:rPr>
          <w:rFonts w:ascii="Times New Roman" w:eastAsia="宋体" w:hAnsi="Times New Roman" w:cs="Times New Roman" w:hint="eastAsia"/>
          <w:sz w:val="24"/>
          <w:szCs w:val="24"/>
        </w:rPr>
        <w:t>插拔式</w:t>
      </w:r>
      <w:r w:rsidR="00E318E0">
        <w:rPr>
          <w:rFonts w:ascii="Times New Roman" w:eastAsia="宋体" w:hAnsi="Times New Roman" w:cs="Times New Roman"/>
          <w:sz w:val="24"/>
          <w:szCs w:val="24"/>
        </w:rPr>
        <w:t>资源调度器</w:t>
      </w:r>
      <w:r w:rsidR="00E318E0">
        <w:rPr>
          <w:rFonts w:ascii="Times New Roman" w:eastAsia="宋体" w:hAnsi="Times New Roman" w:cs="Times New Roman" w:hint="eastAsia"/>
          <w:sz w:val="24"/>
          <w:szCs w:val="24"/>
        </w:rPr>
        <w:t>：</w:t>
      </w:r>
    </w:p>
    <w:p w14:paraId="0A541B98" w14:textId="4F1C88D5" w:rsidR="005F6EE8" w:rsidRPr="00B96E99" w:rsidRDefault="00E318E0" w:rsidP="00E318E0">
      <w:pPr>
        <w:pStyle w:val="a3"/>
        <w:spacing w:line="400" w:lineRule="exact"/>
        <w:ind w:left="120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框架的运行过程中，分析</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框架的性能，发现</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框架的不足，从运行的场景中抽象出一个多背包的问题，</w:t>
      </w:r>
      <w:r w:rsidR="005F6EE8" w:rsidRPr="00B96E99">
        <w:rPr>
          <w:rFonts w:ascii="Times New Roman" w:eastAsia="宋体" w:hAnsi="Times New Roman" w:cs="Times New Roman"/>
          <w:sz w:val="24"/>
          <w:szCs w:val="24"/>
        </w:rPr>
        <w:t>构建</w:t>
      </w:r>
      <w:r w:rsidR="005F6EE8" w:rsidRPr="00B96E99">
        <w:rPr>
          <w:rFonts w:ascii="Times New Roman" w:eastAsia="宋体" w:hAnsi="Times New Roman" w:cs="Times New Roman"/>
          <w:sz w:val="24"/>
          <w:szCs w:val="24"/>
        </w:rPr>
        <w:t>MKP</w:t>
      </w:r>
      <w:r w:rsidR="0082060D">
        <w:rPr>
          <w:rFonts w:ascii="Times New Roman" w:eastAsia="宋体" w:hAnsi="Times New Roman" w:cs="Times New Roman" w:hint="eastAsia"/>
          <w:sz w:val="24"/>
          <w:szCs w:val="24"/>
        </w:rPr>
        <w:t>模型</w:t>
      </w:r>
      <w:r w:rsidR="005F6EE8" w:rsidRPr="00B96E99">
        <w:rPr>
          <w:rFonts w:ascii="Times New Roman" w:eastAsia="宋体" w:hAnsi="Times New Roman" w:cs="Times New Roman"/>
          <w:sz w:val="24"/>
          <w:szCs w:val="24"/>
        </w:rPr>
        <w:t>，</w:t>
      </w:r>
      <w:r w:rsidR="0082060D">
        <w:rPr>
          <w:rFonts w:ascii="Times New Roman" w:eastAsia="宋体" w:hAnsi="Times New Roman" w:cs="Times New Roman" w:hint="eastAsia"/>
          <w:sz w:val="24"/>
          <w:szCs w:val="24"/>
        </w:rPr>
        <w:t>然后根据不同的角度来更改目标函数，最后应用</w:t>
      </w:r>
      <w:r w:rsidR="005F6EE8" w:rsidRPr="00B96E99">
        <w:rPr>
          <w:rFonts w:ascii="Times New Roman" w:eastAsia="宋体" w:hAnsi="Times New Roman" w:cs="Times New Roman"/>
          <w:sz w:val="24"/>
          <w:szCs w:val="24"/>
        </w:rPr>
        <w:t>人工鱼群算法来</w:t>
      </w:r>
      <w:r w:rsidR="0082060D">
        <w:rPr>
          <w:rFonts w:ascii="Times New Roman" w:eastAsia="宋体" w:hAnsi="Times New Roman" w:cs="Times New Roman" w:hint="eastAsia"/>
          <w:sz w:val="24"/>
          <w:szCs w:val="24"/>
        </w:rPr>
        <w:t>选择最优分配</w:t>
      </w:r>
      <w:r w:rsidR="005F6EE8" w:rsidRPr="00B96E99">
        <w:rPr>
          <w:rFonts w:ascii="Times New Roman" w:eastAsia="宋体" w:hAnsi="Times New Roman" w:cs="Times New Roman"/>
          <w:sz w:val="24"/>
          <w:szCs w:val="24"/>
        </w:rPr>
        <w:t>tasks</w:t>
      </w:r>
      <w:r w:rsidR="004A4988">
        <w:rPr>
          <w:rFonts w:ascii="Times New Roman" w:eastAsia="宋体" w:hAnsi="Times New Roman" w:cs="Times New Roman" w:hint="eastAsia"/>
          <w:sz w:val="24"/>
          <w:szCs w:val="24"/>
        </w:rPr>
        <w:t>。然后使用</w:t>
      </w:r>
      <w:r w:rsidR="004A4988">
        <w:rPr>
          <w:rFonts w:ascii="Times New Roman" w:eastAsia="宋体" w:hAnsi="Times New Roman" w:cs="Times New Roman" w:hint="eastAsia"/>
          <w:sz w:val="24"/>
          <w:szCs w:val="24"/>
        </w:rPr>
        <w:t>Hadoop</w:t>
      </w:r>
      <w:r w:rsidR="004A4988">
        <w:rPr>
          <w:rFonts w:ascii="Times New Roman" w:eastAsia="宋体" w:hAnsi="Times New Roman" w:cs="Times New Roman" w:hint="eastAsia"/>
          <w:sz w:val="24"/>
          <w:szCs w:val="24"/>
        </w:rPr>
        <w:t>的基准程序来测试本文调度器的性能，从实验中，我们看出本文的调度器不仅提高了资源利用率，也减少了</w:t>
      </w:r>
      <w:r w:rsidR="004A4988">
        <w:rPr>
          <w:rFonts w:ascii="Times New Roman" w:eastAsia="宋体" w:hAnsi="Times New Roman" w:cs="Times New Roman" w:hint="eastAsia"/>
          <w:sz w:val="24"/>
          <w:szCs w:val="24"/>
        </w:rPr>
        <w:t>jobs</w:t>
      </w:r>
      <w:r w:rsidR="004A4988">
        <w:rPr>
          <w:rFonts w:ascii="Times New Roman" w:eastAsia="宋体" w:hAnsi="Times New Roman" w:cs="Times New Roman" w:hint="eastAsia"/>
          <w:sz w:val="24"/>
          <w:szCs w:val="24"/>
        </w:rPr>
        <w:t>的整体运行时间</w:t>
      </w:r>
      <w:r w:rsidR="005F6EE8" w:rsidRPr="00B96E99">
        <w:rPr>
          <w:rFonts w:ascii="Times New Roman" w:eastAsia="宋体" w:hAnsi="Times New Roman" w:cs="Times New Roman"/>
          <w:sz w:val="24"/>
          <w:szCs w:val="24"/>
        </w:rPr>
        <w:t>。</w:t>
      </w:r>
    </w:p>
    <w:p w14:paraId="51E82B51" w14:textId="77777777" w:rsidR="006F6C4F"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改进了</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w:t>
      </w:r>
      <w:r w:rsidR="006F6C4F">
        <w:rPr>
          <w:rFonts w:ascii="Times New Roman" w:eastAsia="宋体" w:hAnsi="Times New Roman" w:cs="Times New Roman" w:hint="eastAsia"/>
          <w:sz w:val="24"/>
          <w:szCs w:val="24"/>
        </w:rPr>
        <w:t>：</w:t>
      </w:r>
    </w:p>
    <w:p w14:paraId="57B339CF" w14:textId="24864B72" w:rsidR="005F6EE8" w:rsidRPr="00B96E99" w:rsidRDefault="006F6C4F" w:rsidP="006F6C4F">
      <w:pPr>
        <w:pStyle w:val="a3"/>
        <w:spacing w:line="400" w:lineRule="exact"/>
        <w:ind w:left="120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阶段是</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端的核心过程，在中间数据量较大的情况下，</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过程会占用大量的网络带宽，消耗较长的时间，因此，我们对</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做了改进，</w:t>
      </w:r>
      <w:r w:rsidR="005F6EE8" w:rsidRPr="00B96E99">
        <w:rPr>
          <w:rFonts w:ascii="Times New Roman" w:eastAsia="宋体" w:hAnsi="Times New Roman" w:cs="Times New Roman"/>
          <w:sz w:val="24"/>
          <w:szCs w:val="24"/>
        </w:rPr>
        <w:t>把</w:t>
      </w:r>
      <w:r w:rsidR="005F6EE8" w:rsidRPr="00B96E99">
        <w:rPr>
          <w:rFonts w:ascii="Times New Roman" w:eastAsia="宋体" w:hAnsi="Times New Roman" w:cs="Times New Roman"/>
          <w:sz w:val="24"/>
          <w:szCs w:val="24"/>
        </w:rPr>
        <w:t>Shuffle</w:t>
      </w:r>
      <w:r w:rsidR="000D240C">
        <w:rPr>
          <w:rFonts w:ascii="Times New Roman" w:eastAsia="宋体" w:hAnsi="Times New Roman" w:cs="Times New Roman" w:hint="eastAsia"/>
          <w:sz w:val="24"/>
          <w:szCs w:val="24"/>
        </w:rPr>
        <w:t>从</w:t>
      </w:r>
      <w:r w:rsidR="000D240C">
        <w:rPr>
          <w:rFonts w:ascii="Times New Roman" w:eastAsia="宋体" w:hAnsi="Times New Roman" w:cs="Times New Roman" w:hint="eastAsia"/>
          <w:sz w:val="24"/>
          <w:szCs w:val="24"/>
        </w:rPr>
        <w:t>Reduce</w:t>
      </w:r>
      <w:r w:rsidR="000D240C">
        <w:rPr>
          <w:rFonts w:ascii="Times New Roman" w:eastAsia="宋体" w:hAnsi="Times New Roman" w:cs="Times New Roman" w:hint="eastAsia"/>
          <w:sz w:val="24"/>
          <w:szCs w:val="24"/>
        </w:rPr>
        <w:t>端</w:t>
      </w:r>
      <w:r w:rsidR="005F6EE8" w:rsidRPr="00B96E99">
        <w:rPr>
          <w:rFonts w:ascii="Times New Roman" w:eastAsia="宋体" w:hAnsi="Times New Roman" w:cs="Times New Roman"/>
          <w:sz w:val="24"/>
          <w:szCs w:val="24"/>
        </w:rPr>
        <w:t>分裂出来，做成服务，并用顺序读的策略，减少磁盘随机读写，并且用上</w:t>
      </w:r>
      <w:r w:rsidR="005F6EE8" w:rsidRPr="00B96E99">
        <w:rPr>
          <w:rFonts w:ascii="Times New Roman" w:eastAsia="宋体" w:hAnsi="Times New Roman" w:cs="Times New Roman"/>
          <w:sz w:val="24"/>
          <w:szCs w:val="24"/>
        </w:rPr>
        <w:t>RDMA</w:t>
      </w:r>
      <w:r w:rsidR="005F6EE8" w:rsidRPr="00B96E99">
        <w:rPr>
          <w:rFonts w:ascii="Times New Roman" w:eastAsia="宋体" w:hAnsi="Times New Roman" w:cs="Times New Roman"/>
          <w:sz w:val="24"/>
          <w:szCs w:val="24"/>
        </w:rPr>
        <w:t>的技术加速网络数据的传输，减少了</w:t>
      </w:r>
      <w:r w:rsidR="005F6EE8" w:rsidRPr="00B96E99">
        <w:rPr>
          <w:rFonts w:ascii="Times New Roman" w:eastAsia="宋体" w:hAnsi="Times New Roman" w:cs="Times New Roman"/>
          <w:sz w:val="24"/>
          <w:szCs w:val="24"/>
        </w:rPr>
        <w:t>Shuffle</w:t>
      </w:r>
      <w:r w:rsidR="00F33884">
        <w:rPr>
          <w:rFonts w:ascii="Times New Roman" w:eastAsia="宋体" w:hAnsi="Times New Roman" w:cs="Times New Roman"/>
          <w:sz w:val="24"/>
          <w:szCs w:val="24"/>
        </w:rPr>
        <w:t>过程的时间</w:t>
      </w:r>
      <w:r w:rsidR="00F33884">
        <w:rPr>
          <w:rFonts w:ascii="Times New Roman" w:eastAsia="宋体" w:hAnsi="Times New Roman" w:cs="Times New Roman" w:hint="eastAsia"/>
          <w:sz w:val="24"/>
          <w:szCs w:val="24"/>
        </w:rPr>
        <w:t>。最后我们通过</w:t>
      </w:r>
      <w:r w:rsidR="00F33884">
        <w:rPr>
          <w:rFonts w:ascii="Times New Roman" w:eastAsia="宋体" w:hAnsi="Times New Roman" w:cs="Times New Roman" w:hint="eastAsia"/>
          <w:sz w:val="24"/>
          <w:szCs w:val="24"/>
        </w:rPr>
        <w:t>WordCount</w:t>
      </w:r>
      <w:r w:rsidR="00F33884">
        <w:rPr>
          <w:rFonts w:ascii="Times New Roman" w:eastAsia="宋体" w:hAnsi="Times New Roman" w:cs="Times New Roman" w:hint="eastAsia"/>
          <w:sz w:val="24"/>
          <w:szCs w:val="24"/>
        </w:rPr>
        <w:t>和</w:t>
      </w:r>
      <w:r w:rsidR="00F33884">
        <w:rPr>
          <w:rFonts w:ascii="Times New Roman" w:eastAsia="宋体" w:hAnsi="Times New Roman" w:cs="Times New Roman" w:hint="eastAsia"/>
          <w:sz w:val="24"/>
          <w:szCs w:val="24"/>
        </w:rPr>
        <w:t>TeraSort</w:t>
      </w:r>
      <w:r w:rsidR="00F33884">
        <w:rPr>
          <w:rFonts w:ascii="Times New Roman" w:eastAsia="宋体" w:hAnsi="Times New Roman" w:cs="Times New Roman" w:hint="eastAsia"/>
          <w:sz w:val="24"/>
          <w:szCs w:val="24"/>
        </w:rPr>
        <w:t>两种</w:t>
      </w:r>
      <w:r w:rsidR="00F33884">
        <w:rPr>
          <w:rFonts w:ascii="Times New Roman" w:eastAsia="宋体" w:hAnsi="Times New Roman" w:cs="Times New Roman" w:hint="eastAsia"/>
          <w:sz w:val="24"/>
          <w:szCs w:val="24"/>
        </w:rPr>
        <w:t>CPU</w:t>
      </w:r>
      <w:r w:rsidR="00F33884">
        <w:rPr>
          <w:rFonts w:ascii="Times New Roman" w:eastAsia="宋体" w:hAnsi="Times New Roman" w:cs="Times New Roman" w:hint="eastAsia"/>
          <w:sz w:val="24"/>
          <w:szCs w:val="24"/>
        </w:rPr>
        <w:t>和</w:t>
      </w:r>
      <w:r w:rsidR="00F33884">
        <w:rPr>
          <w:rFonts w:ascii="Times New Roman" w:eastAsia="宋体" w:hAnsi="Times New Roman" w:cs="Times New Roman" w:hint="eastAsia"/>
          <w:sz w:val="24"/>
          <w:szCs w:val="24"/>
        </w:rPr>
        <w:t>I/O</w:t>
      </w:r>
      <w:r w:rsidR="00F33884">
        <w:rPr>
          <w:rFonts w:ascii="Times New Roman" w:eastAsia="宋体" w:hAnsi="Times New Roman" w:cs="Times New Roman" w:hint="eastAsia"/>
          <w:sz w:val="24"/>
          <w:szCs w:val="24"/>
        </w:rPr>
        <w:t>型程序来验证</w:t>
      </w:r>
      <w:r w:rsidR="00F33884">
        <w:rPr>
          <w:rFonts w:ascii="Times New Roman" w:eastAsia="宋体" w:hAnsi="Times New Roman" w:cs="Times New Roman" w:hint="eastAsia"/>
          <w:sz w:val="24"/>
          <w:szCs w:val="24"/>
        </w:rPr>
        <w:t>Shuffle</w:t>
      </w:r>
      <w:r w:rsidR="00F33884">
        <w:rPr>
          <w:rFonts w:ascii="Times New Roman" w:eastAsia="宋体" w:hAnsi="Times New Roman" w:cs="Times New Roman" w:hint="eastAsia"/>
          <w:sz w:val="24"/>
          <w:szCs w:val="24"/>
        </w:rPr>
        <w:t>过程的性能，从实验中，我们看出改进后的性能有所提升。</w:t>
      </w:r>
    </w:p>
    <w:p w14:paraId="1EF79A20" w14:textId="77777777" w:rsidR="0004361E" w:rsidRDefault="0004361E" w:rsidP="005F6EE8">
      <w:pPr>
        <w:pStyle w:val="a3"/>
        <w:numPr>
          <w:ilvl w:val="0"/>
          <w:numId w:val="56"/>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并行算法实现：</w:t>
      </w:r>
    </w:p>
    <w:p w14:paraId="11BD9EC2" w14:textId="7E5BABA5" w:rsidR="005F6EE8" w:rsidRPr="00B96E99" w:rsidRDefault="0004361E" w:rsidP="0004361E">
      <w:pPr>
        <w:pStyle w:val="a3"/>
        <w:spacing w:line="400" w:lineRule="exact"/>
        <w:ind w:left="120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本文调研了</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地质成像算法，</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算法具有数据量大，运行效率低下等缺点，因此，我们</w:t>
      </w:r>
      <w:r w:rsidR="005F6EE8" w:rsidRPr="00B96E99">
        <w:rPr>
          <w:rFonts w:ascii="Times New Roman" w:eastAsia="宋体" w:hAnsi="Times New Roman" w:cs="Times New Roman"/>
          <w:sz w:val="24"/>
          <w:szCs w:val="24"/>
        </w:rPr>
        <w:t>将</w:t>
      </w:r>
      <w:r w:rsidR="005F6EE8" w:rsidRPr="00B96E99">
        <w:rPr>
          <w:rFonts w:ascii="Times New Roman" w:eastAsia="宋体" w:hAnsi="Times New Roman" w:cs="Times New Roman"/>
          <w:sz w:val="24"/>
          <w:szCs w:val="24"/>
        </w:rPr>
        <w:t>PKTM</w:t>
      </w:r>
      <w:r w:rsidR="005F6EE8" w:rsidRPr="00B96E99">
        <w:rPr>
          <w:rFonts w:ascii="Times New Roman" w:eastAsia="宋体" w:hAnsi="Times New Roman" w:cs="Times New Roman"/>
          <w:sz w:val="24"/>
          <w:szCs w:val="24"/>
        </w:rPr>
        <w:t>算法由</w:t>
      </w:r>
      <w:r w:rsidR="005F6EE8" w:rsidRPr="00B96E99">
        <w:rPr>
          <w:rFonts w:ascii="Times New Roman" w:eastAsia="宋体" w:hAnsi="Times New Roman" w:cs="Times New Roman"/>
          <w:sz w:val="24"/>
          <w:szCs w:val="24"/>
        </w:rPr>
        <w:t>CPU</w:t>
      </w:r>
      <w:r w:rsidR="005F6EE8" w:rsidRPr="00B96E99">
        <w:rPr>
          <w:rFonts w:ascii="Times New Roman" w:eastAsia="宋体" w:hAnsi="Times New Roman" w:cs="Times New Roman"/>
          <w:sz w:val="24"/>
          <w:szCs w:val="24"/>
        </w:rPr>
        <w:t>版改为</w:t>
      </w:r>
      <w:r w:rsidR="00682F74">
        <w:rPr>
          <w:rFonts w:ascii="Times New Roman" w:eastAsia="宋体" w:hAnsi="Times New Roman" w:cs="Times New Roman" w:hint="eastAsia"/>
          <w:sz w:val="24"/>
          <w:szCs w:val="24"/>
        </w:rPr>
        <w:t>并行算法</w:t>
      </w:r>
      <w:r w:rsidR="005F6EE8" w:rsidRPr="00B96E99">
        <w:rPr>
          <w:rFonts w:ascii="Times New Roman" w:eastAsia="宋体" w:hAnsi="Times New Roman" w:cs="Times New Roman"/>
          <w:sz w:val="24"/>
          <w:szCs w:val="24"/>
        </w:rPr>
        <w:t>，</w:t>
      </w:r>
      <w:r w:rsidR="000F3592">
        <w:rPr>
          <w:rFonts w:ascii="Times New Roman" w:eastAsia="宋体" w:hAnsi="Times New Roman" w:cs="Times New Roman" w:hint="eastAsia"/>
          <w:sz w:val="24"/>
          <w:szCs w:val="24"/>
        </w:rPr>
        <w:t>为了验证更改后的</w:t>
      </w:r>
      <w:r w:rsidR="000F3592">
        <w:rPr>
          <w:rFonts w:ascii="Times New Roman" w:eastAsia="宋体" w:hAnsi="Times New Roman" w:cs="Times New Roman" w:hint="eastAsia"/>
          <w:sz w:val="24"/>
          <w:szCs w:val="24"/>
        </w:rPr>
        <w:t>YARN</w:t>
      </w:r>
      <w:r w:rsidR="000F3592">
        <w:rPr>
          <w:rFonts w:ascii="Times New Roman" w:eastAsia="宋体" w:hAnsi="Times New Roman" w:cs="Times New Roman" w:hint="eastAsia"/>
          <w:sz w:val="24"/>
          <w:szCs w:val="24"/>
        </w:rPr>
        <w:t>平台的通用性，我们分别</w:t>
      </w:r>
      <w:r w:rsidR="005F6EE8" w:rsidRPr="00B96E99">
        <w:rPr>
          <w:rFonts w:ascii="Times New Roman" w:eastAsia="宋体" w:hAnsi="Times New Roman" w:cs="Times New Roman"/>
          <w:sz w:val="24"/>
          <w:szCs w:val="24"/>
        </w:rPr>
        <w:t>在</w:t>
      </w:r>
      <w:r w:rsidR="005F6EE8" w:rsidRPr="00B96E99">
        <w:rPr>
          <w:rFonts w:ascii="Times New Roman" w:eastAsia="宋体" w:hAnsi="Times New Roman" w:cs="Times New Roman"/>
          <w:sz w:val="24"/>
          <w:szCs w:val="24"/>
        </w:rPr>
        <w:t>Hadoop</w:t>
      </w:r>
      <w:r w:rsidR="005F6EE8" w:rsidRPr="00B96E99">
        <w:rPr>
          <w:rFonts w:ascii="Times New Roman" w:eastAsia="宋体" w:hAnsi="Times New Roman" w:cs="Times New Roman"/>
          <w:sz w:val="24"/>
          <w:szCs w:val="24"/>
        </w:rPr>
        <w:t>和</w:t>
      </w:r>
      <w:r w:rsidR="005F6EE8" w:rsidRPr="00B96E99">
        <w:rPr>
          <w:rFonts w:ascii="Times New Roman" w:eastAsia="宋体" w:hAnsi="Times New Roman" w:cs="Times New Roman"/>
          <w:sz w:val="24"/>
          <w:szCs w:val="24"/>
        </w:rPr>
        <w:t>Spark</w:t>
      </w:r>
      <w:r w:rsidR="001E22F5">
        <w:rPr>
          <w:rFonts w:ascii="Times New Roman" w:eastAsia="宋体" w:hAnsi="Times New Roman" w:cs="Times New Roman"/>
          <w:sz w:val="24"/>
          <w:szCs w:val="24"/>
        </w:rPr>
        <w:t>上都进行了</w:t>
      </w:r>
      <w:r w:rsidR="001E22F5">
        <w:rPr>
          <w:rFonts w:ascii="Times New Roman" w:eastAsia="宋体" w:hAnsi="Times New Roman" w:cs="Times New Roman"/>
          <w:sz w:val="24"/>
          <w:szCs w:val="24"/>
        </w:rPr>
        <w:t>PKTM</w:t>
      </w:r>
      <w:r w:rsidR="001E22F5">
        <w:rPr>
          <w:rFonts w:ascii="Times New Roman" w:eastAsia="宋体" w:hAnsi="Times New Roman" w:cs="Times New Roman" w:hint="eastAsia"/>
          <w:sz w:val="24"/>
          <w:szCs w:val="24"/>
        </w:rPr>
        <w:t>并行算法设计与实现</w:t>
      </w:r>
      <w:r w:rsidR="005F6EE8" w:rsidRPr="00B96E99">
        <w:rPr>
          <w:rFonts w:ascii="Times New Roman" w:eastAsia="宋体" w:hAnsi="Times New Roman" w:cs="Times New Roman"/>
          <w:sz w:val="24"/>
          <w:szCs w:val="24"/>
        </w:rPr>
        <w:t>，</w:t>
      </w:r>
      <w:r w:rsidR="00784089">
        <w:rPr>
          <w:rFonts w:ascii="Times New Roman" w:eastAsia="宋体" w:hAnsi="Times New Roman" w:cs="Times New Roman" w:hint="eastAsia"/>
          <w:sz w:val="24"/>
          <w:szCs w:val="24"/>
        </w:rPr>
        <w:t>然后</w:t>
      </w:r>
      <w:r w:rsidR="00074E9A">
        <w:rPr>
          <w:rFonts w:ascii="Times New Roman" w:eastAsia="宋体" w:hAnsi="Times New Roman" w:cs="Times New Roman" w:hint="eastAsia"/>
          <w:sz w:val="24"/>
          <w:szCs w:val="24"/>
        </w:rPr>
        <w:t>调整不同的参数来运行实验</w:t>
      </w:r>
      <w:r w:rsidR="005F6EE8" w:rsidRPr="00B96E99">
        <w:rPr>
          <w:rFonts w:ascii="Times New Roman" w:eastAsia="宋体" w:hAnsi="Times New Roman" w:cs="Times New Roman"/>
          <w:sz w:val="24"/>
          <w:szCs w:val="24"/>
        </w:rPr>
        <w:t>，</w:t>
      </w:r>
      <w:r w:rsidR="00074E9A">
        <w:rPr>
          <w:rFonts w:ascii="Times New Roman" w:eastAsia="宋体" w:hAnsi="Times New Roman" w:cs="Times New Roman" w:hint="eastAsia"/>
          <w:sz w:val="24"/>
          <w:szCs w:val="24"/>
        </w:rPr>
        <w:t>从实验中，我们可以看出本文的</w:t>
      </w:r>
      <w:r w:rsidR="00074E9A">
        <w:rPr>
          <w:rFonts w:ascii="Times New Roman" w:eastAsia="宋体" w:hAnsi="Times New Roman" w:cs="Times New Roman" w:hint="eastAsia"/>
          <w:sz w:val="24"/>
          <w:szCs w:val="24"/>
        </w:rPr>
        <w:t>YARN</w:t>
      </w:r>
      <w:r w:rsidR="00074E9A">
        <w:rPr>
          <w:rFonts w:ascii="Times New Roman" w:eastAsia="宋体" w:hAnsi="Times New Roman" w:cs="Times New Roman" w:hint="eastAsia"/>
          <w:sz w:val="24"/>
          <w:szCs w:val="24"/>
        </w:rPr>
        <w:t>改进在不同的框架下性能都有所提升</w:t>
      </w:r>
      <w:r w:rsidR="005F6EE8" w:rsidRPr="00B96E99">
        <w:rPr>
          <w:rFonts w:ascii="Times New Roman" w:eastAsia="宋体" w:hAnsi="Times New Roman" w:cs="Times New Roman"/>
          <w:sz w:val="24"/>
          <w:szCs w:val="24"/>
        </w:rPr>
        <w:t>。</w:t>
      </w:r>
    </w:p>
    <w:p w14:paraId="3D973670" w14:textId="52B67101" w:rsidR="00852E97" w:rsidRDefault="00852E97" w:rsidP="00852E97">
      <w:pPr>
        <w:pStyle w:val="24"/>
      </w:pPr>
      <w:r>
        <w:rPr>
          <w:rFonts w:hint="eastAsia"/>
        </w:rPr>
        <w:lastRenderedPageBreak/>
        <w:t xml:space="preserve">5.2 </w:t>
      </w:r>
      <w:r>
        <w:rPr>
          <w:rFonts w:hint="eastAsia"/>
        </w:rPr>
        <w:t>展望</w:t>
      </w:r>
    </w:p>
    <w:p w14:paraId="78C45116" w14:textId="72B5F70C" w:rsidR="00166983" w:rsidRPr="00B96E99" w:rsidRDefault="00C05DC1" w:rsidP="00BE55B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在本文中，我们改进了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调度器，提</w:t>
      </w:r>
      <w:r w:rsidR="002E0DA9" w:rsidRPr="00B96E99">
        <w:rPr>
          <w:rFonts w:ascii="Times New Roman" w:eastAsia="宋体" w:hAnsi="Times New Roman" w:cs="Times New Roman"/>
          <w:sz w:val="24"/>
          <w:szCs w:val="24"/>
        </w:rPr>
        <w:t>升了集群的性能，但是</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w:t>
      </w:r>
      <w:r w:rsidR="002E0DA9" w:rsidRPr="00B96E99">
        <w:rPr>
          <w:rFonts w:ascii="Times New Roman" w:eastAsia="宋体" w:hAnsi="Times New Roman" w:cs="Times New Roman"/>
          <w:sz w:val="24"/>
          <w:szCs w:val="24"/>
        </w:rPr>
        <w:t>还有很大的改进空间，如下所示：</w:t>
      </w:r>
    </w:p>
    <w:p w14:paraId="1E67BCCB"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的资源调度器中，实际的模型是多资源的多背包问题，而我们的模型只是简单的多背包问题，这就意味着我们可以用其他启发式的算法来解决该模型，此外，我们还可以用一些学习的算法来不断的预测</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的运行时间，以此来达到最佳的优化结果。</w:t>
      </w:r>
    </w:p>
    <w:p w14:paraId="0CC27EB5"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的应用方面，不仅可以更改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阶段，还可以把整个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通信框架改为</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传输</w:t>
      </w:r>
      <w:r w:rsidR="000B364C" w:rsidRPr="00B96E99">
        <w:rPr>
          <w:rFonts w:ascii="Times New Roman" w:eastAsia="宋体" w:hAnsi="Times New Roman" w:cs="Times New Roman"/>
          <w:sz w:val="24"/>
          <w:szCs w:val="24"/>
        </w:rPr>
        <w:t>[39]</w:t>
      </w:r>
      <w:r w:rsidRPr="00B96E99">
        <w:rPr>
          <w:rFonts w:ascii="Times New Roman" w:eastAsia="宋体" w:hAnsi="Times New Roman" w:cs="Times New Roman"/>
          <w:sz w:val="24"/>
          <w:szCs w:val="24"/>
        </w:rPr>
        <w:t>，理论上会大大缩短网络传输时间。</w:t>
      </w:r>
    </w:p>
    <w:p w14:paraId="1C8399C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算法是</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密集型的算法，该算法包含了大量的计算，我们可以结合</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来进行高速计算，把</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计算模块打包成动态链接库来在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上分布式计算。</w:t>
      </w:r>
    </w:p>
    <w:p w14:paraId="7FAE5D32" w14:textId="24F170A2" w:rsidR="005F16D3"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替换为</w:t>
      </w:r>
      <w:r w:rsidRPr="00B96E99">
        <w:rPr>
          <w:rFonts w:ascii="Times New Roman" w:eastAsia="宋体" w:hAnsi="Times New Roman" w:cs="Times New Roman"/>
          <w:sz w:val="24"/>
          <w:szCs w:val="24"/>
        </w:rPr>
        <w:t>Alluxio</w:t>
      </w:r>
      <w:r w:rsidRPr="00B96E99">
        <w:rPr>
          <w:rFonts w:ascii="Times New Roman" w:eastAsia="宋体" w:hAnsi="Times New Roman" w:cs="Times New Roman"/>
          <w:sz w:val="24"/>
          <w:szCs w:val="24"/>
        </w:rPr>
        <w:t>（由</w:t>
      </w:r>
      <w:r w:rsidRPr="00B96E99">
        <w:rPr>
          <w:rFonts w:ascii="Times New Roman" w:eastAsia="宋体" w:hAnsi="Times New Roman" w:cs="Times New Roman"/>
          <w:sz w:val="24"/>
          <w:szCs w:val="24"/>
        </w:rPr>
        <w:t>Tachyon</w:t>
      </w:r>
      <w:r w:rsidRPr="00B96E99">
        <w:rPr>
          <w:rFonts w:ascii="Times New Roman" w:eastAsia="宋体" w:hAnsi="Times New Roman" w:cs="Times New Roman"/>
          <w:sz w:val="24"/>
          <w:szCs w:val="24"/>
        </w:rPr>
        <w:t>改名而来）</w:t>
      </w:r>
      <w:r w:rsidR="00357793" w:rsidRPr="00B96E99">
        <w:rPr>
          <w:rFonts w:ascii="Times New Roman" w:eastAsia="宋体" w:hAnsi="Times New Roman" w:cs="Times New Roman"/>
          <w:sz w:val="24"/>
          <w:szCs w:val="24"/>
        </w:rPr>
        <w:t>[</w:t>
      </w:r>
      <w:r w:rsidR="00FD73BC" w:rsidRPr="00B96E99">
        <w:rPr>
          <w:rFonts w:ascii="Times New Roman" w:eastAsia="宋体" w:hAnsi="Times New Roman" w:cs="Times New Roman"/>
          <w:sz w:val="24"/>
          <w:szCs w:val="24"/>
        </w:rPr>
        <w:t>40-41</w:t>
      </w:r>
      <w:r w:rsidR="0035779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等内存数据集，用来提高运算效率，大大的缩短集群的数据传输时间。</w:t>
      </w:r>
    </w:p>
    <w:p w14:paraId="5D7AC1EE" w14:textId="00A8FC1E" w:rsidR="00697DA6" w:rsidRPr="00B96E99" w:rsidRDefault="00697DA6" w:rsidP="005F16D3">
      <w:pPr>
        <w:pStyle w:val="a3"/>
        <w:numPr>
          <w:ilvl w:val="0"/>
          <w:numId w:val="57"/>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可以借鉴</w:t>
      </w:r>
      <w:r>
        <w:rPr>
          <w:rFonts w:ascii="Times New Roman" w:eastAsia="宋体" w:hAnsi="Times New Roman" w:cs="Times New Roman" w:hint="eastAsia"/>
          <w:sz w:val="24"/>
          <w:szCs w:val="24"/>
        </w:rPr>
        <w:t>Google</w:t>
      </w:r>
      <w:r>
        <w:rPr>
          <w:rFonts w:ascii="Times New Roman" w:eastAsia="宋体" w:hAnsi="Times New Roman" w:cs="Times New Roman" w:hint="eastAsia"/>
          <w:sz w:val="24"/>
          <w:szCs w:val="24"/>
        </w:rPr>
        <w:t>第三代</w:t>
      </w:r>
      <w:r>
        <w:rPr>
          <w:rFonts w:ascii="Times New Roman" w:eastAsia="宋体" w:hAnsi="Times New Roman" w:cs="Times New Roman" w:hint="eastAsia"/>
          <w:sz w:val="24"/>
          <w:szCs w:val="24"/>
        </w:rPr>
        <w:t>Omiga</w:t>
      </w:r>
      <w:r w:rsidR="0009557C">
        <w:rPr>
          <w:rFonts w:ascii="Times New Roman" w:eastAsia="宋体" w:hAnsi="Times New Roman" w:cs="Times New Roman" w:hint="eastAsia"/>
          <w:sz w:val="24"/>
          <w:szCs w:val="24"/>
        </w:rPr>
        <w:t>调度器</w:t>
      </w:r>
      <w:r w:rsidR="00A736E0">
        <w:rPr>
          <w:rFonts w:ascii="Times New Roman" w:eastAsia="宋体" w:hAnsi="Times New Roman" w:cs="Times New Roman" w:hint="eastAsia"/>
          <w:sz w:val="24"/>
          <w:szCs w:val="24"/>
        </w:rPr>
        <w:t>[</w:t>
      </w:r>
      <w:r w:rsidR="00A736E0">
        <w:rPr>
          <w:rFonts w:ascii="Times New Roman" w:eastAsia="宋体" w:hAnsi="Times New Roman" w:cs="Times New Roman"/>
          <w:sz w:val="24"/>
          <w:szCs w:val="24"/>
        </w:rPr>
        <w:t>80</w:t>
      </w:r>
      <w:r w:rsidR="00A736E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来继续完善</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w:t>
      </w:r>
    </w:p>
    <w:p w14:paraId="47596139" w14:textId="3B9F0D07" w:rsidR="00EC3941" w:rsidRPr="007F5281" w:rsidRDefault="006015FC" w:rsidP="007F5281">
      <w:pPr>
        <w:widowControl/>
        <w:jc w:val="left"/>
        <w:rPr>
          <w:rFonts w:ascii="Times New Roman" w:eastAsia="宋体" w:hAnsi="Times New Roman" w:cs="Times New Roman" w:hint="eastAsia"/>
          <w:sz w:val="24"/>
          <w:szCs w:val="24"/>
        </w:rPr>
      </w:pPr>
      <w:r>
        <w:rPr>
          <w:rFonts w:ascii="Times New Roman" w:eastAsia="宋体" w:hAnsi="Times New Roman" w:cs="Times New Roman"/>
          <w:sz w:val="24"/>
          <w:szCs w:val="24"/>
        </w:rPr>
        <w:br w:type="page"/>
      </w:r>
    </w:p>
    <w:p w14:paraId="5B2C832C" w14:textId="77777777" w:rsidR="007828DA" w:rsidRPr="00B96E99" w:rsidRDefault="00253744" w:rsidP="00592FC9">
      <w:pPr>
        <w:pStyle w:val="1a"/>
        <w:spacing w:line="400" w:lineRule="exact"/>
        <w:rPr>
          <w:rFonts w:ascii="Times New Roman" w:eastAsia="宋体" w:hAnsi="Times New Roman" w:cs="Times New Roman"/>
        </w:rPr>
      </w:pPr>
      <w:bookmarkStart w:id="288" w:name="_Toc450637088"/>
      <w:r w:rsidRPr="00B96E99">
        <w:rPr>
          <w:rFonts w:ascii="Times New Roman" w:eastAsia="宋体" w:hAnsi="Times New Roman" w:cs="Times New Roman"/>
        </w:rPr>
        <w:lastRenderedPageBreak/>
        <w:t>参考文献</w:t>
      </w:r>
      <w:bookmarkEnd w:id="288"/>
    </w:p>
    <w:p w14:paraId="55B10873" w14:textId="77777777" w:rsidR="006134DA" w:rsidRPr="00B96E99" w:rsidRDefault="00913067" w:rsidP="0091306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孟小峰</w:t>
      </w:r>
      <w:r w:rsidRPr="00B96E99">
        <w:rPr>
          <w:rFonts w:ascii="Times New Roman" w:eastAsia="宋体" w:hAnsi="Times New Roman" w:cs="Times New Roman"/>
          <w:sz w:val="24"/>
          <w:szCs w:val="24"/>
        </w:rPr>
        <w:t xml:space="preserve">, ., 2013. </w:t>
      </w:r>
      <w:r w:rsidRPr="00B96E99">
        <w:rPr>
          <w:rFonts w:ascii="Times New Roman" w:eastAsia="宋体" w:hAnsi="Times New Roman" w:cs="Times New Roman"/>
          <w:sz w:val="24"/>
          <w:szCs w:val="24"/>
        </w:rPr>
        <w:t>大数据管理</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概念</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技术与挑战</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计算机研究与发展</w:t>
      </w:r>
      <w:r w:rsidRPr="00B96E99">
        <w:rPr>
          <w:rFonts w:ascii="Times New Roman" w:eastAsia="宋体" w:hAnsi="Times New Roman" w:cs="Times New Roman"/>
          <w:sz w:val="24"/>
          <w:szCs w:val="24"/>
        </w:rPr>
        <w:t>50(1), 146–169.</w:t>
      </w:r>
    </w:p>
    <w:p w14:paraId="039DF8FA" w14:textId="77777777" w:rsidR="00996029" w:rsidRPr="00B96E99" w:rsidRDefault="00B1210F" w:rsidP="00B1210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 L., 2012. The age of big data[j]. New York Times 11.</w:t>
      </w:r>
    </w:p>
    <w:p w14:paraId="5E653016" w14:textId="77777777" w:rsidR="00C174C7" w:rsidRPr="00B96E99" w:rsidRDefault="006D7CD3" w:rsidP="006D7CD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Dean, J., Ghemawat., S., 2008. Mapreduce: simplified data processing on large clusters. Commun. ACM 51(1), 107–113.</w:t>
      </w:r>
    </w:p>
    <w:p w14:paraId="6AF2AEB5" w14:textId="77777777" w:rsidR="00A73E9E" w:rsidRPr="00B96E99" w:rsidRDefault="00B57733" w:rsidP="0068707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Apache, b. Apache h</w:t>
      </w:r>
      <w:r w:rsidR="001F511C" w:rsidRPr="00B96E99">
        <w:rPr>
          <w:rFonts w:ascii="Times New Roman" w:eastAsia="宋体" w:hAnsi="Times New Roman" w:cs="Times New Roman"/>
          <w:sz w:val="24"/>
          <w:szCs w:val="24"/>
        </w:rPr>
        <w:t>adoop. http://hadoop.apache.org</w:t>
      </w:r>
      <w:r w:rsidRPr="00B96E99">
        <w:rPr>
          <w:rFonts w:ascii="Times New Roman" w:eastAsia="宋体" w:hAnsi="Times New Roman" w:cs="Times New Roman"/>
          <w:sz w:val="24"/>
          <w:szCs w:val="24"/>
        </w:rPr>
        <w:t>.</w:t>
      </w:r>
    </w:p>
    <w:p w14:paraId="7B25331C" w14:textId="77777777" w:rsidR="00BD69E9" w:rsidRPr="00B96E99" w:rsidRDefault="003C6F05" w:rsidP="00111584">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ChengXueQi, JinXiaoLong, W.e., 2014. Summary of the big data systems and analysis</w:t>
      </w:r>
      <w:r w:rsidR="00111584"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techniques[j]. Journal of Software in chinese 25.</w:t>
      </w:r>
    </w:p>
    <w:p w14:paraId="5D26C5F6" w14:textId="77777777" w:rsidR="00BD69E9" w:rsidRPr="00B96E99" w:rsidRDefault="00E4770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Gu L, L.H., 2013. Memory or time: Performance evaluation for iterative operation on hadoop and spark[c]. High Performance Computing and Communications &amp; 2013 IEEE International Conference on Embedded and Ubiquitous Computing (HPCC EUC) , 721–727.</w:t>
      </w:r>
    </w:p>
    <w:p w14:paraId="338553E5" w14:textId="77777777" w:rsidR="00BB4161" w:rsidRPr="00B96E99" w:rsidRDefault="00C20049"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Konwinski A, J.A.D.e.a., 2008. Improving mapreduce performance in hetero-geneous environments[c]. OSDI 8(4), 7.</w:t>
      </w:r>
    </w:p>
    <w:p w14:paraId="1CF056C1" w14:textId="77777777" w:rsidR="0076683C" w:rsidRPr="00B96E99" w:rsidRDefault="005B459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Vavilapalli V K, Murthy A C, D.C.e.a., 2013. Apache hadoop yarn: Yet another resource negotiator[c]. Proceedings of the 4th annual Symposium on Cloud Computing. ACM 5.</w:t>
      </w:r>
    </w:p>
    <w:p w14:paraId="4B3CE66E" w14:textId="77777777" w:rsidR="002B1134" w:rsidRPr="00B96E99" w:rsidRDefault="00F23B9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Ghemawat S, Gobioff H, L.S.T., 2003. The google file system[c]. ACM SIGOPS operating systems review. ACM 37(5), 29–43.</w:t>
      </w:r>
    </w:p>
    <w:p w14:paraId="7A60EC43" w14:textId="77777777" w:rsidR="00C13085" w:rsidRPr="00B96E99" w:rsidRDefault="00C13085" w:rsidP="00C13085">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 B., 2008. Hdfs architecture guide[j]. Hadoop Apache Project 53.</w:t>
      </w:r>
    </w:p>
    <w:p w14:paraId="7354D287" w14:textId="77777777" w:rsidR="004014F1" w:rsidRPr="00B96E99" w:rsidRDefault="00E4704D" w:rsidP="00E4704D">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c. Apache spark. </w:t>
      </w:r>
      <w:hyperlink r:id="rId67" w:history="1">
        <w:r w:rsidR="005B5272" w:rsidRPr="00B96E99">
          <w:rPr>
            <w:rStyle w:val="af"/>
            <w:rFonts w:ascii="Times New Roman" w:eastAsia="宋体" w:hAnsi="Times New Roman" w:cs="Times New Roman"/>
            <w:sz w:val="24"/>
            <w:szCs w:val="24"/>
          </w:rPr>
          <w:t>http://spark.apache.org</w:t>
        </w:r>
      </w:hyperlink>
      <w:r w:rsidRPr="00B96E99">
        <w:rPr>
          <w:rFonts w:ascii="Times New Roman" w:eastAsia="宋体" w:hAnsi="Times New Roman" w:cs="Times New Roman"/>
          <w:sz w:val="24"/>
          <w:szCs w:val="24"/>
        </w:rPr>
        <w:t>.</w:t>
      </w:r>
    </w:p>
    <w:p w14:paraId="181D7F8E" w14:textId="77777777" w:rsidR="005972D6" w:rsidRPr="00B96E99" w:rsidRDefault="005972D6"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M. Zaharia, M. Chowdhury, S.S.M.J.F., Stoica, I., 2010. “spark: Cluster </w:t>
      </w:r>
      <w:r w:rsidR="002D25E8"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rPr>
        <w:t>omputing with working sets,”. In HotCloud.</w:t>
      </w:r>
      <w:bookmarkStart w:id="289" w:name="_Ref387672346"/>
      <w:r w:rsidRPr="00B96E99">
        <w:rPr>
          <w:rFonts w:ascii="Times New Roman" w:eastAsia="宋体" w:hAnsi="Times New Roman" w:cs="Times New Roman"/>
          <w:sz w:val="24"/>
          <w:szCs w:val="24"/>
        </w:rPr>
        <w:t xml:space="preserve"> </w:t>
      </w:r>
    </w:p>
    <w:p w14:paraId="3EB31D76" w14:textId="77777777" w:rsidR="005972D6" w:rsidRPr="00B96E99" w:rsidRDefault="00FD164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Chowdhury M, D.T.e.a., 2012. Resilient distributed datasets: A fault-tolerant abstraction for in-memory cluster computing[c]. Proceedings of the 9th USENIX conference on Networked Systems Design and Implementation. USENIX Association 2, 2.</w:t>
      </w:r>
    </w:p>
    <w:p w14:paraId="787E1E84" w14:textId="77777777" w:rsidR="007349A8" w:rsidRPr="00B96E99" w:rsidRDefault="0026224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Y, Xu C, L.X.e.a., 2013. Jvm-bypass for efficient hadoop shuffling[c]. Parallel &amp; Distributed Processing (IPDPS), 2013 IEEE 27th International Symposium on. IEEE , 569–578.</w:t>
      </w:r>
    </w:p>
    <w:p w14:paraId="1965A850" w14:textId="77777777" w:rsidR="00083267" w:rsidRPr="00B96E99" w:rsidRDefault="003811CE" w:rsidP="003811CE">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 H., 2011. Hadoop performance models[j]. arXiv preprint arXiv 1106, 0940.</w:t>
      </w:r>
    </w:p>
    <w:p w14:paraId="6BF6D05D" w14:textId="77777777" w:rsidR="003811CE" w:rsidRPr="00B96E99" w:rsidRDefault="007C696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彭辅权</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金苍宏</w:t>
      </w:r>
      <w:r w:rsidRPr="00B96E99">
        <w:rPr>
          <w:rFonts w:ascii="Times New Roman" w:eastAsia="宋体" w:hAnsi="Times New Roman" w:cs="Times New Roman"/>
          <w:sz w:val="24"/>
          <w:szCs w:val="24"/>
        </w:rPr>
        <w:t xml:space="preserve">, .., 2012. Mapreduce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优化与重构</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中国科技</w:t>
      </w:r>
      <w:r w:rsidRPr="00B96E99">
        <w:rPr>
          <w:rFonts w:ascii="Times New Roman" w:eastAsia="宋体" w:hAnsi="Times New Roman" w:cs="Times New Roman"/>
          <w:sz w:val="24"/>
          <w:szCs w:val="24"/>
        </w:rPr>
        <w:lastRenderedPageBreak/>
        <w:t>论文</w:t>
      </w:r>
      <w:r w:rsidRPr="00B96E99">
        <w:rPr>
          <w:rFonts w:ascii="Times New Roman" w:eastAsia="宋体" w:hAnsi="Times New Roman" w:cs="Times New Roman"/>
          <w:sz w:val="24"/>
          <w:szCs w:val="24"/>
        </w:rPr>
        <w:t>7(4), 241–246.</w:t>
      </w:r>
    </w:p>
    <w:p w14:paraId="76A46EAD" w14:textId="77777777" w:rsidR="007C6967" w:rsidRPr="00B96E99" w:rsidRDefault="0014470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Assmann S F, Johnson D S, K.D.J.e.a., 1984. On a dual version of the one-dimensional bin packing problem[j]. Journal of algorithms 5(4), 502–525.</w:t>
      </w:r>
    </w:p>
    <w:p w14:paraId="1D36DC75" w14:textId="77777777" w:rsidR="00506C92" w:rsidRPr="00B96E99" w:rsidRDefault="00506C92"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 R.G., 1998. An improved genetic algorithm for the multiconstrained 0-1 knapsack problem[c]. Evolutionary Computation Proceedings, 1998. IEEE World Congress on Computational Intelligence., The 1998 IEEE International Conference on. IEEE , 207–211.</w:t>
      </w:r>
    </w:p>
    <w:p w14:paraId="5CB446D9" w14:textId="77777777" w:rsidR="00506C92" w:rsidRPr="00B96E99" w:rsidRDefault="00E9287B" w:rsidP="00E9287B">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Browning, T.R., Yassine, A.A., 2010. “resource-constrained multi-project scheduling: Priority rule performance revisited,”. International Journal of Production Economics 126, 212–228.</w:t>
      </w:r>
    </w:p>
    <w:p w14:paraId="0B0EE494" w14:textId="77777777" w:rsidR="00972FAD" w:rsidRPr="00B96E99" w:rsidRDefault="0097265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J.Blazewicz, J.K.L., Kan, A., .“scheduling subject to resource constraints: classification and complexity</w:t>
      </w:r>
      <w:r w:rsidR="00B7139C" w:rsidRPr="00B96E99">
        <w:rPr>
          <w:rFonts w:ascii="Times New Roman" w:eastAsia="宋体" w:hAnsi="Times New Roman" w:cs="Times New Roman"/>
          <w:sz w:val="24"/>
          <w:szCs w:val="24"/>
        </w:rPr>
        <w:t>”. Discrete Applied Mathematics</w:t>
      </w:r>
      <w:r w:rsidRPr="00B96E99">
        <w:rPr>
          <w:rFonts w:ascii="Times New Roman" w:eastAsia="宋体" w:hAnsi="Times New Roman" w:cs="Times New Roman"/>
          <w:sz w:val="24"/>
          <w:szCs w:val="24"/>
        </w:rPr>
        <w:t>.</w:t>
      </w:r>
    </w:p>
    <w:p w14:paraId="5563AAE6" w14:textId="77777777" w:rsidR="00B7139C" w:rsidRPr="00B96E99" w:rsidRDefault="00EE533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Kolisch, R., Hartmann, S., 1999. Heuristic algorithms for the resourceconstrained project scheduling problem: Classification and computational analysis. Springer.</w:t>
      </w:r>
    </w:p>
    <w:p w14:paraId="6BA02F0A" w14:textId="77777777" w:rsidR="00EE533D" w:rsidRPr="00B96E99" w:rsidRDefault="00D020E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 Brucker, A. Drexl, R.M.K.N., Pesch, E., 1999. “resource-constrained project scheduling: Notation, classification, models, and methods,”. European Journal of Operational Research 112, 3–41.</w:t>
      </w:r>
    </w:p>
    <w:p w14:paraId="7B398BA4" w14:textId="77777777" w:rsidR="00A261F5" w:rsidRPr="00B96E99" w:rsidRDefault="0067037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Azad M A K, Rocha A M A C, F.E.M.G.P., 2014. Improved binary artificial fish swarm algorithm for the 0╟1 multidimensional knapsack problems[j]. Swarm and Evolutionary Computation 14, 66–75.</w:t>
      </w:r>
    </w:p>
    <w:p w14:paraId="69AEF9E7" w14:textId="77777777" w:rsidR="0046394C" w:rsidRPr="00B96E99" w:rsidRDefault="0046394C"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Qin L, Z.K., 2015. Study on multi-knapsack problem based on improved artificial fish school algorithm[c]. First International Conference on Information Sciences, Machinery, Materials and Energy. Atlantis Press.</w:t>
      </w:r>
    </w:p>
    <w:p w14:paraId="78B5FF56" w14:textId="77777777" w:rsidR="0046394C" w:rsidRPr="00B96E99" w:rsidRDefault="003F538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C R, Zhou C L, M.J.W., 2005. An improved artificial fish-swarm algorithm and its application in feed-forward neural networks[c]. Machine Learning and Cybernetics, 2005. Proceedings of 2005 International Conference on. IEEE 5, 2890–2894.</w:t>
      </w:r>
    </w:p>
    <w:p w14:paraId="79118013" w14:textId="77777777" w:rsidR="003F538B" w:rsidRPr="00B96E99" w:rsidRDefault="00126EC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Ma X, L.Q., 2010. Artificial fish swarm algorithm for multiple knapsack problem[j]. Journal of Computer Applications 30(2), 469–471.</w:t>
      </w:r>
    </w:p>
    <w:p w14:paraId="2F6B403B" w14:textId="77777777" w:rsidR="00AB6A5F" w:rsidRPr="00B96E99" w:rsidRDefault="006C11B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Yao Y, Wang J, S.B.e.a., 2014. Haste: Hadoop yarn scheduling based on task-dependency and resource-demand[c]. Cloud Computing (CLOUD), 2014 IEEE 7th International Conference on. IEEE, 184–191.</w:t>
      </w:r>
    </w:p>
    <w:p w14:paraId="408BDD7E" w14:textId="77777777" w:rsidR="00207F54" w:rsidRPr="00B96E99" w:rsidRDefault="001E1143" w:rsidP="001E114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Ganglia. Ganglia. </w:t>
      </w:r>
      <w:hyperlink r:id="rId68" w:history="1">
        <w:r w:rsidRPr="00B96E99">
          <w:rPr>
            <w:rStyle w:val="af"/>
            <w:rFonts w:ascii="Times New Roman" w:eastAsia="宋体" w:hAnsi="Times New Roman" w:cs="Times New Roman"/>
            <w:sz w:val="24"/>
            <w:szCs w:val="24"/>
          </w:rPr>
          <w:t>http://ganglia.info/</w:t>
        </w:r>
      </w:hyperlink>
      <w:r w:rsidRPr="00B96E99">
        <w:rPr>
          <w:rFonts w:ascii="Times New Roman" w:eastAsia="宋体" w:hAnsi="Times New Roman" w:cs="Times New Roman"/>
          <w:sz w:val="24"/>
          <w:szCs w:val="24"/>
        </w:rPr>
        <w:t>.</w:t>
      </w:r>
    </w:p>
    <w:p w14:paraId="50BCFE3E" w14:textId="77777777" w:rsidR="001E1143" w:rsidRPr="00B96E99" w:rsidRDefault="00686C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Zaharia, M., B.D.S.S.J.E.K.S.S.S.I., 2009. Job scheduling for multi-user mapreduce clusters. UCBerkeley Technical Report UCB/EECS-2009-55.</w:t>
      </w:r>
    </w:p>
    <w:p w14:paraId="7D7277B2" w14:textId="77777777" w:rsidR="00686CE4" w:rsidRPr="00B96E99" w:rsidRDefault="005F045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Woodall T S, Shipman G M, B.G.e.a., 2006. High performance rdma protocols in hpc[m]. Recent Advances in Parallel Virtual Machine and Message Passing Interface. Springer Berlin Heidelberg, 76–85.</w:t>
      </w:r>
    </w:p>
    <w:p w14:paraId="2B66EC70" w14:textId="77777777" w:rsidR="00CC59F7"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F, P.G., 2001. An introduction to the infiniband architecture[j]. High Performance Mass Storage and Parallel I/O 42, 617–632.</w:t>
      </w:r>
    </w:p>
    <w:p w14:paraId="2689596F" w14:textId="77777777" w:rsidR="005D56FA"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Lu X, Islam N S, W.u.R.M.e.a., 2013a. High-performance design of hadoop rpc with rdma over infiniband[c]. Parallel Processing (ICPP), 2013 42nd International Conference on. IEEE, 641–650.</w:t>
      </w:r>
    </w:p>
    <w:p w14:paraId="7E38BB81" w14:textId="77777777" w:rsidR="005D56FA" w:rsidRPr="00B96E99" w:rsidRDefault="00E84FA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J, Lin X, C.X.e.a., 2013. Improving the shuffle of hadoop mapreduce[c]. Cloud Computing Technology and Science (CloudCom), 2013 IEEE 5th International Conference on. IEEE 1, 266–273.</w:t>
      </w:r>
    </w:p>
    <w:p w14:paraId="617E4F4E" w14:textId="77777777" w:rsidR="00E84FA5" w:rsidRPr="00B96E99" w:rsidRDefault="005130B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Dhruba Borthakur, Jonathan Gray, J.S.S.K.M.N.S.H.K.K.R.D.M.A.M.S.R.R.S.A.A., 2011. Apache hadoop goes realtime at facebook. Proceedings of the 2011 ACM SIGMOD International Conference on Management of data.</w:t>
      </w:r>
    </w:p>
    <w:p w14:paraId="45B53E86" w14:textId="77777777" w:rsidR="005130BD" w:rsidRPr="00B96E99" w:rsidRDefault="002A2A2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Abhishek Verma, Nicolas Zea, B.C.I.G.R.H.C., 2010. Breaking the mapreduce stage barrier. Proceedings of the 2010 IEEE International Conference on Cluster Computing, 235–244.</w:t>
      </w:r>
    </w:p>
    <w:p w14:paraId="552C76B1" w14:textId="77777777" w:rsidR="002A2A2F" w:rsidRPr="00B96E99" w:rsidRDefault="0030380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E.Mazur, B.Li, Y.D., Shenoy, P., 2010. Towards scalable one-pass analytics using mapreduce. Technical report, Technical report, UMass Amherst.</w:t>
      </w:r>
    </w:p>
    <w:p w14:paraId="25D2403D" w14:textId="77777777" w:rsidR="003E7736" w:rsidRPr="00B96E99" w:rsidRDefault="0030083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Shi X, Wang X, Z.C.e.a., 2009. Practical pre-stack kirchhoff time migration of seismic processing on general purpose gpu[c]. CSIE 2, 461–465.</w:t>
      </w:r>
    </w:p>
    <w:p w14:paraId="0DF73922" w14:textId="77777777" w:rsidR="00300834" w:rsidRPr="00B96E99" w:rsidRDefault="00B71B3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WangGang, TangJie, W., 2014. Gpu-based cluster framework[j] in chinese. Computer Science and Development 24(1), 9–13.</w:t>
      </w:r>
    </w:p>
    <w:p w14:paraId="60578014" w14:textId="77777777" w:rsidR="00107E50" w:rsidRPr="00B96E99" w:rsidRDefault="00C82B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Lu X, Islam N S, W.U.R.M.e.a., 2013b. High-performance design of hadoop rpc with rdma over infiniband[c]. Parallel Processing (ICPP), 2013 42nd International Conference </w:t>
      </w:r>
      <w:r w:rsidR="009E193A" w:rsidRPr="00B96E99">
        <w:rPr>
          <w:rFonts w:ascii="Times New Roman" w:eastAsia="宋体" w:hAnsi="Times New Roman" w:cs="Times New Roman"/>
          <w:sz w:val="24"/>
          <w:szCs w:val="24"/>
        </w:rPr>
        <w:t>on. IEEE</w:t>
      </w:r>
      <w:r w:rsidRPr="00B96E99">
        <w:rPr>
          <w:rFonts w:ascii="Times New Roman" w:eastAsia="宋体" w:hAnsi="Times New Roman" w:cs="Times New Roman"/>
          <w:sz w:val="24"/>
          <w:szCs w:val="24"/>
        </w:rPr>
        <w:t>, 641–650.</w:t>
      </w:r>
    </w:p>
    <w:p w14:paraId="17D957FC" w14:textId="77777777" w:rsidR="002A5579" w:rsidRPr="00B96E99" w:rsidRDefault="006E0ED7" w:rsidP="006E0ED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a. Apache alluxio. </w:t>
      </w:r>
      <w:hyperlink r:id="rId69" w:history="1">
        <w:r w:rsidRPr="00B96E99">
          <w:rPr>
            <w:rStyle w:val="af"/>
            <w:rFonts w:ascii="Times New Roman" w:eastAsia="宋体" w:hAnsi="Times New Roman" w:cs="Times New Roman"/>
            <w:sz w:val="24"/>
            <w:szCs w:val="24"/>
          </w:rPr>
          <w:t>http://tachyon-project.org/</w:t>
        </w:r>
      </w:hyperlink>
      <w:r w:rsidRPr="00B96E99">
        <w:rPr>
          <w:rFonts w:ascii="Times New Roman" w:eastAsia="宋体" w:hAnsi="Times New Roman" w:cs="Times New Roman"/>
          <w:sz w:val="24"/>
          <w:szCs w:val="24"/>
        </w:rPr>
        <w:t>.</w:t>
      </w:r>
    </w:p>
    <w:p w14:paraId="12493DB7" w14:textId="4EB47955" w:rsidR="00FD73BC" w:rsidRDefault="006E0ED7" w:rsidP="00DE60A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H, Ghodsi A, Z.M.e.a., 2013. Tachyon: Memory throughput i/o for cluster computing frameworks[j]. memory. cluster computing frameworks[J] 18, 1.</w:t>
      </w:r>
      <w:bookmarkEnd w:id="289"/>
    </w:p>
    <w:p w14:paraId="7C9F8007" w14:textId="0184B7BC" w:rsidR="00DE60AF" w:rsidRDefault="00DE60AF" w:rsidP="00DE60AF">
      <w:pPr>
        <w:pStyle w:val="a3"/>
        <w:numPr>
          <w:ilvl w:val="0"/>
          <w:numId w:val="31"/>
        </w:numPr>
        <w:spacing w:line="400" w:lineRule="exact"/>
        <w:ind w:firstLineChars="0"/>
        <w:rPr>
          <w:rFonts w:ascii="Times New Roman" w:eastAsia="宋体" w:hAnsi="Times New Roman" w:cs="Times New Roman"/>
          <w:sz w:val="24"/>
          <w:szCs w:val="24"/>
        </w:rPr>
      </w:pPr>
      <w:r w:rsidRPr="00DE60AF">
        <w:rPr>
          <w:rFonts w:ascii="Times New Roman" w:eastAsia="宋体" w:hAnsi="Times New Roman" w:cs="Times New Roman" w:hint="eastAsia"/>
          <w:sz w:val="24"/>
          <w:szCs w:val="24"/>
        </w:rPr>
        <w:t>张军华</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臧胜涛</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单联瑜</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等</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高性能计算的发展现状及趋势</w:t>
      </w:r>
      <w:r w:rsidRPr="00DE60AF">
        <w:rPr>
          <w:rFonts w:ascii="Times New Roman" w:eastAsia="宋体" w:hAnsi="Times New Roman" w:cs="Times New Roman" w:hint="eastAsia"/>
          <w:sz w:val="24"/>
          <w:szCs w:val="24"/>
        </w:rPr>
        <w:t xml:space="preserve">[J]. </w:t>
      </w:r>
      <w:r w:rsidRPr="00DE60AF">
        <w:rPr>
          <w:rFonts w:ascii="Times New Roman" w:eastAsia="宋体" w:hAnsi="Times New Roman" w:cs="Times New Roman" w:hint="eastAsia"/>
          <w:sz w:val="24"/>
          <w:szCs w:val="24"/>
        </w:rPr>
        <w:t>石油地球物理勘探</w:t>
      </w:r>
      <w:r w:rsidRPr="00DE60AF">
        <w:rPr>
          <w:rFonts w:ascii="Times New Roman" w:eastAsia="宋体" w:hAnsi="Times New Roman" w:cs="Times New Roman" w:hint="eastAsia"/>
          <w:sz w:val="24"/>
          <w:szCs w:val="24"/>
        </w:rPr>
        <w:t>, 2010, 45(6): 918-925.</w:t>
      </w:r>
    </w:p>
    <w:p w14:paraId="5B89632A" w14:textId="38393CF5" w:rsidR="00C9175B" w:rsidRDefault="00C9175B" w:rsidP="00C9175B">
      <w:pPr>
        <w:pStyle w:val="a3"/>
        <w:numPr>
          <w:ilvl w:val="0"/>
          <w:numId w:val="31"/>
        </w:numPr>
        <w:spacing w:line="400" w:lineRule="exact"/>
        <w:ind w:firstLineChars="0"/>
        <w:rPr>
          <w:rFonts w:ascii="Times New Roman" w:eastAsia="宋体" w:hAnsi="Times New Roman" w:cs="Times New Roman"/>
          <w:sz w:val="24"/>
          <w:szCs w:val="24"/>
        </w:rPr>
      </w:pPr>
      <w:r w:rsidRPr="00C9175B">
        <w:rPr>
          <w:rFonts w:ascii="Times New Roman" w:eastAsia="宋体" w:hAnsi="Times New Roman" w:cs="Times New Roman"/>
          <w:sz w:val="24"/>
          <w:szCs w:val="24"/>
        </w:rPr>
        <w:lastRenderedPageBreak/>
        <w:t>Dean J, Ghemawat S. MapReduce: simplified data processing on large clusters[J]. Communications of the ACM, 2008, 51(1): 107-113.</w:t>
      </w:r>
    </w:p>
    <w:p w14:paraId="171ADA75" w14:textId="55458BE0" w:rsidR="006628F1" w:rsidRDefault="004219EF" w:rsidP="006628F1">
      <w:pPr>
        <w:pStyle w:val="a3"/>
        <w:numPr>
          <w:ilvl w:val="0"/>
          <w:numId w:val="31"/>
        </w:numPr>
        <w:spacing w:line="400" w:lineRule="exact"/>
        <w:ind w:firstLineChars="0"/>
        <w:rPr>
          <w:rFonts w:ascii="Times New Roman" w:eastAsia="宋体" w:hAnsi="Times New Roman" w:cs="Times New Roman"/>
          <w:sz w:val="24"/>
          <w:szCs w:val="24"/>
        </w:rPr>
      </w:pPr>
      <w:r w:rsidRPr="004219EF">
        <w:rPr>
          <w:rFonts w:ascii="Times New Roman" w:eastAsia="宋体" w:hAnsi="Times New Roman" w:cs="Times New Roman"/>
          <w:sz w:val="24"/>
          <w:szCs w:val="24"/>
        </w:rPr>
        <w:t>Cafarella M, Cutting D. Building nutch: Open source search[J]. Queue, 2004, 2(2): 54.</w:t>
      </w:r>
    </w:p>
    <w:p w14:paraId="6813F228" w14:textId="26D04A60" w:rsidR="009F6E23" w:rsidRDefault="009F6E23" w:rsidP="009F6E23">
      <w:pPr>
        <w:pStyle w:val="a3"/>
        <w:numPr>
          <w:ilvl w:val="0"/>
          <w:numId w:val="31"/>
        </w:numPr>
        <w:spacing w:line="400" w:lineRule="exact"/>
        <w:ind w:firstLineChars="0"/>
        <w:rPr>
          <w:rFonts w:ascii="Times New Roman" w:eastAsia="宋体" w:hAnsi="Times New Roman" w:cs="Times New Roman"/>
          <w:sz w:val="24"/>
          <w:szCs w:val="24"/>
        </w:rPr>
      </w:pPr>
      <w:r w:rsidRPr="009F6E23">
        <w:rPr>
          <w:rFonts w:ascii="Times New Roman" w:eastAsia="宋体" w:hAnsi="Times New Roman" w:cs="Times New Roman"/>
          <w:sz w:val="24"/>
          <w:szCs w:val="24"/>
        </w:rPr>
        <w:t>Ghemawat S, Gobioff H, Leung S T. The Google file system[C]//ACM SIGOPS operating systems review. ACM, 2003, 37(5): 29-43.</w:t>
      </w:r>
    </w:p>
    <w:p w14:paraId="1FC2071E" w14:textId="585A5A8B" w:rsidR="00DB0FC4" w:rsidRDefault="00DB0FC4" w:rsidP="00DB0FC4">
      <w:pPr>
        <w:pStyle w:val="a3"/>
        <w:numPr>
          <w:ilvl w:val="0"/>
          <w:numId w:val="31"/>
        </w:numPr>
        <w:spacing w:line="400" w:lineRule="exact"/>
        <w:ind w:firstLineChars="0"/>
        <w:rPr>
          <w:rFonts w:ascii="Times New Roman" w:eastAsia="宋体" w:hAnsi="Times New Roman" w:cs="Times New Roman"/>
          <w:sz w:val="24"/>
          <w:szCs w:val="24"/>
        </w:rPr>
      </w:pPr>
      <w:r w:rsidRPr="00DB0FC4">
        <w:rPr>
          <w:rFonts w:ascii="Times New Roman" w:eastAsia="宋体" w:hAnsi="Times New Roman" w:cs="Times New Roman"/>
          <w:sz w:val="24"/>
          <w:szCs w:val="24"/>
        </w:rPr>
        <w:t>Zaharia M, Borthakur D, Sen Sarma J, et al. Delay scheduling: a simple technique for achieving locality and fairness in cluster scheduling[C]//Proceedings of the 5th European conference on Computer systems. ACM, 2010: 265-278.</w:t>
      </w:r>
    </w:p>
    <w:p w14:paraId="1D505C4B" w14:textId="395906ED" w:rsidR="001F4595" w:rsidRDefault="001F4595" w:rsidP="001F4595">
      <w:pPr>
        <w:pStyle w:val="a3"/>
        <w:numPr>
          <w:ilvl w:val="0"/>
          <w:numId w:val="31"/>
        </w:numPr>
        <w:spacing w:line="400" w:lineRule="exact"/>
        <w:ind w:firstLineChars="0"/>
        <w:rPr>
          <w:rFonts w:ascii="Times New Roman" w:eastAsia="宋体" w:hAnsi="Times New Roman" w:cs="Times New Roman"/>
          <w:sz w:val="24"/>
          <w:szCs w:val="24"/>
        </w:rPr>
      </w:pPr>
      <w:r w:rsidRPr="001F4595">
        <w:rPr>
          <w:rFonts w:ascii="Times New Roman" w:eastAsia="宋体" w:hAnsi="Times New Roman" w:cs="Times New Roman"/>
          <w:sz w:val="24"/>
          <w:szCs w:val="24"/>
        </w:rPr>
        <w:t>Kumar K A, Konishetty V K, Voruganti K, et al. CASH: Context aware scheduler for Hadoop[C]//Proceedings of the International Conference on Advances in Computing, Communications and Informatics. ACM, 2012: 52-61.</w:t>
      </w:r>
    </w:p>
    <w:p w14:paraId="276B77C8" w14:textId="6A0C0F85" w:rsidR="00CC1B60" w:rsidRDefault="00D06BB8" w:rsidP="00D06BB8">
      <w:pPr>
        <w:pStyle w:val="a3"/>
        <w:numPr>
          <w:ilvl w:val="0"/>
          <w:numId w:val="31"/>
        </w:numPr>
        <w:spacing w:line="400" w:lineRule="exact"/>
        <w:ind w:firstLineChars="0"/>
        <w:rPr>
          <w:rFonts w:ascii="Times New Roman" w:eastAsia="宋体" w:hAnsi="Times New Roman" w:cs="Times New Roman"/>
          <w:sz w:val="24"/>
          <w:szCs w:val="24"/>
        </w:rPr>
      </w:pPr>
      <w:r w:rsidRPr="00D06BB8">
        <w:rPr>
          <w:rFonts w:ascii="Times New Roman" w:eastAsia="宋体" w:hAnsi="Times New Roman" w:cs="Times New Roman"/>
          <w:sz w:val="24"/>
          <w:szCs w:val="24"/>
        </w:rPr>
        <w:t>Gupta S, Fritz C, Price B, et al. ThroughputScheduler: Learning to Schedule on Heterogeneous Hadoop Clusters[C]//ICAC. 2013: 159-165.</w:t>
      </w:r>
    </w:p>
    <w:p w14:paraId="6BBC5E5F" w14:textId="036F3DD2" w:rsidR="00307A64" w:rsidRDefault="00307A64" w:rsidP="00307A64">
      <w:pPr>
        <w:pStyle w:val="a3"/>
        <w:numPr>
          <w:ilvl w:val="0"/>
          <w:numId w:val="31"/>
        </w:numPr>
        <w:spacing w:line="400" w:lineRule="exact"/>
        <w:ind w:firstLineChars="0"/>
        <w:rPr>
          <w:rFonts w:ascii="Times New Roman" w:eastAsia="宋体" w:hAnsi="Times New Roman" w:cs="Times New Roman"/>
          <w:sz w:val="24"/>
          <w:szCs w:val="24"/>
        </w:rPr>
      </w:pPr>
      <w:r w:rsidRPr="00307A64">
        <w:rPr>
          <w:rFonts w:ascii="Times New Roman" w:eastAsia="宋体" w:hAnsi="Times New Roman" w:cs="Times New Roman"/>
          <w:sz w:val="24"/>
          <w:szCs w:val="24"/>
        </w:rPr>
        <w:t>Lee M C, Lin J C, Yahyapour R. Hybrid Job-driven Scheduling for Virtual MapReduce Clusters[J].</w:t>
      </w:r>
    </w:p>
    <w:p w14:paraId="5DA35EA7" w14:textId="0ED9A07C" w:rsidR="00650500" w:rsidRDefault="00650500" w:rsidP="00650500">
      <w:pPr>
        <w:pStyle w:val="a3"/>
        <w:numPr>
          <w:ilvl w:val="0"/>
          <w:numId w:val="31"/>
        </w:numPr>
        <w:spacing w:line="400" w:lineRule="exact"/>
        <w:ind w:firstLineChars="0"/>
        <w:rPr>
          <w:rFonts w:ascii="Times New Roman" w:eastAsia="宋体" w:hAnsi="Times New Roman" w:cs="Times New Roman"/>
          <w:sz w:val="24"/>
          <w:szCs w:val="24"/>
        </w:rPr>
      </w:pPr>
      <w:r w:rsidRPr="00650500">
        <w:rPr>
          <w:rFonts w:ascii="Times New Roman" w:eastAsia="宋体" w:hAnsi="Times New Roman" w:cs="Times New Roman"/>
          <w:sz w:val="24"/>
          <w:szCs w:val="24"/>
        </w:rPr>
        <w:t>Guo Y, Wu L, Yu W, et al. The Improved Job Scheduling Algorithm of Hadoop Platform[J]. arXiv preprint arXiv:1506.03004, 2015.</w:t>
      </w:r>
    </w:p>
    <w:p w14:paraId="4DEE68E6" w14:textId="4C697250" w:rsidR="00C6049D" w:rsidRDefault="00C6049D" w:rsidP="00C6049D">
      <w:pPr>
        <w:pStyle w:val="a3"/>
        <w:numPr>
          <w:ilvl w:val="0"/>
          <w:numId w:val="31"/>
        </w:numPr>
        <w:spacing w:line="400" w:lineRule="exact"/>
        <w:ind w:firstLineChars="0"/>
        <w:rPr>
          <w:rFonts w:ascii="Times New Roman" w:eastAsia="宋体" w:hAnsi="Times New Roman" w:cs="Times New Roman"/>
          <w:sz w:val="24"/>
          <w:szCs w:val="24"/>
        </w:rPr>
      </w:pPr>
      <w:r w:rsidRPr="00C6049D">
        <w:rPr>
          <w:rFonts w:ascii="Times New Roman" w:eastAsia="宋体" w:hAnsi="Times New Roman" w:cs="Times New Roman"/>
          <w:sz w:val="24"/>
          <w:szCs w:val="24"/>
        </w:rPr>
        <w:t>Zhang X, Hu B, Jiang J. An optimized algorithm for reduce task scheduling[J]. Journal of Computers, 2014, 9(4): 794-801.</w:t>
      </w:r>
    </w:p>
    <w:p w14:paraId="04533E48" w14:textId="6B130448" w:rsidR="00A73128" w:rsidRDefault="001E0117" w:rsidP="00A73128">
      <w:pPr>
        <w:pStyle w:val="a3"/>
        <w:numPr>
          <w:ilvl w:val="0"/>
          <w:numId w:val="31"/>
        </w:numPr>
        <w:spacing w:line="400" w:lineRule="exact"/>
        <w:ind w:firstLineChars="0"/>
        <w:rPr>
          <w:rFonts w:ascii="Times New Roman" w:eastAsia="宋体" w:hAnsi="Times New Roman" w:cs="Times New Roman"/>
          <w:sz w:val="24"/>
          <w:szCs w:val="24"/>
        </w:rPr>
      </w:pPr>
      <w:hyperlink r:id="rId70" w:history="1">
        <w:r w:rsidR="004A43C2" w:rsidRPr="0072658A">
          <w:rPr>
            <w:rStyle w:val="af"/>
            <w:rFonts w:ascii="Times New Roman" w:eastAsia="宋体" w:hAnsi="Times New Roman" w:cs="Times New Roman"/>
            <w:sz w:val="24"/>
            <w:szCs w:val="24"/>
          </w:rPr>
          <w:t>https://issues.apache.org/jira/browse/HADOOP-331</w:t>
        </w:r>
      </w:hyperlink>
    </w:p>
    <w:p w14:paraId="256A9375" w14:textId="193E3664" w:rsidR="004A43C2" w:rsidRDefault="001E0117" w:rsidP="004A43C2">
      <w:pPr>
        <w:pStyle w:val="a3"/>
        <w:numPr>
          <w:ilvl w:val="0"/>
          <w:numId w:val="31"/>
        </w:numPr>
        <w:spacing w:line="400" w:lineRule="exact"/>
        <w:ind w:firstLineChars="0"/>
        <w:rPr>
          <w:rFonts w:ascii="Times New Roman" w:eastAsia="宋体" w:hAnsi="Times New Roman" w:cs="Times New Roman"/>
          <w:sz w:val="24"/>
          <w:szCs w:val="24"/>
        </w:rPr>
      </w:pPr>
      <w:hyperlink r:id="rId71" w:history="1">
        <w:r w:rsidR="004A4779" w:rsidRPr="0072658A">
          <w:rPr>
            <w:rStyle w:val="af"/>
            <w:rFonts w:ascii="Times New Roman" w:eastAsia="宋体" w:hAnsi="Times New Roman" w:cs="Times New Roman"/>
            <w:sz w:val="24"/>
            <w:szCs w:val="24"/>
          </w:rPr>
          <w:t>https://issues.apache.org/jira/browse/MAPREDUCE-64</w:t>
        </w:r>
      </w:hyperlink>
    </w:p>
    <w:p w14:paraId="48593148" w14:textId="1E507682" w:rsidR="004A4779" w:rsidRDefault="001E0117" w:rsidP="004A4779">
      <w:pPr>
        <w:pStyle w:val="a3"/>
        <w:numPr>
          <w:ilvl w:val="0"/>
          <w:numId w:val="31"/>
        </w:numPr>
        <w:spacing w:line="400" w:lineRule="exact"/>
        <w:ind w:firstLineChars="0"/>
        <w:rPr>
          <w:rFonts w:ascii="Times New Roman" w:eastAsia="宋体" w:hAnsi="Times New Roman" w:cs="Times New Roman"/>
          <w:sz w:val="24"/>
          <w:szCs w:val="24"/>
        </w:rPr>
      </w:pPr>
      <w:hyperlink r:id="rId72" w:history="1">
        <w:r w:rsidR="00143833" w:rsidRPr="0072658A">
          <w:rPr>
            <w:rStyle w:val="af"/>
            <w:rFonts w:ascii="Times New Roman" w:eastAsia="宋体" w:hAnsi="Times New Roman" w:cs="Times New Roman"/>
            <w:sz w:val="24"/>
            <w:szCs w:val="24"/>
          </w:rPr>
          <w:t>https://issues.apache.org/jira/browse/MAPREDUCE-2354</w:t>
        </w:r>
      </w:hyperlink>
    </w:p>
    <w:p w14:paraId="1C02EB76" w14:textId="3BE7BF7E" w:rsidR="00143833" w:rsidRDefault="00143833" w:rsidP="00143833">
      <w:pPr>
        <w:pStyle w:val="a3"/>
        <w:numPr>
          <w:ilvl w:val="0"/>
          <w:numId w:val="31"/>
        </w:numPr>
        <w:spacing w:line="400" w:lineRule="exact"/>
        <w:ind w:firstLineChars="0"/>
        <w:rPr>
          <w:rFonts w:ascii="Times New Roman" w:eastAsia="宋体" w:hAnsi="Times New Roman" w:cs="Times New Roman"/>
          <w:sz w:val="24"/>
          <w:szCs w:val="24"/>
        </w:rPr>
      </w:pPr>
      <w:r w:rsidRPr="00143833">
        <w:rPr>
          <w:rFonts w:ascii="Times New Roman" w:eastAsia="宋体" w:hAnsi="Times New Roman" w:cs="Times New Roman"/>
          <w:sz w:val="24"/>
          <w:szCs w:val="24"/>
        </w:rPr>
        <w:t>Condie T, Conway N, Alvaro P, et al. MapReduce Online[C]//NSDI. 2010, 10(4): 20.</w:t>
      </w:r>
    </w:p>
    <w:p w14:paraId="44AA1579" w14:textId="30C341D5" w:rsidR="004E0423" w:rsidRDefault="004E0423" w:rsidP="004E0423">
      <w:pPr>
        <w:pStyle w:val="a3"/>
        <w:numPr>
          <w:ilvl w:val="0"/>
          <w:numId w:val="31"/>
        </w:numPr>
        <w:spacing w:line="400" w:lineRule="exact"/>
        <w:ind w:firstLineChars="0"/>
        <w:rPr>
          <w:rFonts w:ascii="Times New Roman" w:eastAsia="宋体" w:hAnsi="Times New Roman" w:cs="Times New Roman"/>
          <w:sz w:val="24"/>
          <w:szCs w:val="24"/>
        </w:rPr>
      </w:pPr>
      <w:r w:rsidRPr="004E0423">
        <w:rPr>
          <w:rFonts w:ascii="Times New Roman" w:eastAsia="宋体" w:hAnsi="Times New Roman" w:cs="Times New Roman"/>
          <w:sz w:val="24"/>
          <w:szCs w:val="24"/>
        </w:rPr>
        <w:t>Pavlo A, Paulson E, Rasin A, et al. A comparison of approaches to large-scale data analysis[C]//Proceedings of the 2009 ACM SIGMOD International Conference on Management of data. ACM, 2009: 165-178.</w:t>
      </w:r>
    </w:p>
    <w:p w14:paraId="4DC15D7F" w14:textId="769EE7DA" w:rsidR="004E0423" w:rsidRDefault="004E0423" w:rsidP="004E0423">
      <w:pPr>
        <w:pStyle w:val="a3"/>
        <w:numPr>
          <w:ilvl w:val="0"/>
          <w:numId w:val="31"/>
        </w:numPr>
        <w:spacing w:line="400" w:lineRule="exact"/>
        <w:ind w:firstLineChars="0"/>
        <w:rPr>
          <w:rFonts w:ascii="Times New Roman" w:eastAsia="宋体" w:hAnsi="Times New Roman" w:cs="Times New Roman"/>
          <w:sz w:val="24"/>
          <w:szCs w:val="24"/>
        </w:rPr>
      </w:pPr>
      <w:r w:rsidRPr="004E0423">
        <w:rPr>
          <w:rFonts w:ascii="Times New Roman" w:eastAsia="宋体" w:hAnsi="Times New Roman" w:cs="Times New Roman"/>
          <w:sz w:val="24"/>
          <w:szCs w:val="24"/>
        </w:rPr>
        <w:t>Seo S, Jang I, Woo K, et al. HPMR: Prefetching and pre-shuffling in shared MapReduce computation environment[C]//Cluster Computing and Workshops, 2009. CLUSTER'09. IEEE International Conference on. IEEE, 2009: 1-8.</w:t>
      </w:r>
    </w:p>
    <w:p w14:paraId="49317A86" w14:textId="367D9708" w:rsidR="00E10E48" w:rsidRDefault="00E10E48" w:rsidP="00E10E48">
      <w:pPr>
        <w:pStyle w:val="a3"/>
        <w:numPr>
          <w:ilvl w:val="0"/>
          <w:numId w:val="31"/>
        </w:numPr>
        <w:spacing w:line="400" w:lineRule="exact"/>
        <w:ind w:firstLineChars="0"/>
        <w:rPr>
          <w:rFonts w:ascii="Times New Roman" w:eastAsia="宋体" w:hAnsi="Times New Roman" w:cs="Times New Roman"/>
          <w:sz w:val="24"/>
          <w:szCs w:val="24"/>
        </w:rPr>
      </w:pPr>
      <w:r w:rsidRPr="00E10E48">
        <w:rPr>
          <w:rFonts w:ascii="Times New Roman" w:eastAsia="宋体" w:hAnsi="Times New Roman" w:cs="Times New Roman"/>
          <w:sz w:val="24"/>
          <w:szCs w:val="24"/>
        </w:rPr>
        <w:t xml:space="preserve">Costa P, Donnelly A, Rowstron A, et al. Camdoop: exploiting in-network aggregation for big data applications[C]//Presented as part of the 9th USENIX </w:t>
      </w:r>
      <w:r w:rsidRPr="00E10E48">
        <w:rPr>
          <w:rFonts w:ascii="Times New Roman" w:eastAsia="宋体" w:hAnsi="Times New Roman" w:cs="Times New Roman"/>
          <w:sz w:val="24"/>
          <w:szCs w:val="24"/>
        </w:rPr>
        <w:lastRenderedPageBreak/>
        <w:t>Symposium on Networked Systems Design and Implementation (NSDI 12). 2012: 29-42.</w:t>
      </w:r>
    </w:p>
    <w:p w14:paraId="0B17D7B7" w14:textId="5E3AB7B7" w:rsidR="00946B6B" w:rsidRDefault="00946B6B" w:rsidP="00946B6B">
      <w:pPr>
        <w:pStyle w:val="a3"/>
        <w:numPr>
          <w:ilvl w:val="0"/>
          <w:numId w:val="31"/>
        </w:numPr>
        <w:spacing w:line="400" w:lineRule="exact"/>
        <w:ind w:firstLineChars="0"/>
        <w:rPr>
          <w:rFonts w:ascii="Times New Roman" w:eastAsia="宋体" w:hAnsi="Times New Roman" w:cs="Times New Roman"/>
          <w:sz w:val="24"/>
          <w:szCs w:val="24"/>
        </w:rPr>
      </w:pPr>
      <w:r w:rsidRPr="00946B6B">
        <w:rPr>
          <w:rFonts w:ascii="Times New Roman" w:eastAsia="宋体" w:hAnsi="Times New Roman" w:cs="Times New Roman"/>
          <w:sz w:val="24"/>
          <w:szCs w:val="24"/>
        </w:rPr>
        <w:t>Wang Y, Que X, Yu W, et al. Hadoop acceleration through network levitated merge[C]//Proceedings of 2011 International Conference for High Performance Computing, Networking, Storage and Analysis. ACM, 2011: 57.</w:t>
      </w:r>
    </w:p>
    <w:p w14:paraId="0DA6D51B" w14:textId="7C94A535" w:rsidR="00CB5681" w:rsidRDefault="00CB5681" w:rsidP="00CB5681">
      <w:pPr>
        <w:pStyle w:val="a3"/>
        <w:numPr>
          <w:ilvl w:val="0"/>
          <w:numId w:val="31"/>
        </w:numPr>
        <w:spacing w:line="400" w:lineRule="exact"/>
        <w:ind w:firstLineChars="0"/>
        <w:rPr>
          <w:rFonts w:ascii="Times New Roman" w:eastAsia="宋体" w:hAnsi="Times New Roman" w:cs="Times New Roman"/>
          <w:sz w:val="24"/>
          <w:szCs w:val="24"/>
        </w:rPr>
      </w:pPr>
      <w:r w:rsidRPr="00CB5681">
        <w:rPr>
          <w:rFonts w:ascii="Times New Roman" w:eastAsia="宋体" w:hAnsi="Times New Roman" w:cs="Times New Roman"/>
          <w:sz w:val="24"/>
          <w:szCs w:val="24"/>
        </w:rPr>
        <w:t>Guo Y, Rao J, Zhou X. iShuffle: Improving Hadoop Performance with Shuffle-on-Write[C]//ICAC. 2013: 107-117.</w:t>
      </w:r>
    </w:p>
    <w:p w14:paraId="6D92D68A" w14:textId="7C74B25F" w:rsidR="00D433BE" w:rsidRDefault="00D433BE" w:rsidP="00D433BE">
      <w:pPr>
        <w:pStyle w:val="a3"/>
        <w:numPr>
          <w:ilvl w:val="0"/>
          <w:numId w:val="31"/>
        </w:numPr>
        <w:spacing w:line="400" w:lineRule="exact"/>
        <w:ind w:firstLineChars="0"/>
        <w:rPr>
          <w:rFonts w:ascii="Times New Roman" w:eastAsia="宋体" w:hAnsi="Times New Roman" w:cs="Times New Roman"/>
          <w:sz w:val="24"/>
          <w:szCs w:val="24"/>
        </w:rPr>
      </w:pPr>
      <w:r w:rsidRPr="00D433BE">
        <w:rPr>
          <w:rFonts w:ascii="Times New Roman" w:eastAsia="宋体" w:hAnsi="Times New Roman" w:cs="Times New Roman"/>
          <w:sz w:val="24"/>
          <w:szCs w:val="24"/>
        </w:rPr>
        <w:t>Ahmad F, Lee S, Thottethodi M, et al. MapReduce with communication overlap (MaRCO)[J]. Journal of Parallel and Distributed Computing, 2013, 73(5): 608-620.</w:t>
      </w:r>
    </w:p>
    <w:p w14:paraId="23EBED9C" w14:textId="287326EA" w:rsidR="00197D9E" w:rsidRDefault="00197D9E" w:rsidP="00197D9E">
      <w:pPr>
        <w:pStyle w:val="a3"/>
        <w:numPr>
          <w:ilvl w:val="0"/>
          <w:numId w:val="31"/>
        </w:numPr>
        <w:spacing w:line="400" w:lineRule="exact"/>
        <w:ind w:firstLineChars="0"/>
        <w:rPr>
          <w:rFonts w:ascii="Times New Roman" w:eastAsia="宋体" w:hAnsi="Times New Roman" w:cs="Times New Roman"/>
          <w:sz w:val="24"/>
          <w:szCs w:val="24"/>
        </w:rPr>
      </w:pPr>
      <w:r w:rsidRPr="00197D9E">
        <w:rPr>
          <w:rFonts w:ascii="Times New Roman" w:eastAsia="宋体" w:hAnsi="Times New Roman" w:cs="Times New Roman"/>
          <w:sz w:val="24"/>
          <w:szCs w:val="24"/>
        </w:rPr>
        <w:t>Rizvandi N B, Boloori A J, Kamyabpour N, et al. MapReduce implementation of prestack Kirchhoff time migration (PKTM) on seismic data[C]//Parallel and Distributed Computing, Applications and Technologies (PDCAT), 2011 12th International Conference on. IEEE, 2011: 86-91.</w:t>
      </w:r>
    </w:p>
    <w:p w14:paraId="64A89FF8" w14:textId="5FC20A7A" w:rsidR="00DA0C0E" w:rsidRDefault="00DA0C0E" w:rsidP="00DA0C0E">
      <w:pPr>
        <w:pStyle w:val="a3"/>
        <w:numPr>
          <w:ilvl w:val="0"/>
          <w:numId w:val="31"/>
        </w:numPr>
        <w:spacing w:line="400" w:lineRule="exact"/>
        <w:ind w:firstLineChars="0"/>
        <w:rPr>
          <w:rFonts w:ascii="Times New Roman" w:eastAsia="宋体" w:hAnsi="Times New Roman" w:cs="Times New Roman"/>
          <w:sz w:val="24"/>
          <w:szCs w:val="24"/>
        </w:rPr>
      </w:pPr>
      <w:r w:rsidRPr="00DA0C0E">
        <w:rPr>
          <w:rFonts w:ascii="Times New Roman" w:eastAsia="宋体" w:hAnsi="Times New Roman" w:cs="Times New Roman"/>
          <w:sz w:val="24"/>
          <w:szCs w:val="24"/>
        </w:rPr>
        <w:t>Dai H, Li X Y. Migration velocity analysis of C-wave using INMO-CIP gather of PKTM: A case study from the Gulf of Mexico[J]. Computers and Geosciences, 2003, 31(7): 891-899.</w:t>
      </w:r>
    </w:p>
    <w:p w14:paraId="3218D9F7" w14:textId="649F984B" w:rsidR="008F5CE0" w:rsidRDefault="008F5CE0" w:rsidP="008F5CE0">
      <w:pPr>
        <w:pStyle w:val="a3"/>
        <w:numPr>
          <w:ilvl w:val="0"/>
          <w:numId w:val="31"/>
        </w:numPr>
        <w:spacing w:line="400" w:lineRule="exact"/>
        <w:ind w:firstLineChars="0"/>
        <w:rPr>
          <w:rFonts w:ascii="Times New Roman" w:eastAsia="宋体" w:hAnsi="Times New Roman" w:cs="Times New Roman"/>
          <w:sz w:val="24"/>
          <w:szCs w:val="24"/>
        </w:rPr>
      </w:pPr>
      <w:r w:rsidRPr="008F5CE0">
        <w:rPr>
          <w:rFonts w:ascii="Times New Roman" w:eastAsia="宋体" w:hAnsi="Times New Roman" w:cs="Times New Roman"/>
          <w:sz w:val="24"/>
          <w:szCs w:val="24"/>
        </w:rPr>
        <w:t>Li C, Wang Y, Yan H, et al. High performance kirchhoff pre-stack depth: migration on hadoop[C]//Proceedings of the Symposium on High Performance Computing. Society for Computer Simulation International, 2015: 158-165.</w:t>
      </w:r>
    </w:p>
    <w:p w14:paraId="59A259CC" w14:textId="2B7CB10E" w:rsidR="009E6A72" w:rsidRDefault="009E6A72" w:rsidP="009E6A72">
      <w:pPr>
        <w:pStyle w:val="a3"/>
        <w:numPr>
          <w:ilvl w:val="0"/>
          <w:numId w:val="31"/>
        </w:numPr>
        <w:spacing w:line="400" w:lineRule="exact"/>
        <w:ind w:firstLineChars="0"/>
        <w:rPr>
          <w:rFonts w:ascii="Times New Roman" w:eastAsia="宋体" w:hAnsi="Times New Roman" w:cs="Times New Roman"/>
          <w:sz w:val="24"/>
          <w:szCs w:val="24"/>
        </w:rPr>
      </w:pPr>
      <w:r w:rsidRPr="009E6A72">
        <w:rPr>
          <w:rFonts w:ascii="Times New Roman" w:eastAsia="宋体" w:hAnsi="Times New Roman" w:cs="Times New Roman"/>
          <w:sz w:val="24"/>
          <w:szCs w:val="24"/>
        </w:rPr>
        <w:t>Zhang J, Xu W, Meng X, et al. A Data-ware Scheduling Framework on GPU Grid for Kirchhoff Prestack Depth Migration[C]//75th EAGE Conference &amp; Exhibition incorporating SPE EUROPEC 2013. 2013.</w:t>
      </w:r>
    </w:p>
    <w:p w14:paraId="69A142FF" w14:textId="37D1E49E" w:rsidR="00677B8A" w:rsidRDefault="00677B8A" w:rsidP="00677B8A">
      <w:pPr>
        <w:pStyle w:val="a3"/>
        <w:numPr>
          <w:ilvl w:val="0"/>
          <w:numId w:val="31"/>
        </w:numPr>
        <w:spacing w:line="400" w:lineRule="exact"/>
        <w:ind w:firstLineChars="0"/>
        <w:rPr>
          <w:rFonts w:ascii="Times New Roman" w:eastAsia="宋体" w:hAnsi="Times New Roman" w:cs="Times New Roman"/>
          <w:sz w:val="24"/>
          <w:szCs w:val="24"/>
        </w:rPr>
      </w:pPr>
      <w:r w:rsidRPr="00677B8A">
        <w:rPr>
          <w:rFonts w:ascii="Times New Roman" w:eastAsia="宋体" w:hAnsi="Times New Roman" w:cs="Times New Roman"/>
          <w:sz w:val="24"/>
          <w:szCs w:val="24"/>
        </w:rPr>
        <w:t>Shi X, Li C, Wang S, et al. Computing prestack Kirchhoff time migration on general purpose GPU[J]. Computers &amp; Geosciences, 2011, 37(10): 1702-1710.</w:t>
      </w:r>
    </w:p>
    <w:p w14:paraId="0A3C4E21" w14:textId="71948D25"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Shi X, Wang X, Zhao C, et al. Practical pre-stack kirchhoff time migration of seismic processing on general purpose gpu[C]//2009 World Congress on Computer Science and Information Engineering. IEEE, 2009: 461-465.</w:t>
      </w:r>
    </w:p>
    <w:p w14:paraId="6AF7C371" w14:textId="5A209826"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Shi X, Li C, Wang X, et al. A practical approach of curved ray prestack Kirchhoff time migration on GPGPU[M]//Advanced Parallel Processing Technologies. Springer Berlin Heidelberg, 2009: 165-176.</w:t>
      </w:r>
    </w:p>
    <w:p w14:paraId="2F79CE36" w14:textId="5816695F"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 xml:space="preserve">Sun P, Shi X. An OpenCL Approach of Prestack Kirchhoff Time Migration Algorithm on General Purpose GPU[C]//Parallel and Distributed Computing, Applications and Technologies (PDCAT), 2012 13th International Conference on. </w:t>
      </w:r>
      <w:r w:rsidRPr="00835A7A">
        <w:rPr>
          <w:rFonts w:ascii="Times New Roman" w:eastAsia="宋体" w:hAnsi="Times New Roman" w:cs="Times New Roman"/>
          <w:sz w:val="24"/>
          <w:szCs w:val="24"/>
        </w:rPr>
        <w:lastRenderedPageBreak/>
        <w:t>IEEE, 2012: 179-183.</w:t>
      </w:r>
    </w:p>
    <w:p w14:paraId="6ED5502E" w14:textId="3B1BB899" w:rsidR="001A2C81" w:rsidRDefault="001A2C81" w:rsidP="001A2C81">
      <w:pPr>
        <w:pStyle w:val="a3"/>
        <w:numPr>
          <w:ilvl w:val="0"/>
          <w:numId w:val="31"/>
        </w:numPr>
        <w:spacing w:line="400" w:lineRule="exact"/>
        <w:ind w:firstLineChars="0"/>
        <w:rPr>
          <w:rFonts w:ascii="Times New Roman" w:eastAsia="宋体" w:hAnsi="Times New Roman" w:cs="Times New Roman"/>
          <w:sz w:val="24"/>
          <w:szCs w:val="24"/>
        </w:rPr>
      </w:pPr>
      <w:r w:rsidRPr="001A2C81">
        <w:rPr>
          <w:rFonts w:ascii="Times New Roman" w:eastAsia="宋体" w:hAnsi="Times New Roman" w:cs="Times New Roman"/>
          <w:sz w:val="24"/>
          <w:szCs w:val="24"/>
        </w:rPr>
        <w:t>Zhao C, Yan H, Shi X, et al. Decf: A coarse-grained data-parallel programming framework for seismic processing[C]//Computer Science and Software Engineering, 2008 International Conference on. IEEE, 2008, 3: 454-460.</w:t>
      </w:r>
    </w:p>
    <w:p w14:paraId="3185977B" w14:textId="61F4F315" w:rsidR="001A2C81" w:rsidRDefault="001A2C81" w:rsidP="001A2C81">
      <w:pPr>
        <w:pStyle w:val="a3"/>
        <w:numPr>
          <w:ilvl w:val="0"/>
          <w:numId w:val="31"/>
        </w:numPr>
        <w:spacing w:line="400" w:lineRule="exact"/>
        <w:ind w:firstLineChars="0"/>
        <w:rPr>
          <w:rFonts w:ascii="Times New Roman" w:eastAsia="宋体" w:hAnsi="Times New Roman" w:cs="Times New Roman"/>
          <w:sz w:val="24"/>
          <w:szCs w:val="24"/>
        </w:rPr>
      </w:pPr>
      <w:r w:rsidRPr="001A2C81">
        <w:rPr>
          <w:rFonts w:ascii="Times New Roman" w:eastAsia="宋体" w:hAnsi="Times New Roman" w:cs="Times New Roman"/>
          <w:sz w:val="24"/>
          <w:szCs w:val="24"/>
        </w:rPr>
        <w:t>Dai H. Parallel processing of prestack Kirchhoff time migration on a PC cluster[J]. Computers &amp; geosciences, 2005, 31(7): 891-899.</w:t>
      </w:r>
    </w:p>
    <w:p w14:paraId="0D1E4D5D" w14:textId="16522485" w:rsidR="00701F98" w:rsidRDefault="00701F98" w:rsidP="00701F98">
      <w:pPr>
        <w:pStyle w:val="a3"/>
        <w:numPr>
          <w:ilvl w:val="0"/>
          <w:numId w:val="31"/>
        </w:numPr>
        <w:spacing w:line="400" w:lineRule="exact"/>
        <w:ind w:firstLineChars="0"/>
        <w:rPr>
          <w:rFonts w:ascii="Times New Roman" w:eastAsia="宋体" w:hAnsi="Times New Roman" w:cs="Times New Roman"/>
          <w:sz w:val="24"/>
          <w:szCs w:val="24"/>
        </w:rPr>
      </w:pPr>
      <w:r w:rsidRPr="00701F98">
        <w:rPr>
          <w:rFonts w:ascii="Times New Roman" w:eastAsia="宋体" w:hAnsi="Times New Roman" w:cs="Times New Roman"/>
          <w:sz w:val="24"/>
          <w:szCs w:val="24"/>
        </w:rPr>
        <w:t>Yao Y, Wang J, Sheng B, et al. Haste: Hadoop yarn scheduling based on task-dependency and resource-demand[C]//Cloud Computing (CLOUD), 2014 IEEE 7th International Conference on. IEEE, 2014: 184-191.</w:t>
      </w:r>
    </w:p>
    <w:p w14:paraId="684FAE39" w14:textId="0D43F222" w:rsidR="006F3630" w:rsidRDefault="006F3630" w:rsidP="006F3630">
      <w:pPr>
        <w:pStyle w:val="a3"/>
        <w:numPr>
          <w:ilvl w:val="0"/>
          <w:numId w:val="31"/>
        </w:numPr>
        <w:spacing w:line="400" w:lineRule="exact"/>
        <w:ind w:firstLineChars="0"/>
        <w:rPr>
          <w:rFonts w:ascii="Times New Roman" w:eastAsia="宋体" w:hAnsi="Times New Roman" w:cs="Times New Roman"/>
          <w:sz w:val="24"/>
          <w:szCs w:val="24"/>
        </w:rPr>
      </w:pPr>
      <w:r w:rsidRPr="006F3630">
        <w:rPr>
          <w:rFonts w:ascii="Times New Roman" w:eastAsia="宋体" w:hAnsi="Times New Roman" w:cs="Times New Roman"/>
          <w:sz w:val="24"/>
          <w:szCs w:val="24"/>
        </w:rPr>
        <w:t>Isard M, Prabhakaran V, Currey J, et al. Quincy: fair scheduling for distributed computing clusters[C]//Proceedings of the ACM SIGOPS 22nd symposium on Operating systems principles. ACM, 2009: 261-276.</w:t>
      </w:r>
    </w:p>
    <w:p w14:paraId="02ACB3E2" w14:textId="3C5912B7" w:rsidR="00BB7DA1" w:rsidRDefault="00BB7DA1" w:rsidP="00BB7DA1">
      <w:pPr>
        <w:pStyle w:val="a3"/>
        <w:numPr>
          <w:ilvl w:val="0"/>
          <w:numId w:val="31"/>
        </w:numPr>
        <w:spacing w:line="400" w:lineRule="exact"/>
        <w:ind w:firstLineChars="0"/>
        <w:rPr>
          <w:rFonts w:ascii="Times New Roman" w:eastAsia="宋体" w:hAnsi="Times New Roman" w:cs="Times New Roman"/>
          <w:sz w:val="24"/>
          <w:szCs w:val="24"/>
        </w:rPr>
      </w:pPr>
      <w:r w:rsidRPr="00BB7DA1">
        <w:rPr>
          <w:rFonts w:ascii="Times New Roman" w:eastAsia="宋体" w:hAnsi="Times New Roman" w:cs="Times New Roman"/>
          <w:sz w:val="24"/>
          <w:szCs w:val="24"/>
        </w:rPr>
        <w:t>Verma A, Cherkasova L, Campbell R H. Two sides of a coin: Optimizing the schedule of mapreduce jobs to minimize their makespan and improve cluster performance[C]//Modeling, Analysis &amp; Simulation of Computer and Telecommunication Systems (MASCOTS), 2012 IEEE 20th International Symposium on. IEEE, 2012: 11-18.</w:t>
      </w:r>
    </w:p>
    <w:p w14:paraId="402FD2A5" w14:textId="3F21812E" w:rsidR="00104AE6" w:rsidRDefault="00104AE6" w:rsidP="00104AE6">
      <w:pPr>
        <w:pStyle w:val="a3"/>
        <w:numPr>
          <w:ilvl w:val="0"/>
          <w:numId w:val="31"/>
        </w:numPr>
        <w:spacing w:line="400" w:lineRule="exact"/>
        <w:ind w:firstLineChars="0"/>
        <w:rPr>
          <w:rFonts w:ascii="Times New Roman" w:eastAsia="宋体" w:hAnsi="Times New Roman" w:cs="Times New Roman"/>
          <w:sz w:val="24"/>
          <w:szCs w:val="24"/>
        </w:rPr>
      </w:pPr>
      <w:r w:rsidRPr="00104AE6">
        <w:rPr>
          <w:rFonts w:ascii="Times New Roman" w:eastAsia="宋体" w:hAnsi="Times New Roman" w:cs="Times New Roman"/>
          <w:sz w:val="24"/>
          <w:szCs w:val="24"/>
        </w:rPr>
        <w:t>Yao Y, Wang J, Sheng B, et al. Using a tunable knob for reducing makespan of mapreduce jobs in a hadoop cluster[C]//2013 IEEE Sixth International Conference on Cloud Computing. IEEE, 2013: 1-8.</w:t>
      </w:r>
    </w:p>
    <w:p w14:paraId="03658E71" w14:textId="15E21F9A" w:rsidR="00A554E8" w:rsidRDefault="00A554E8" w:rsidP="00A554E8">
      <w:pPr>
        <w:pStyle w:val="a3"/>
        <w:numPr>
          <w:ilvl w:val="0"/>
          <w:numId w:val="31"/>
        </w:numPr>
        <w:spacing w:line="400" w:lineRule="exact"/>
        <w:ind w:firstLineChars="0"/>
        <w:rPr>
          <w:rFonts w:ascii="Times New Roman" w:eastAsia="宋体" w:hAnsi="Times New Roman" w:cs="Times New Roman"/>
          <w:sz w:val="24"/>
          <w:szCs w:val="24"/>
        </w:rPr>
      </w:pPr>
      <w:r w:rsidRPr="00A554E8">
        <w:rPr>
          <w:rFonts w:ascii="Times New Roman" w:eastAsia="宋体" w:hAnsi="Times New Roman" w:cs="Times New Roman"/>
          <w:sz w:val="24"/>
          <w:szCs w:val="24"/>
        </w:rPr>
        <w:t>Polo J, Castillo C, Carrera D, et al. Resource-aware adaptive scheduling for mapreduce clusters[M]//Middleware 2011. Springer Berlin Heidelberg, 2011: 187-207.</w:t>
      </w:r>
    </w:p>
    <w:p w14:paraId="1EE3258C" w14:textId="42B0BB1F" w:rsidR="00FD227A" w:rsidRDefault="00FD227A" w:rsidP="00FD227A">
      <w:pPr>
        <w:pStyle w:val="a3"/>
        <w:numPr>
          <w:ilvl w:val="0"/>
          <w:numId w:val="31"/>
        </w:numPr>
        <w:spacing w:line="400" w:lineRule="exact"/>
        <w:ind w:firstLineChars="0"/>
        <w:rPr>
          <w:rFonts w:ascii="Times New Roman" w:eastAsia="宋体" w:hAnsi="Times New Roman" w:cs="Times New Roman"/>
          <w:sz w:val="24"/>
          <w:szCs w:val="24"/>
        </w:rPr>
      </w:pPr>
      <w:r w:rsidRPr="00FD227A">
        <w:rPr>
          <w:rFonts w:ascii="Times New Roman" w:eastAsia="宋体" w:hAnsi="Times New Roman" w:cs="Times New Roman"/>
          <w:sz w:val="24"/>
          <w:szCs w:val="24"/>
        </w:rPr>
        <w:t>Huang J, Nicol D M, Campbell R H. Denial-of-Service Threat to Hadoop/YARN Clusters with Multi-Tenancy[C]//Big Data (BigData Congress), 2014 IEEE International Congress on. IEEE, 2014: 48-55.</w:t>
      </w:r>
    </w:p>
    <w:p w14:paraId="11076BEE" w14:textId="6F3FDA20" w:rsidR="006D2C66" w:rsidRDefault="006D2C66" w:rsidP="00FD227A">
      <w:pPr>
        <w:pStyle w:val="a3"/>
        <w:numPr>
          <w:ilvl w:val="0"/>
          <w:numId w:val="31"/>
        </w:numPr>
        <w:spacing w:line="400" w:lineRule="exact"/>
        <w:ind w:firstLineChars="0"/>
        <w:rPr>
          <w:rFonts w:ascii="Times New Roman" w:eastAsia="宋体" w:hAnsi="Times New Roman" w:cs="Times New Roman"/>
          <w:sz w:val="24"/>
          <w:szCs w:val="24"/>
        </w:rPr>
      </w:pPr>
      <w:r w:rsidRPr="00A611AD">
        <w:rPr>
          <w:rFonts w:ascii="Times New Roman" w:eastAsia="宋体" w:hAnsi="Times New Roman" w:cs="Times New Roman"/>
          <w:sz w:val="24"/>
          <w:szCs w:val="24"/>
        </w:rPr>
        <w:t xml:space="preserve">S. M. Inc. Using Lustre with Apache Hadoop. </w:t>
      </w:r>
      <w:hyperlink r:id="rId73" w:history="1">
        <w:r w:rsidRPr="0072658A">
          <w:rPr>
            <w:rStyle w:val="af"/>
            <w:rFonts w:ascii="Times New Roman" w:eastAsia="宋体" w:hAnsi="Times New Roman" w:cs="Times New Roman"/>
            <w:sz w:val="24"/>
            <w:szCs w:val="24"/>
          </w:rPr>
          <w:t>http://wiki.lustre.org</w:t>
        </w:r>
      </w:hyperlink>
      <w:r>
        <w:rPr>
          <w:rFonts w:ascii="Times New Roman" w:eastAsia="宋体" w:hAnsi="Times New Roman" w:cs="Times New Roman"/>
          <w:sz w:val="24"/>
          <w:szCs w:val="24"/>
        </w:rPr>
        <w:t>.</w:t>
      </w:r>
    </w:p>
    <w:p w14:paraId="70DF52A7" w14:textId="734186E5" w:rsidR="00C72CA7" w:rsidRDefault="00C72CA7" w:rsidP="004C3900">
      <w:pPr>
        <w:pStyle w:val="a3"/>
        <w:numPr>
          <w:ilvl w:val="0"/>
          <w:numId w:val="31"/>
        </w:numPr>
        <w:spacing w:line="400" w:lineRule="exact"/>
        <w:ind w:firstLineChars="0"/>
        <w:rPr>
          <w:rFonts w:ascii="Times New Roman" w:eastAsia="宋体" w:hAnsi="Times New Roman" w:cs="Times New Roman"/>
          <w:sz w:val="24"/>
          <w:szCs w:val="24"/>
        </w:rPr>
      </w:pPr>
      <w:r w:rsidRPr="006D2C66">
        <w:rPr>
          <w:rFonts w:ascii="Times New Roman" w:eastAsia="宋体" w:hAnsi="Times New Roman" w:cs="Times New Roman"/>
          <w:sz w:val="24"/>
          <w:szCs w:val="24"/>
        </w:rPr>
        <w:t xml:space="preserve">Brouwer W, Natoli V, Lamont M. A Novel GPGPU Approach to Kirchhoff Time Migration[C]//2011 SEG Annual Meeting. Society of Exploration Geophysicists, 2011. </w:t>
      </w:r>
    </w:p>
    <w:p w14:paraId="122BD4B6" w14:textId="7E51DE04" w:rsidR="006628F1" w:rsidRPr="0072068B" w:rsidRDefault="0072068B" w:rsidP="00C72CA7">
      <w:pPr>
        <w:pStyle w:val="a3"/>
        <w:numPr>
          <w:ilvl w:val="0"/>
          <w:numId w:val="31"/>
        </w:numPr>
        <w:spacing w:line="400" w:lineRule="exact"/>
        <w:ind w:firstLineChars="0"/>
        <w:rPr>
          <w:rFonts w:ascii="Times New Roman" w:eastAsia="宋体" w:hAnsi="Times New Roman" w:cs="Times New Roman"/>
          <w:sz w:val="24"/>
          <w:szCs w:val="24"/>
        </w:rPr>
      </w:pPr>
      <w:r w:rsidRPr="0072068B">
        <w:rPr>
          <w:rFonts w:ascii="Times New Roman" w:eastAsia="宋体" w:hAnsi="Times New Roman" w:cs="Times New Roman"/>
          <w:sz w:val="24"/>
          <w:szCs w:val="24"/>
        </w:rPr>
        <w:t>Schwarzkopf M, Konwinski A, Abd-El-Malek M, et al. Omega: flexible, scalable schedulers for large compute clusters[C]//Proceedings of the 8th ACM European Conference on Computer Systems. ACM, 2013: 351-364.</w:t>
      </w:r>
    </w:p>
    <w:p w14:paraId="61134C34" w14:textId="77777777" w:rsidR="00E26AB0" w:rsidRPr="00B96E99" w:rsidRDefault="00E26AB0" w:rsidP="00E26AB0">
      <w:pPr>
        <w:pStyle w:val="1a"/>
        <w:spacing w:line="400" w:lineRule="exact"/>
        <w:rPr>
          <w:rFonts w:ascii="Times New Roman" w:eastAsia="宋体" w:hAnsi="Times New Roman" w:cs="Times New Roman"/>
        </w:rPr>
      </w:pPr>
      <w:bookmarkStart w:id="290" w:name="_Toc450637089"/>
      <w:r w:rsidRPr="00B96E99">
        <w:rPr>
          <w:rFonts w:ascii="Times New Roman" w:eastAsia="宋体" w:hAnsi="Times New Roman" w:cs="Times New Roman"/>
        </w:rPr>
        <w:lastRenderedPageBreak/>
        <w:t>科研成果</w:t>
      </w:r>
      <w:bookmarkEnd w:id="290"/>
    </w:p>
    <w:p w14:paraId="3C5F5B68" w14:textId="77777777" w:rsidR="00E26AB0" w:rsidRPr="00B96E99" w:rsidRDefault="00E26AB0" w:rsidP="00E26AB0">
      <w:pPr>
        <w:pStyle w:val="24"/>
        <w:rPr>
          <w:rFonts w:ascii="Times New Roman" w:hAnsi="Times New Roman" w:cs="Times New Roman"/>
        </w:rPr>
      </w:pPr>
      <w:bookmarkStart w:id="291" w:name="_Toc450637090"/>
      <w:r w:rsidRPr="00B96E99">
        <w:rPr>
          <w:rFonts w:ascii="Times New Roman" w:hAnsi="Times New Roman" w:cs="Times New Roman"/>
        </w:rPr>
        <w:t>在校参加的研究工作</w:t>
      </w:r>
      <w:bookmarkEnd w:id="291"/>
    </w:p>
    <w:p w14:paraId="31426991"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1</w:t>
      </w:r>
      <w:r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十二五</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国家科技重大专项专题</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煤层气地震数据处理算法并行化及高效数据组织技术研究</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ZX05035-004-004HZ</w:t>
      </w:r>
      <w:r w:rsidR="00E26AB0" w:rsidRPr="00B96E99">
        <w:rPr>
          <w:rFonts w:ascii="Times New Roman" w:hAnsi="Times New Roman" w:cs="Times New Roman"/>
          <w:sz w:val="24"/>
          <w:szCs w:val="24"/>
        </w:rPr>
        <w:t>）</w:t>
      </w:r>
    </w:p>
    <w:p w14:paraId="5BD8AFC6" w14:textId="77777777" w:rsidR="00E26AB0" w:rsidRPr="00B96E99" w:rsidRDefault="00E26AB0" w:rsidP="00E26AB0">
      <w:pPr>
        <w:pStyle w:val="24"/>
        <w:rPr>
          <w:rFonts w:ascii="Times New Roman" w:hAnsi="Times New Roman" w:cs="Times New Roman"/>
        </w:rPr>
      </w:pPr>
      <w:bookmarkStart w:id="292" w:name="_Toc450637091"/>
      <w:r w:rsidRPr="00B96E99">
        <w:rPr>
          <w:rFonts w:ascii="Times New Roman" w:hAnsi="Times New Roman" w:cs="Times New Roman"/>
        </w:rPr>
        <w:t>在校发表</w:t>
      </w:r>
      <w:r w:rsidR="00C42693" w:rsidRPr="00B96E99">
        <w:rPr>
          <w:rFonts w:ascii="Times New Roman" w:hAnsi="Times New Roman" w:cs="Times New Roman"/>
        </w:rPr>
        <w:t>论文</w:t>
      </w:r>
      <w:bookmarkEnd w:id="292"/>
    </w:p>
    <w:p w14:paraId="22DC1F70"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2.</w:t>
      </w:r>
      <w:r w:rsidR="008F562C" w:rsidRPr="00B96E99">
        <w:rPr>
          <w:rFonts w:ascii="Times New Roman" w:hAnsi="Times New Roman" w:cs="Times New Roman"/>
        </w:rPr>
        <w:t xml:space="preserve"> </w:t>
      </w:r>
      <w:r w:rsidR="008F562C" w:rsidRPr="00B96E99">
        <w:rPr>
          <w:rFonts w:ascii="Times New Roman" w:hAnsi="Times New Roman" w:cs="Times New Roman"/>
          <w:sz w:val="24"/>
          <w:szCs w:val="24"/>
        </w:rPr>
        <w:t>Yang C, Tang J, Gao H, et al. Pre-stack Kirchhoff Time Migration on Hadoop and Spark[M]//Algorithms and Architectures for Parallel Processing. Springer International Publishing, 2015: 190-202.</w:t>
      </w:r>
    </w:p>
    <w:p w14:paraId="71AEE3BA" w14:textId="77777777" w:rsidR="00E26AB0" w:rsidRPr="00B96E99" w:rsidRDefault="00E26AB0" w:rsidP="00E26AB0">
      <w:pPr>
        <w:pStyle w:val="a3"/>
        <w:ind w:left="360" w:firstLineChars="0" w:firstLine="0"/>
        <w:rPr>
          <w:rFonts w:ascii="Times New Roman" w:hAnsi="Times New Roman" w:cs="Times New Roman"/>
        </w:rPr>
      </w:pPr>
    </w:p>
    <w:p w14:paraId="5D6340D1" w14:textId="77777777" w:rsidR="00E26AB0" w:rsidRPr="00B96E99" w:rsidRDefault="00E26AB0">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43BA81A5" w14:textId="77777777" w:rsidR="006A4033" w:rsidRPr="00B96E99" w:rsidRDefault="006A4033" w:rsidP="006A4033">
      <w:pPr>
        <w:pStyle w:val="1a"/>
        <w:spacing w:line="400" w:lineRule="exact"/>
        <w:rPr>
          <w:rFonts w:ascii="Times New Roman" w:eastAsia="宋体" w:hAnsi="Times New Roman" w:cs="Times New Roman"/>
        </w:rPr>
      </w:pPr>
      <w:bookmarkStart w:id="293" w:name="_Toc450637092"/>
      <w:r w:rsidRPr="00B96E99">
        <w:rPr>
          <w:rFonts w:ascii="Times New Roman" w:eastAsia="宋体" w:hAnsi="Times New Roman" w:cs="Times New Roman"/>
        </w:rPr>
        <w:lastRenderedPageBreak/>
        <w:t>致谢</w:t>
      </w:r>
      <w:bookmarkEnd w:id="293"/>
    </w:p>
    <w:p w14:paraId="650C6A1C"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时光荏苒，转眼间，研究生三年已过。在这临走之际，回首这三年的努力与欢笑，短暂而充实，这三年带给我的，不仅仅是学业上的进步，更是愉快的回忆和生活上的历练。回首往昔，我衷心感谢在这三年里指导和帮助过我的老师和同学们，伴随着他们的支持和鼓励，我才能顺利地完成研究生阶段的学习任务和研究工作。</w:t>
      </w:r>
    </w:p>
    <w:p w14:paraId="284FA5D7"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要感谢唐杰老师，唐老师温和谦逊，平易近人，在学术方面有着独到的见解、经验丰富，知识渊博，在课题的研究过程中给了我很多宝贵的建议和指导，在研究遇到困难时，不断的给予我帮助和鼓励。唐老师一向严以律己，宽以待人，他对待工作一丝不苟，潜移默化的影响着我们对待学习生活的态度。在论文的写作过程中，唐老师也给了我很多的指导，感谢唐老师对我的帮助。</w:t>
      </w:r>
    </w:p>
    <w:p w14:paraId="1299F1A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在此，我还要感谢武港山老师，武老师是多媒体教研室主任，他学识渊博、治学严谨，将多媒体信息教研室管理的井井有条，为我们提供良好的环境。武老师还具有丰富的科研经验，给了很多帮助。</w:t>
      </w:r>
    </w:p>
    <w:p w14:paraId="36D7CD76"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在研究生阶段的学习过程中，不仅两位老师给了我们很多的帮助和鼓励，同学们还给了我很过关心和支持。感谢</w:t>
      </w:r>
      <w:r w:rsidRPr="00B96E99">
        <w:rPr>
          <w:rFonts w:ascii="Times New Roman" w:eastAsia="宋体" w:hAnsi="Times New Roman" w:cs="Times New Roman"/>
          <w:sz w:val="24"/>
          <w:szCs w:val="24"/>
        </w:rPr>
        <w:t>1010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1011</w:t>
      </w:r>
      <w:r w:rsidRPr="00B96E99">
        <w:rPr>
          <w:rFonts w:ascii="Times New Roman" w:eastAsia="宋体" w:hAnsi="Times New Roman" w:cs="Times New Roman"/>
          <w:sz w:val="24"/>
          <w:szCs w:val="24"/>
        </w:rPr>
        <w:t>实验室的各位同学。有幸与师兄、师姐、师弟们共同学习与生活，让我的研究生生活如此多彩。</w:t>
      </w:r>
    </w:p>
    <w:p w14:paraId="0FF1FA2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衷心祝两位老师工作顺利，身体健康，万事如意！也祝各位同学学业有成，前程似锦！</w:t>
      </w:r>
    </w:p>
    <w:p w14:paraId="5115FB7D" w14:textId="77777777" w:rsidR="006A4033"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最后要感谢我的家人，感谢他们给了我无私的关怀和鼓励。在我的人生道路上给了我很多指点。祝愿他们永远健康快乐！</w:t>
      </w:r>
    </w:p>
    <w:sectPr w:rsidR="006A4033" w:rsidRPr="00B96E99" w:rsidSect="004074E2">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JieTang" w:date="2016-05-02T19:42:00Z" w:initials="J">
    <w:p w14:paraId="72D31C65" w14:textId="77777777" w:rsidR="00494DF5" w:rsidRDefault="00494DF5" w:rsidP="00526714">
      <w:pPr>
        <w:pStyle w:val="af4"/>
      </w:pPr>
      <w:r>
        <w:rPr>
          <w:rStyle w:val="af3"/>
        </w:rPr>
        <w:annotationRef/>
      </w:r>
      <w:r>
        <w:rPr>
          <w:rFonts w:hint="eastAsia"/>
        </w:rPr>
        <w:t>研究意义没有说到位</w:t>
      </w:r>
    </w:p>
  </w:comment>
  <w:comment w:id="100" w:author="JieTang" w:date="2016-05-02T19:42:00Z" w:initials="J">
    <w:p w14:paraId="43A9F843" w14:textId="77777777" w:rsidR="00494DF5" w:rsidRDefault="00494DF5" w:rsidP="005C68B5">
      <w:pPr>
        <w:pStyle w:val="af4"/>
      </w:pPr>
      <w:r>
        <w:rPr>
          <w:rStyle w:val="af3"/>
        </w:rPr>
        <w:annotationRef/>
      </w:r>
      <w:r>
        <w:rPr>
          <w:rFonts w:hint="eastAsia"/>
        </w:rPr>
        <w:t>作用是什么</w:t>
      </w:r>
    </w:p>
  </w:comment>
  <w:comment w:id="148" w:author="JieTang" w:date="2016-05-02T19:40:00Z" w:initials="J">
    <w:p w14:paraId="79CB7AA6" w14:textId="77777777" w:rsidR="00494DF5" w:rsidRDefault="00494DF5" w:rsidP="007F0434">
      <w:pPr>
        <w:pStyle w:val="af4"/>
      </w:pPr>
      <w:r>
        <w:rPr>
          <w:rStyle w:val="af3"/>
        </w:rPr>
        <w:annotationRef/>
      </w:r>
      <w:r>
        <w:rPr>
          <w:rFonts w:hint="eastAsia"/>
        </w:rPr>
        <w:t>全称</w:t>
      </w:r>
    </w:p>
  </w:comment>
  <w:comment w:id="149" w:author="JieTang" w:date="2016-05-02T19:40:00Z" w:initials="J">
    <w:p w14:paraId="0E2D22B4" w14:textId="77777777" w:rsidR="00494DF5" w:rsidRDefault="00494DF5" w:rsidP="007F0434">
      <w:pPr>
        <w:pStyle w:val="af4"/>
      </w:pPr>
      <w:r>
        <w:rPr>
          <w:rStyle w:val="af3"/>
        </w:rPr>
        <w:annotationRef/>
      </w:r>
      <w:r>
        <w:rPr>
          <w:rFonts w:hint="eastAsia"/>
        </w:rPr>
        <w:t>英文名称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D31C65" w15:done="0"/>
  <w15:commentEx w15:paraId="43A9F843" w15:done="0"/>
  <w15:commentEx w15:paraId="79CB7AA6" w15:done="0"/>
  <w15:commentEx w15:paraId="0E2D22B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2BF0B2" w14:textId="77777777" w:rsidR="00BA0E88" w:rsidRDefault="00BA0E88" w:rsidP="0084375E">
      <w:r>
        <w:separator/>
      </w:r>
    </w:p>
  </w:endnote>
  <w:endnote w:type="continuationSeparator" w:id="0">
    <w:p w14:paraId="00CDD58E" w14:textId="77777777" w:rsidR="00BA0E88" w:rsidRDefault="00BA0E88" w:rsidP="008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8986" w14:textId="77777777" w:rsidR="00494DF5" w:rsidRDefault="00494DF5">
    <w:pPr>
      <w:pStyle w:val="a8"/>
      <w:jc w:val="center"/>
    </w:pPr>
  </w:p>
  <w:p w14:paraId="6727C234" w14:textId="77777777" w:rsidR="00494DF5" w:rsidRDefault="00494DF5">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C3DF" w14:textId="77777777" w:rsidR="00494DF5" w:rsidRDefault="00494DF5">
    <w:pPr>
      <w:pStyle w:val="a8"/>
      <w:jc w:val="center"/>
    </w:pPr>
  </w:p>
  <w:p w14:paraId="17400D05" w14:textId="77777777" w:rsidR="00494DF5" w:rsidRDefault="00494DF5">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205347"/>
      <w:docPartObj>
        <w:docPartGallery w:val="Page Numbers (Bottom of Page)"/>
        <w:docPartUnique/>
      </w:docPartObj>
    </w:sdtPr>
    <w:sdtContent>
      <w:p w14:paraId="1EB92E9E" w14:textId="46C9FF89" w:rsidR="00494DF5" w:rsidRDefault="00494DF5">
        <w:pPr>
          <w:pStyle w:val="a8"/>
          <w:jc w:val="center"/>
        </w:pPr>
        <w:r>
          <w:fldChar w:fldCharType="begin"/>
        </w:r>
        <w:r>
          <w:instrText>PAGE   \* MERGEFORMAT</w:instrText>
        </w:r>
        <w:r>
          <w:fldChar w:fldCharType="separate"/>
        </w:r>
        <w:r w:rsidR="00DE60F4" w:rsidRPr="00DE60F4">
          <w:rPr>
            <w:noProof/>
            <w:lang w:val="zh-CN"/>
          </w:rPr>
          <w:t>54</w:t>
        </w:r>
        <w:r>
          <w:fldChar w:fldCharType="end"/>
        </w:r>
      </w:p>
    </w:sdtContent>
  </w:sdt>
  <w:p w14:paraId="413E166D" w14:textId="77777777" w:rsidR="00494DF5" w:rsidRDefault="00494DF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226F0C" w14:textId="77777777" w:rsidR="00BA0E88" w:rsidRDefault="00BA0E88" w:rsidP="0084375E">
      <w:r>
        <w:separator/>
      </w:r>
    </w:p>
  </w:footnote>
  <w:footnote w:type="continuationSeparator" w:id="0">
    <w:p w14:paraId="698BFECC" w14:textId="77777777" w:rsidR="00BA0E88" w:rsidRDefault="00BA0E88" w:rsidP="008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A76B0" w14:textId="77777777" w:rsidR="00494DF5" w:rsidRDefault="00494DF5">
    <w:pPr>
      <w:pStyle w:val="a6"/>
    </w:pPr>
    <w:r>
      <w:rPr>
        <w:rFonts w:hint="eastAsia"/>
      </w:rPr>
      <w:t>基于</w:t>
    </w:r>
    <w:r>
      <w:rPr>
        <w:rFonts w:hint="eastAsia"/>
      </w:rPr>
      <w:t>YARN</w:t>
    </w:r>
    <w:r>
      <w:rPr>
        <w:rFonts w:hint="eastAsia"/>
      </w:rPr>
      <w:t>的大数据平台开发研究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4D2B"/>
    <w:multiLevelType w:val="hybridMultilevel"/>
    <w:tmpl w:val="648845DA"/>
    <w:lvl w:ilvl="0" w:tplc="04090001">
      <w:start w:val="1"/>
      <w:numFmt w:val="bullet"/>
      <w:lvlText w:val=""/>
      <w:lvlJc w:val="left"/>
      <w:pPr>
        <w:ind w:left="1980" w:hanging="7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1B05A21"/>
    <w:multiLevelType w:val="multilevel"/>
    <w:tmpl w:val="04090025"/>
    <w:styleLink w:val="20"/>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323BD9"/>
    <w:multiLevelType w:val="multilevel"/>
    <w:tmpl w:val="5128C3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63EDE"/>
    <w:multiLevelType w:val="multilevel"/>
    <w:tmpl w:val="04090025"/>
    <w:styleLink w:val="7"/>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164911"/>
    <w:multiLevelType w:val="hybridMultilevel"/>
    <w:tmpl w:val="0D4442EE"/>
    <w:lvl w:ilvl="0" w:tplc="0AEAFE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380927"/>
    <w:multiLevelType w:val="hybridMultilevel"/>
    <w:tmpl w:val="F5CC27F0"/>
    <w:lvl w:ilvl="0" w:tplc="E626C8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C02524F"/>
    <w:multiLevelType w:val="hybridMultilevel"/>
    <w:tmpl w:val="D08AE030"/>
    <w:lvl w:ilvl="0" w:tplc="46488FE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252A18"/>
    <w:multiLevelType w:val="multilevel"/>
    <w:tmpl w:val="04090025"/>
    <w:styleLink w:val="15"/>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CF124B5"/>
    <w:multiLevelType w:val="hybridMultilevel"/>
    <w:tmpl w:val="0290A2B0"/>
    <w:lvl w:ilvl="0" w:tplc="A66E5C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0623B48"/>
    <w:multiLevelType w:val="hybridMultilevel"/>
    <w:tmpl w:val="27381918"/>
    <w:lvl w:ilvl="0" w:tplc="C388DB96">
      <w:start w:val="1"/>
      <w:numFmt w:val="decimal"/>
      <w:lvlText w:val="（%1）"/>
      <w:lvlJc w:val="left"/>
      <w:pPr>
        <w:ind w:left="720" w:hanging="720"/>
      </w:pPr>
      <w:rPr>
        <w:rFonts w:hint="default"/>
      </w:rPr>
    </w:lvl>
    <w:lvl w:ilvl="1" w:tplc="16565A0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43740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5F04349"/>
    <w:multiLevelType w:val="hybridMultilevel"/>
    <w:tmpl w:val="156E6D3E"/>
    <w:lvl w:ilvl="0" w:tplc="46488FE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5F87331"/>
    <w:multiLevelType w:val="multilevel"/>
    <w:tmpl w:val="0409001D"/>
    <w:styleLink w:val="14"/>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1698010A"/>
    <w:multiLevelType w:val="hybridMultilevel"/>
    <w:tmpl w:val="0E3A26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91F7748"/>
    <w:multiLevelType w:val="hybridMultilevel"/>
    <w:tmpl w:val="C1BE2650"/>
    <w:lvl w:ilvl="0" w:tplc="F74832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A740CBA"/>
    <w:multiLevelType w:val="hybridMultilevel"/>
    <w:tmpl w:val="70F2567A"/>
    <w:lvl w:ilvl="0" w:tplc="6A62C4A4">
      <w:start w:val="1"/>
      <w:numFmt w:val="decimal"/>
      <w:lvlText w:val="（%1）"/>
      <w:lvlJc w:val="left"/>
      <w:pPr>
        <w:ind w:left="1558" w:hanging="72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16" w15:restartNumberingAfterBreak="0">
    <w:nsid w:val="1B0F3C56"/>
    <w:multiLevelType w:val="hybridMultilevel"/>
    <w:tmpl w:val="CFD26B0C"/>
    <w:lvl w:ilvl="0" w:tplc="BA2CA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B6704F7"/>
    <w:multiLevelType w:val="multilevel"/>
    <w:tmpl w:val="04090025"/>
    <w:numStyleLink w:val="20"/>
  </w:abstractNum>
  <w:abstractNum w:abstractNumId="18" w15:restartNumberingAfterBreak="0">
    <w:nsid w:val="1C121CD3"/>
    <w:multiLevelType w:val="multilevel"/>
    <w:tmpl w:val="04090025"/>
    <w:styleLink w:val="16"/>
    <w:lvl w:ilvl="0">
      <w:start w:val="2"/>
      <w:numFmt w:val="decimal"/>
      <w:lvlText w:val="%1"/>
      <w:lvlJc w:val="left"/>
      <w:pPr>
        <w:ind w:left="432" w:hanging="432"/>
      </w:pPr>
    </w:lvl>
    <w:lvl w:ilvl="1">
      <w:start w:val="4"/>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1E862D7D"/>
    <w:multiLevelType w:val="multilevel"/>
    <w:tmpl w:val="0409001D"/>
    <w:styleLink w:val="9"/>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21CE0D07"/>
    <w:multiLevelType w:val="multilevel"/>
    <w:tmpl w:val="0409001F"/>
    <w:styleLink w:val="19"/>
    <w:lvl w:ilvl="0">
      <w:start w:val="5"/>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22EB58BB"/>
    <w:multiLevelType w:val="hybridMultilevel"/>
    <w:tmpl w:val="16BC99C4"/>
    <w:lvl w:ilvl="0" w:tplc="13E0BB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26C8779E"/>
    <w:multiLevelType w:val="hybridMultilevel"/>
    <w:tmpl w:val="A6267502"/>
    <w:lvl w:ilvl="0" w:tplc="0F7A14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931721E"/>
    <w:multiLevelType w:val="multilevel"/>
    <w:tmpl w:val="04090025"/>
    <w:styleLink w:val="23"/>
    <w:lvl w:ilvl="0">
      <w:start w:val="3"/>
      <w:numFmt w:val="decimal"/>
      <w:lvlText w:val="%1"/>
      <w:lvlJc w:val="left"/>
      <w:pPr>
        <w:ind w:left="432" w:hanging="432"/>
      </w:pPr>
    </w:lvl>
    <w:lvl w:ilvl="1">
      <w:start w:val="3"/>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29DF063A"/>
    <w:multiLevelType w:val="hybridMultilevel"/>
    <w:tmpl w:val="85C8EF46"/>
    <w:lvl w:ilvl="0" w:tplc="BBAC4D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2AC50EA0"/>
    <w:multiLevelType w:val="multilevel"/>
    <w:tmpl w:val="36249248"/>
    <w:styleLink w:val="12"/>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2B0B0C76"/>
    <w:multiLevelType w:val="multilevel"/>
    <w:tmpl w:val="36249248"/>
    <w:styleLink w:val="11"/>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2DDD39D5"/>
    <w:multiLevelType w:val="hybridMultilevel"/>
    <w:tmpl w:val="E9B41AA4"/>
    <w:lvl w:ilvl="0" w:tplc="4FDC2B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3096353A"/>
    <w:multiLevelType w:val="multilevel"/>
    <w:tmpl w:val="20408A76"/>
    <w:numStyleLink w:val="4"/>
  </w:abstractNum>
  <w:abstractNum w:abstractNumId="29" w15:restartNumberingAfterBreak="0">
    <w:nsid w:val="359F6216"/>
    <w:multiLevelType w:val="hybridMultilevel"/>
    <w:tmpl w:val="CA48EADC"/>
    <w:lvl w:ilvl="0" w:tplc="EEFE2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5AF3F97"/>
    <w:multiLevelType w:val="multilevel"/>
    <w:tmpl w:val="0409001F"/>
    <w:styleLink w:val="17"/>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371D0945"/>
    <w:multiLevelType w:val="hybridMultilevel"/>
    <w:tmpl w:val="0DBEA55E"/>
    <w:lvl w:ilvl="0" w:tplc="A7DAEE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82D46A2"/>
    <w:multiLevelType w:val="hybridMultilevel"/>
    <w:tmpl w:val="176CCA0E"/>
    <w:lvl w:ilvl="0" w:tplc="BA04E3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39E71C24"/>
    <w:multiLevelType w:val="hybridMultilevel"/>
    <w:tmpl w:val="1AF80AB4"/>
    <w:lvl w:ilvl="0" w:tplc="DF007F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3CE30816"/>
    <w:multiLevelType w:val="hybridMultilevel"/>
    <w:tmpl w:val="35509792"/>
    <w:lvl w:ilvl="0" w:tplc="9E5A5C9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5" w15:restartNumberingAfterBreak="0">
    <w:nsid w:val="3E771412"/>
    <w:multiLevelType w:val="multilevel"/>
    <w:tmpl w:val="0409001D"/>
    <w:styleLink w:val="8"/>
    <w:lvl w:ilvl="0">
      <w:start w:val="1"/>
      <w:numFmt w:val="decimal"/>
      <w:lvlText w:val="%1"/>
      <w:lvlJc w:val="left"/>
      <w:pPr>
        <w:ind w:left="425" w:hanging="425"/>
      </w:pPr>
      <w:rPr>
        <w:rFonts w:hint="eastAsia"/>
      </w:r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3EC1260D"/>
    <w:multiLevelType w:val="multilevel"/>
    <w:tmpl w:val="2098B946"/>
    <w:styleLink w:val="2"/>
    <w:lvl w:ilvl="0">
      <w:start w:val="2"/>
      <w:numFmt w:val="decimal"/>
      <w:lvlText w:val="%1"/>
      <w:lvlJc w:val="left"/>
      <w:pPr>
        <w:ind w:left="432" w:hanging="432"/>
      </w:pPr>
      <w:rPr>
        <w:rFonts w:hint="eastAsia"/>
      </w:rPr>
    </w:lvl>
    <w:lvl w:ilvl="1">
      <w:start w:val="1"/>
      <w:numFmt w:val="decimal"/>
      <w:lvlText w:val="%2"/>
      <w:lvlJc w:val="left"/>
      <w:pPr>
        <w:ind w:left="576" w:hanging="576"/>
      </w:pPr>
      <w:rPr>
        <w:rFonts w:ascii="Times New Roman" w:hAnsi="Times New Roman"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7" w15:restartNumberingAfterBreak="0">
    <w:nsid w:val="3F334466"/>
    <w:multiLevelType w:val="multilevel"/>
    <w:tmpl w:val="80B62CE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411F7D0F"/>
    <w:multiLevelType w:val="multilevel"/>
    <w:tmpl w:val="4E545486"/>
    <w:styleLink w:val="1"/>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46D35C47"/>
    <w:multiLevelType w:val="hybridMultilevel"/>
    <w:tmpl w:val="3F8C49FC"/>
    <w:lvl w:ilvl="0" w:tplc="3746EC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476E078C"/>
    <w:multiLevelType w:val="multilevel"/>
    <w:tmpl w:val="0EF65C3A"/>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48291E3A"/>
    <w:multiLevelType w:val="hybridMultilevel"/>
    <w:tmpl w:val="20768F34"/>
    <w:lvl w:ilvl="0" w:tplc="576EB3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49366AE0"/>
    <w:multiLevelType w:val="hybridMultilevel"/>
    <w:tmpl w:val="8FD8BB9C"/>
    <w:lvl w:ilvl="0" w:tplc="37064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49AB6D3C"/>
    <w:multiLevelType w:val="multilevel"/>
    <w:tmpl w:val="04090025"/>
    <w:styleLink w:val="22"/>
    <w:lvl w:ilvl="0">
      <w:start w:val="3"/>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4A56117A"/>
    <w:multiLevelType w:val="hybridMultilevel"/>
    <w:tmpl w:val="5A7CE166"/>
    <w:lvl w:ilvl="0" w:tplc="82F69A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B314E87"/>
    <w:multiLevelType w:val="multilevel"/>
    <w:tmpl w:val="0409001D"/>
    <w:styleLink w:val="5"/>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6" w15:restartNumberingAfterBreak="0">
    <w:nsid w:val="4D6729E3"/>
    <w:multiLevelType w:val="hybridMultilevel"/>
    <w:tmpl w:val="4C3891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50ED5F4D"/>
    <w:multiLevelType w:val="hybridMultilevel"/>
    <w:tmpl w:val="8AD44EBE"/>
    <w:lvl w:ilvl="0" w:tplc="E07451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52DE584E"/>
    <w:multiLevelType w:val="multilevel"/>
    <w:tmpl w:val="20408A76"/>
    <w:styleLink w:val="4"/>
    <w:lvl w:ilvl="0">
      <w:start w:val="3"/>
      <w:numFmt w:val="decimal"/>
      <w:lvlText w:val="%1"/>
      <w:lvlJc w:val="left"/>
      <w:pPr>
        <w:ind w:left="432" w:hanging="432"/>
      </w:pPr>
      <w:rPr>
        <w:rFonts w:hint="eastAsia"/>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9" w15:restartNumberingAfterBreak="0">
    <w:nsid w:val="54BD1EAB"/>
    <w:multiLevelType w:val="hybridMultilevel"/>
    <w:tmpl w:val="64DCC3B6"/>
    <w:lvl w:ilvl="0" w:tplc="0AEAFE9A">
      <w:start w:val="1"/>
      <w:numFmt w:val="decimal"/>
      <w:lvlText w:val="（%1）"/>
      <w:lvlJc w:val="left"/>
      <w:pPr>
        <w:ind w:left="162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55404152"/>
    <w:multiLevelType w:val="multilevel"/>
    <w:tmpl w:val="65F83D60"/>
    <w:lvl w:ilvl="0">
      <w:start w:val="3"/>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6E72CEF"/>
    <w:multiLevelType w:val="hybridMultilevel"/>
    <w:tmpl w:val="D1C4C3D0"/>
    <w:lvl w:ilvl="0" w:tplc="CFCA288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2" w15:restartNumberingAfterBreak="0">
    <w:nsid w:val="59F3049B"/>
    <w:multiLevelType w:val="multilevel"/>
    <w:tmpl w:val="0409001F"/>
    <w:styleLink w:val="13"/>
    <w:lvl w:ilvl="0">
      <w:start w:val="1"/>
      <w:numFmt w:val="decimal"/>
      <w:lvlText w:val="%1."/>
      <w:lvlJc w:val="left"/>
      <w:pPr>
        <w:ind w:left="425" w:hanging="425"/>
      </w:pPr>
      <w:rPr>
        <w:rFonts w:hint="default"/>
      </w:rPr>
    </w:lvl>
    <w:lvl w:ilvl="1">
      <w:start w:val="2"/>
      <w:numFmt w:val="decimal"/>
      <w:lvlText w:val="%1.%2."/>
      <w:lvlJc w:val="left"/>
      <w:pPr>
        <w:ind w:left="567" w:hanging="567"/>
      </w:pPr>
      <w:rPr>
        <w:rFonts w:hint="default"/>
      </w:rPr>
    </w:lvl>
    <w:lvl w:ilvl="2">
      <w:start w:val="1"/>
      <w:numFmt w:val="decimal"/>
      <w:lvlText w:val="%1.%2.%3."/>
      <w:lvlJc w:val="left"/>
      <w:pPr>
        <w:ind w:left="709" w:hanging="709"/>
      </w:pPr>
      <w:rPr>
        <w:rFonts w:hint="default"/>
        <w:sz w:val="32"/>
        <w:szCs w:val="32"/>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53" w15:restartNumberingAfterBreak="0">
    <w:nsid w:val="5A583914"/>
    <w:multiLevelType w:val="hybridMultilevel"/>
    <w:tmpl w:val="1B366288"/>
    <w:lvl w:ilvl="0" w:tplc="F73A24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15:restartNumberingAfterBreak="0">
    <w:nsid w:val="5D037B03"/>
    <w:multiLevelType w:val="multilevel"/>
    <w:tmpl w:val="CDB098DC"/>
    <w:lvl w:ilvl="0">
      <w:start w:val="2"/>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5" w15:restartNumberingAfterBreak="0">
    <w:nsid w:val="5D8E6AB2"/>
    <w:multiLevelType w:val="hybridMultilevel"/>
    <w:tmpl w:val="37B210C2"/>
    <w:lvl w:ilvl="0" w:tplc="84E6DA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15:restartNumberingAfterBreak="0">
    <w:nsid w:val="69815822"/>
    <w:multiLevelType w:val="hybridMultilevel"/>
    <w:tmpl w:val="83A2535C"/>
    <w:lvl w:ilvl="0" w:tplc="DE342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15:restartNumberingAfterBreak="0">
    <w:nsid w:val="6B764CA0"/>
    <w:multiLevelType w:val="multilevel"/>
    <w:tmpl w:val="0409001F"/>
    <w:styleLink w:val="18"/>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15:restartNumberingAfterBreak="0">
    <w:nsid w:val="6BF26752"/>
    <w:multiLevelType w:val="multilevel"/>
    <w:tmpl w:val="36249248"/>
    <w:numStyleLink w:val="12"/>
  </w:abstractNum>
  <w:abstractNum w:abstractNumId="59" w15:restartNumberingAfterBreak="0">
    <w:nsid w:val="6C7A5131"/>
    <w:multiLevelType w:val="hybridMultilevel"/>
    <w:tmpl w:val="3D8C71CE"/>
    <w:lvl w:ilvl="0" w:tplc="268639F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15:restartNumberingAfterBreak="0">
    <w:nsid w:val="6EFD3F04"/>
    <w:multiLevelType w:val="hybridMultilevel"/>
    <w:tmpl w:val="41C82884"/>
    <w:lvl w:ilvl="0" w:tplc="B8DE9E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15:restartNumberingAfterBreak="0">
    <w:nsid w:val="705C4BE3"/>
    <w:multiLevelType w:val="multilevel"/>
    <w:tmpl w:val="1EFE73E6"/>
    <w:numStyleLink w:val="10"/>
  </w:abstractNum>
  <w:abstractNum w:abstractNumId="62" w15:restartNumberingAfterBreak="0">
    <w:nsid w:val="712A1D6F"/>
    <w:multiLevelType w:val="multilevel"/>
    <w:tmpl w:val="8B8861F2"/>
    <w:styleLink w:val="3"/>
    <w:lvl w:ilvl="0">
      <w:start w:val="2"/>
      <w:numFmt w:val="decimal"/>
      <w:lvlText w:val="%1"/>
      <w:lvlJc w:val="left"/>
      <w:pPr>
        <w:ind w:left="432" w:hanging="432"/>
      </w:pPr>
      <w:rPr>
        <w:rFonts w:hint="eastAsia"/>
      </w:rPr>
    </w:lvl>
    <w:lvl w:ilvl="1">
      <w:start w:val="2"/>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3" w15:restartNumberingAfterBreak="0">
    <w:nsid w:val="713D7A49"/>
    <w:multiLevelType w:val="multilevel"/>
    <w:tmpl w:val="28DA91FA"/>
    <w:lvl w:ilvl="0">
      <w:start w:val="1"/>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72BD06D9"/>
    <w:multiLevelType w:val="hybridMultilevel"/>
    <w:tmpl w:val="E2FA158E"/>
    <w:lvl w:ilvl="0" w:tplc="0A56E7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5" w15:restartNumberingAfterBreak="0">
    <w:nsid w:val="743C6238"/>
    <w:multiLevelType w:val="multilevel"/>
    <w:tmpl w:val="04090025"/>
    <w:styleLink w:val="21"/>
    <w:lvl w:ilvl="0">
      <w:start w:val="1"/>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6" w15:restartNumberingAfterBreak="0">
    <w:nsid w:val="75272492"/>
    <w:multiLevelType w:val="multilevel"/>
    <w:tmpl w:val="BB1834C8"/>
    <w:styleLink w:val="6"/>
    <w:lvl w:ilvl="0">
      <w:start w:val="3"/>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7" w15:restartNumberingAfterBreak="0">
    <w:nsid w:val="79044E37"/>
    <w:multiLevelType w:val="multilevel"/>
    <w:tmpl w:val="1EFE73E6"/>
    <w:styleLink w:val="10"/>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8" w15:restartNumberingAfterBreak="0">
    <w:nsid w:val="79406111"/>
    <w:multiLevelType w:val="hybridMultilevel"/>
    <w:tmpl w:val="C5E09C7E"/>
    <w:lvl w:ilvl="0" w:tplc="1DF220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15:restartNumberingAfterBreak="0">
    <w:nsid w:val="79F33C94"/>
    <w:multiLevelType w:val="hybridMultilevel"/>
    <w:tmpl w:val="8B7A651E"/>
    <w:lvl w:ilvl="0" w:tplc="D9B478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0" w15:restartNumberingAfterBreak="0">
    <w:nsid w:val="7BCA59CE"/>
    <w:multiLevelType w:val="hybridMultilevel"/>
    <w:tmpl w:val="5C3CCF34"/>
    <w:lvl w:ilvl="0" w:tplc="7FAE93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38"/>
  </w:num>
  <w:num w:numId="3">
    <w:abstractNumId w:val="36"/>
  </w:num>
  <w:num w:numId="4">
    <w:abstractNumId w:val="62"/>
  </w:num>
  <w:num w:numId="5">
    <w:abstractNumId w:val="48"/>
  </w:num>
  <w:num w:numId="6">
    <w:abstractNumId w:val="45"/>
  </w:num>
  <w:num w:numId="7">
    <w:abstractNumId w:val="28"/>
  </w:num>
  <w:num w:numId="8">
    <w:abstractNumId w:val="66"/>
  </w:num>
  <w:num w:numId="9">
    <w:abstractNumId w:val="3"/>
  </w:num>
  <w:num w:numId="10">
    <w:abstractNumId w:val="35"/>
  </w:num>
  <w:num w:numId="11">
    <w:abstractNumId w:val="19"/>
  </w:num>
  <w:num w:numId="12">
    <w:abstractNumId w:val="61"/>
  </w:num>
  <w:num w:numId="13">
    <w:abstractNumId w:val="67"/>
  </w:num>
  <w:num w:numId="14">
    <w:abstractNumId w:val="26"/>
  </w:num>
  <w:num w:numId="15">
    <w:abstractNumId w:val="25"/>
  </w:num>
  <w:num w:numId="16">
    <w:abstractNumId w:val="40"/>
  </w:num>
  <w:num w:numId="17">
    <w:abstractNumId w:val="52"/>
  </w:num>
  <w:num w:numId="18">
    <w:abstractNumId w:val="12"/>
  </w:num>
  <w:num w:numId="19">
    <w:abstractNumId w:val="7"/>
  </w:num>
  <w:num w:numId="20">
    <w:abstractNumId w:val="18"/>
  </w:num>
  <w:num w:numId="21">
    <w:abstractNumId w:val="30"/>
  </w:num>
  <w:num w:numId="22">
    <w:abstractNumId w:val="57"/>
  </w:num>
  <w:num w:numId="23">
    <w:abstractNumId w:val="20"/>
  </w:num>
  <w:num w:numId="24">
    <w:abstractNumId w:val="17"/>
  </w:num>
  <w:num w:numId="25">
    <w:abstractNumId w:val="1"/>
  </w:num>
  <w:num w:numId="26">
    <w:abstractNumId w:val="10"/>
  </w:num>
  <w:num w:numId="27">
    <w:abstractNumId w:val="65"/>
  </w:num>
  <w:num w:numId="28">
    <w:abstractNumId w:val="6"/>
  </w:num>
  <w:num w:numId="29">
    <w:abstractNumId w:val="58"/>
  </w:num>
  <w:num w:numId="30">
    <w:abstractNumId w:val="43"/>
  </w:num>
  <w:num w:numId="31">
    <w:abstractNumId w:val="44"/>
  </w:num>
  <w:num w:numId="32">
    <w:abstractNumId w:val="23"/>
  </w:num>
  <w:num w:numId="33">
    <w:abstractNumId w:val="68"/>
  </w:num>
  <w:num w:numId="34">
    <w:abstractNumId w:val="22"/>
  </w:num>
  <w:num w:numId="35">
    <w:abstractNumId w:val="24"/>
  </w:num>
  <w:num w:numId="36">
    <w:abstractNumId w:val="33"/>
  </w:num>
  <w:num w:numId="37">
    <w:abstractNumId w:val="41"/>
  </w:num>
  <w:num w:numId="38">
    <w:abstractNumId w:val="56"/>
  </w:num>
  <w:num w:numId="39">
    <w:abstractNumId w:val="63"/>
  </w:num>
  <w:num w:numId="40">
    <w:abstractNumId w:val="9"/>
  </w:num>
  <w:num w:numId="41">
    <w:abstractNumId w:val="54"/>
  </w:num>
  <w:num w:numId="42">
    <w:abstractNumId w:val="64"/>
  </w:num>
  <w:num w:numId="43">
    <w:abstractNumId w:val="32"/>
  </w:num>
  <w:num w:numId="44">
    <w:abstractNumId w:val="60"/>
  </w:num>
  <w:num w:numId="45">
    <w:abstractNumId w:val="27"/>
  </w:num>
  <w:num w:numId="46">
    <w:abstractNumId w:val="47"/>
  </w:num>
  <w:num w:numId="47">
    <w:abstractNumId w:val="29"/>
  </w:num>
  <w:num w:numId="48">
    <w:abstractNumId w:val="55"/>
  </w:num>
  <w:num w:numId="49">
    <w:abstractNumId w:val="42"/>
  </w:num>
  <w:num w:numId="50">
    <w:abstractNumId w:val="39"/>
  </w:num>
  <w:num w:numId="51">
    <w:abstractNumId w:val="5"/>
  </w:num>
  <w:num w:numId="52">
    <w:abstractNumId w:val="70"/>
  </w:num>
  <w:num w:numId="53">
    <w:abstractNumId w:val="16"/>
  </w:num>
  <w:num w:numId="54">
    <w:abstractNumId w:val="59"/>
  </w:num>
  <w:num w:numId="55">
    <w:abstractNumId w:val="15"/>
  </w:num>
  <w:num w:numId="56">
    <w:abstractNumId w:val="14"/>
  </w:num>
  <w:num w:numId="57">
    <w:abstractNumId w:val="53"/>
  </w:num>
  <w:num w:numId="58">
    <w:abstractNumId w:val="2"/>
  </w:num>
  <w:num w:numId="59">
    <w:abstractNumId w:val="0"/>
  </w:num>
  <w:num w:numId="60">
    <w:abstractNumId w:val="37"/>
  </w:num>
  <w:num w:numId="61">
    <w:abstractNumId w:val="8"/>
  </w:num>
  <w:num w:numId="62">
    <w:abstractNumId w:val="51"/>
  </w:num>
  <w:num w:numId="63">
    <w:abstractNumId w:val="50"/>
  </w:num>
  <w:num w:numId="64">
    <w:abstractNumId w:val="46"/>
  </w:num>
  <w:num w:numId="65">
    <w:abstractNumId w:val="13"/>
  </w:num>
  <w:num w:numId="66">
    <w:abstractNumId w:val="4"/>
  </w:num>
  <w:num w:numId="67">
    <w:abstractNumId w:val="49"/>
  </w:num>
  <w:num w:numId="68">
    <w:abstractNumId w:val="21"/>
  </w:num>
  <w:num w:numId="69">
    <w:abstractNumId w:val="31"/>
  </w:num>
  <w:num w:numId="70">
    <w:abstractNumId w:val="69"/>
  </w:num>
  <w:num w:numId="71">
    <w:abstractNumId w:val="34"/>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icson yang">
    <w15:presenceInfo w15:providerId="Windows Live" w15:userId="5b85e1b08de042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D"/>
    <w:rsid w:val="00000C22"/>
    <w:rsid w:val="00000CD7"/>
    <w:rsid w:val="00002315"/>
    <w:rsid w:val="00004B6F"/>
    <w:rsid w:val="00004F60"/>
    <w:rsid w:val="0000525B"/>
    <w:rsid w:val="00005541"/>
    <w:rsid w:val="00005CAA"/>
    <w:rsid w:val="00005E8B"/>
    <w:rsid w:val="00006428"/>
    <w:rsid w:val="000074F6"/>
    <w:rsid w:val="00007A8B"/>
    <w:rsid w:val="00007D29"/>
    <w:rsid w:val="0001017F"/>
    <w:rsid w:val="000110F6"/>
    <w:rsid w:val="0001159D"/>
    <w:rsid w:val="00011D60"/>
    <w:rsid w:val="00012879"/>
    <w:rsid w:val="0001301F"/>
    <w:rsid w:val="00013FCC"/>
    <w:rsid w:val="00015227"/>
    <w:rsid w:val="00015EF9"/>
    <w:rsid w:val="00015FCB"/>
    <w:rsid w:val="000166E7"/>
    <w:rsid w:val="000169D4"/>
    <w:rsid w:val="00016A29"/>
    <w:rsid w:val="00016F1E"/>
    <w:rsid w:val="00017ADA"/>
    <w:rsid w:val="00017F6D"/>
    <w:rsid w:val="000205F5"/>
    <w:rsid w:val="000208C8"/>
    <w:rsid w:val="00020DF4"/>
    <w:rsid w:val="00021083"/>
    <w:rsid w:val="00021630"/>
    <w:rsid w:val="00021F2A"/>
    <w:rsid w:val="000228CB"/>
    <w:rsid w:val="00023286"/>
    <w:rsid w:val="00023629"/>
    <w:rsid w:val="00023D7B"/>
    <w:rsid w:val="00025019"/>
    <w:rsid w:val="00025AAA"/>
    <w:rsid w:val="00025AFE"/>
    <w:rsid w:val="00026EC6"/>
    <w:rsid w:val="0002756F"/>
    <w:rsid w:val="000279AE"/>
    <w:rsid w:val="00027AC9"/>
    <w:rsid w:val="000310F1"/>
    <w:rsid w:val="00033AA0"/>
    <w:rsid w:val="00033AD8"/>
    <w:rsid w:val="00033F3C"/>
    <w:rsid w:val="00034B30"/>
    <w:rsid w:val="00034C72"/>
    <w:rsid w:val="0003596D"/>
    <w:rsid w:val="00036651"/>
    <w:rsid w:val="00040627"/>
    <w:rsid w:val="00040E05"/>
    <w:rsid w:val="00041C76"/>
    <w:rsid w:val="00042D66"/>
    <w:rsid w:val="00042FA2"/>
    <w:rsid w:val="0004361E"/>
    <w:rsid w:val="00044E72"/>
    <w:rsid w:val="00045CDA"/>
    <w:rsid w:val="00045F1F"/>
    <w:rsid w:val="000464DF"/>
    <w:rsid w:val="000469FA"/>
    <w:rsid w:val="000502A6"/>
    <w:rsid w:val="00050756"/>
    <w:rsid w:val="0005085B"/>
    <w:rsid w:val="00050886"/>
    <w:rsid w:val="00051842"/>
    <w:rsid w:val="00051C77"/>
    <w:rsid w:val="00052479"/>
    <w:rsid w:val="000549B8"/>
    <w:rsid w:val="00055117"/>
    <w:rsid w:val="000566E7"/>
    <w:rsid w:val="000571F8"/>
    <w:rsid w:val="00057595"/>
    <w:rsid w:val="0006049F"/>
    <w:rsid w:val="00060589"/>
    <w:rsid w:val="000606A3"/>
    <w:rsid w:val="00060BF7"/>
    <w:rsid w:val="00061761"/>
    <w:rsid w:val="00061D5F"/>
    <w:rsid w:val="00062AF0"/>
    <w:rsid w:val="00063DF7"/>
    <w:rsid w:val="000643BD"/>
    <w:rsid w:val="000645AB"/>
    <w:rsid w:val="0006460A"/>
    <w:rsid w:val="00064746"/>
    <w:rsid w:val="000649C0"/>
    <w:rsid w:val="00064BE9"/>
    <w:rsid w:val="00065174"/>
    <w:rsid w:val="00066156"/>
    <w:rsid w:val="0006709A"/>
    <w:rsid w:val="00070104"/>
    <w:rsid w:val="0007072A"/>
    <w:rsid w:val="00070AFC"/>
    <w:rsid w:val="000711B5"/>
    <w:rsid w:val="000717F6"/>
    <w:rsid w:val="00071AE4"/>
    <w:rsid w:val="00071DF9"/>
    <w:rsid w:val="00073CD9"/>
    <w:rsid w:val="00073EF8"/>
    <w:rsid w:val="00074E9A"/>
    <w:rsid w:val="00075158"/>
    <w:rsid w:val="00076532"/>
    <w:rsid w:val="000770A4"/>
    <w:rsid w:val="00080671"/>
    <w:rsid w:val="00080EAF"/>
    <w:rsid w:val="000814E4"/>
    <w:rsid w:val="000816FE"/>
    <w:rsid w:val="00083267"/>
    <w:rsid w:val="0008378E"/>
    <w:rsid w:val="00084406"/>
    <w:rsid w:val="00084937"/>
    <w:rsid w:val="00084D5D"/>
    <w:rsid w:val="00085327"/>
    <w:rsid w:val="0008737A"/>
    <w:rsid w:val="000878B1"/>
    <w:rsid w:val="00087F92"/>
    <w:rsid w:val="00091019"/>
    <w:rsid w:val="000931DF"/>
    <w:rsid w:val="00094034"/>
    <w:rsid w:val="00094628"/>
    <w:rsid w:val="0009557C"/>
    <w:rsid w:val="0009796E"/>
    <w:rsid w:val="00097B7A"/>
    <w:rsid w:val="000A042C"/>
    <w:rsid w:val="000A0861"/>
    <w:rsid w:val="000A0B37"/>
    <w:rsid w:val="000A0DDA"/>
    <w:rsid w:val="000A1B9A"/>
    <w:rsid w:val="000A2B6E"/>
    <w:rsid w:val="000A3588"/>
    <w:rsid w:val="000A43C5"/>
    <w:rsid w:val="000A5A9F"/>
    <w:rsid w:val="000A5CF8"/>
    <w:rsid w:val="000A6442"/>
    <w:rsid w:val="000A6648"/>
    <w:rsid w:val="000A72E6"/>
    <w:rsid w:val="000B0B14"/>
    <w:rsid w:val="000B0CF4"/>
    <w:rsid w:val="000B1974"/>
    <w:rsid w:val="000B1F02"/>
    <w:rsid w:val="000B2444"/>
    <w:rsid w:val="000B2C72"/>
    <w:rsid w:val="000B2E32"/>
    <w:rsid w:val="000B364C"/>
    <w:rsid w:val="000B452F"/>
    <w:rsid w:val="000B469C"/>
    <w:rsid w:val="000B4802"/>
    <w:rsid w:val="000B5089"/>
    <w:rsid w:val="000C0A72"/>
    <w:rsid w:val="000C0CB7"/>
    <w:rsid w:val="000C23B1"/>
    <w:rsid w:val="000C3B13"/>
    <w:rsid w:val="000C423B"/>
    <w:rsid w:val="000C4C47"/>
    <w:rsid w:val="000C5302"/>
    <w:rsid w:val="000C67DD"/>
    <w:rsid w:val="000C6997"/>
    <w:rsid w:val="000D0010"/>
    <w:rsid w:val="000D075B"/>
    <w:rsid w:val="000D0ECC"/>
    <w:rsid w:val="000D1990"/>
    <w:rsid w:val="000D240C"/>
    <w:rsid w:val="000D27E3"/>
    <w:rsid w:val="000D31A7"/>
    <w:rsid w:val="000D3D92"/>
    <w:rsid w:val="000D4777"/>
    <w:rsid w:val="000D47B5"/>
    <w:rsid w:val="000D4CCA"/>
    <w:rsid w:val="000D5FB5"/>
    <w:rsid w:val="000D607B"/>
    <w:rsid w:val="000D60C2"/>
    <w:rsid w:val="000D7743"/>
    <w:rsid w:val="000D7816"/>
    <w:rsid w:val="000D7ADC"/>
    <w:rsid w:val="000D7CE9"/>
    <w:rsid w:val="000E01E6"/>
    <w:rsid w:val="000E05C0"/>
    <w:rsid w:val="000E1371"/>
    <w:rsid w:val="000E206F"/>
    <w:rsid w:val="000E25A7"/>
    <w:rsid w:val="000E26B1"/>
    <w:rsid w:val="000E2DC5"/>
    <w:rsid w:val="000E3C0B"/>
    <w:rsid w:val="000E493A"/>
    <w:rsid w:val="000E5D82"/>
    <w:rsid w:val="000E60DE"/>
    <w:rsid w:val="000E77FC"/>
    <w:rsid w:val="000E7EB3"/>
    <w:rsid w:val="000F08D1"/>
    <w:rsid w:val="000F0DCC"/>
    <w:rsid w:val="000F1681"/>
    <w:rsid w:val="000F1C7A"/>
    <w:rsid w:val="000F1D7E"/>
    <w:rsid w:val="000F2D8D"/>
    <w:rsid w:val="000F3592"/>
    <w:rsid w:val="000F38B4"/>
    <w:rsid w:val="000F38DF"/>
    <w:rsid w:val="000F3F9E"/>
    <w:rsid w:val="000F52FE"/>
    <w:rsid w:val="000F578F"/>
    <w:rsid w:val="000F59E3"/>
    <w:rsid w:val="000F6C32"/>
    <w:rsid w:val="000F7370"/>
    <w:rsid w:val="00100160"/>
    <w:rsid w:val="00100A97"/>
    <w:rsid w:val="001026FA"/>
    <w:rsid w:val="00102E98"/>
    <w:rsid w:val="00102F2D"/>
    <w:rsid w:val="00103054"/>
    <w:rsid w:val="0010374C"/>
    <w:rsid w:val="00104872"/>
    <w:rsid w:val="00104AE6"/>
    <w:rsid w:val="001063B2"/>
    <w:rsid w:val="00106A7A"/>
    <w:rsid w:val="001074DB"/>
    <w:rsid w:val="00107805"/>
    <w:rsid w:val="00107E50"/>
    <w:rsid w:val="00107FE8"/>
    <w:rsid w:val="001100C2"/>
    <w:rsid w:val="00110364"/>
    <w:rsid w:val="001109C6"/>
    <w:rsid w:val="00111584"/>
    <w:rsid w:val="00111A10"/>
    <w:rsid w:val="00111F2D"/>
    <w:rsid w:val="001133EF"/>
    <w:rsid w:val="00114178"/>
    <w:rsid w:val="00117283"/>
    <w:rsid w:val="00117950"/>
    <w:rsid w:val="0012059B"/>
    <w:rsid w:val="00121D1C"/>
    <w:rsid w:val="00121EB7"/>
    <w:rsid w:val="00121FC7"/>
    <w:rsid w:val="001221AC"/>
    <w:rsid w:val="00122878"/>
    <w:rsid w:val="00122A5E"/>
    <w:rsid w:val="001235CF"/>
    <w:rsid w:val="00125957"/>
    <w:rsid w:val="00125EDA"/>
    <w:rsid w:val="0012607C"/>
    <w:rsid w:val="00126EC5"/>
    <w:rsid w:val="00126F7F"/>
    <w:rsid w:val="001270AD"/>
    <w:rsid w:val="00127992"/>
    <w:rsid w:val="00130859"/>
    <w:rsid w:val="001310D8"/>
    <w:rsid w:val="001314A0"/>
    <w:rsid w:val="001317BE"/>
    <w:rsid w:val="00131A93"/>
    <w:rsid w:val="0013201F"/>
    <w:rsid w:val="0013326D"/>
    <w:rsid w:val="00133400"/>
    <w:rsid w:val="001335A6"/>
    <w:rsid w:val="00134126"/>
    <w:rsid w:val="00134149"/>
    <w:rsid w:val="0013569C"/>
    <w:rsid w:val="001356C1"/>
    <w:rsid w:val="00136017"/>
    <w:rsid w:val="0013696E"/>
    <w:rsid w:val="00136F02"/>
    <w:rsid w:val="0013735C"/>
    <w:rsid w:val="0013788C"/>
    <w:rsid w:val="00140563"/>
    <w:rsid w:val="001405FE"/>
    <w:rsid w:val="00140EF6"/>
    <w:rsid w:val="001416E9"/>
    <w:rsid w:val="00141739"/>
    <w:rsid w:val="001436C4"/>
    <w:rsid w:val="00143833"/>
    <w:rsid w:val="00143DD4"/>
    <w:rsid w:val="0014470D"/>
    <w:rsid w:val="00146886"/>
    <w:rsid w:val="00147C12"/>
    <w:rsid w:val="00153491"/>
    <w:rsid w:val="00154605"/>
    <w:rsid w:val="001546BF"/>
    <w:rsid w:val="001571F5"/>
    <w:rsid w:val="001575FC"/>
    <w:rsid w:val="001600FC"/>
    <w:rsid w:val="001605AA"/>
    <w:rsid w:val="0016089E"/>
    <w:rsid w:val="00162E46"/>
    <w:rsid w:val="001634AA"/>
    <w:rsid w:val="00163E0E"/>
    <w:rsid w:val="00165485"/>
    <w:rsid w:val="001668D0"/>
    <w:rsid w:val="00166983"/>
    <w:rsid w:val="00166B53"/>
    <w:rsid w:val="001700E7"/>
    <w:rsid w:val="001701C3"/>
    <w:rsid w:val="00170EEE"/>
    <w:rsid w:val="001712FA"/>
    <w:rsid w:val="00171556"/>
    <w:rsid w:val="00172B18"/>
    <w:rsid w:val="001731A7"/>
    <w:rsid w:val="00173697"/>
    <w:rsid w:val="0017560E"/>
    <w:rsid w:val="00175BE3"/>
    <w:rsid w:val="00175E89"/>
    <w:rsid w:val="00176022"/>
    <w:rsid w:val="001762CF"/>
    <w:rsid w:val="00176419"/>
    <w:rsid w:val="001769E9"/>
    <w:rsid w:val="00176BDB"/>
    <w:rsid w:val="00176E7E"/>
    <w:rsid w:val="001773B8"/>
    <w:rsid w:val="00177A4F"/>
    <w:rsid w:val="00177B59"/>
    <w:rsid w:val="00180616"/>
    <w:rsid w:val="001806FB"/>
    <w:rsid w:val="00180BC8"/>
    <w:rsid w:val="001811BA"/>
    <w:rsid w:val="001826C5"/>
    <w:rsid w:val="00182F88"/>
    <w:rsid w:val="001843F2"/>
    <w:rsid w:val="00185E4D"/>
    <w:rsid w:val="001861D5"/>
    <w:rsid w:val="00186A66"/>
    <w:rsid w:val="00186B2E"/>
    <w:rsid w:val="0018756C"/>
    <w:rsid w:val="00187A98"/>
    <w:rsid w:val="00191675"/>
    <w:rsid w:val="001929BA"/>
    <w:rsid w:val="00193D58"/>
    <w:rsid w:val="0019461C"/>
    <w:rsid w:val="0019543B"/>
    <w:rsid w:val="001956C7"/>
    <w:rsid w:val="00195866"/>
    <w:rsid w:val="00195A63"/>
    <w:rsid w:val="001975BF"/>
    <w:rsid w:val="00197645"/>
    <w:rsid w:val="0019776E"/>
    <w:rsid w:val="00197930"/>
    <w:rsid w:val="00197AD6"/>
    <w:rsid w:val="00197D9E"/>
    <w:rsid w:val="001A0AFA"/>
    <w:rsid w:val="001A0C05"/>
    <w:rsid w:val="001A126E"/>
    <w:rsid w:val="001A1B76"/>
    <w:rsid w:val="001A29E9"/>
    <w:rsid w:val="001A2C81"/>
    <w:rsid w:val="001A3CA0"/>
    <w:rsid w:val="001A521B"/>
    <w:rsid w:val="001A6287"/>
    <w:rsid w:val="001A634C"/>
    <w:rsid w:val="001A6957"/>
    <w:rsid w:val="001A6996"/>
    <w:rsid w:val="001A6D81"/>
    <w:rsid w:val="001A7B22"/>
    <w:rsid w:val="001B03FF"/>
    <w:rsid w:val="001B152F"/>
    <w:rsid w:val="001B202D"/>
    <w:rsid w:val="001B26B4"/>
    <w:rsid w:val="001B2BA8"/>
    <w:rsid w:val="001B2E5C"/>
    <w:rsid w:val="001B4C29"/>
    <w:rsid w:val="001B4D78"/>
    <w:rsid w:val="001B5183"/>
    <w:rsid w:val="001B783D"/>
    <w:rsid w:val="001C0016"/>
    <w:rsid w:val="001C232D"/>
    <w:rsid w:val="001C2535"/>
    <w:rsid w:val="001C3018"/>
    <w:rsid w:val="001C30D7"/>
    <w:rsid w:val="001C344C"/>
    <w:rsid w:val="001C3AB4"/>
    <w:rsid w:val="001C4961"/>
    <w:rsid w:val="001C4BFF"/>
    <w:rsid w:val="001C53C5"/>
    <w:rsid w:val="001C591E"/>
    <w:rsid w:val="001C5A96"/>
    <w:rsid w:val="001C5DEE"/>
    <w:rsid w:val="001C6178"/>
    <w:rsid w:val="001C6FE3"/>
    <w:rsid w:val="001C7A4E"/>
    <w:rsid w:val="001D0031"/>
    <w:rsid w:val="001D02D2"/>
    <w:rsid w:val="001D126E"/>
    <w:rsid w:val="001D355F"/>
    <w:rsid w:val="001D375A"/>
    <w:rsid w:val="001D3B31"/>
    <w:rsid w:val="001D3C36"/>
    <w:rsid w:val="001D62AA"/>
    <w:rsid w:val="001D7123"/>
    <w:rsid w:val="001D7310"/>
    <w:rsid w:val="001E0117"/>
    <w:rsid w:val="001E03C1"/>
    <w:rsid w:val="001E099E"/>
    <w:rsid w:val="001E1143"/>
    <w:rsid w:val="001E22F5"/>
    <w:rsid w:val="001E2456"/>
    <w:rsid w:val="001E2AE8"/>
    <w:rsid w:val="001E2B27"/>
    <w:rsid w:val="001E2FC7"/>
    <w:rsid w:val="001E3126"/>
    <w:rsid w:val="001E3E75"/>
    <w:rsid w:val="001E44E7"/>
    <w:rsid w:val="001E46C7"/>
    <w:rsid w:val="001E6DCE"/>
    <w:rsid w:val="001E7A6C"/>
    <w:rsid w:val="001F13C8"/>
    <w:rsid w:val="001F1626"/>
    <w:rsid w:val="001F1D78"/>
    <w:rsid w:val="001F1FDC"/>
    <w:rsid w:val="001F222A"/>
    <w:rsid w:val="001F238C"/>
    <w:rsid w:val="001F3BA3"/>
    <w:rsid w:val="001F3C97"/>
    <w:rsid w:val="001F3DE8"/>
    <w:rsid w:val="001F41A5"/>
    <w:rsid w:val="001F4595"/>
    <w:rsid w:val="001F4BD0"/>
    <w:rsid w:val="001F4EE5"/>
    <w:rsid w:val="001F511C"/>
    <w:rsid w:val="001F5B2A"/>
    <w:rsid w:val="001F6AD4"/>
    <w:rsid w:val="001F7C7B"/>
    <w:rsid w:val="00200189"/>
    <w:rsid w:val="002005D4"/>
    <w:rsid w:val="00200646"/>
    <w:rsid w:val="0020133B"/>
    <w:rsid w:val="002015C4"/>
    <w:rsid w:val="00201AB7"/>
    <w:rsid w:val="00202A75"/>
    <w:rsid w:val="00202AE9"/>
    <w:rsid w:val="00202EDF"/>
    <w:rsid w:val="00203224"/>
    <w:rsid w:val="002032F1"/>
    <w:rsid w:val="00203578"/>
    <w:rsid w:val="00204AE1"/>
    <w:rsid w:val="00205489"/>
    <w:rsid w:val="0020726D"/>
    <w:rsid w:val="002074FA"/>
    <w:rsid w:val="00207B92"/>
    <w:rsid w:val="00207F54"/>
    <w:rsid w:val="0021060F"/>
    <w:rsid w:val="002119B3"/>
    <w:rsid w:val="002123F8"/>
    <w:rsid w:val="00213263"/>
    <w:rsid w:val="002137D7"/>
    <w:rsid w:val="00213A92"/>
    <w:rsid w:val="00215304"/>
    <w:rsid w:val="002154FF"/>
    <w:rsid w:val="00216308"/>
    <w:rsid w:val="00216928"/>
    <w:rsid w:val="00220BAB"/>
    <w:rsid w:val="0022140F"/>
    <w:rsid w:val="00222110"/>
    <w:rsid w:val="0022211D"/>
    <w:rsid w:val="00222ECB"/>
    <w:rsid w:val="00224FCF"/>
    <w:rsid w:val="002256E1"/>
    <w:rsid w:val="00225D05"/>
    <w:rsid w:val="00225F72"/>
    <w:rsid w:val="00225FFE"/>
    <w:rsid w:val="00226A17"/>
    <w:rsid w:val="00227169"/>
    <w:rsid w:val="002308C0"/>
    <w:rsid w:val="00231370"/>
    <w:rsid w:val="00231557"/>
    <w:rsid w:val="002315B2"/>
    <w:rsid w:val="00232C46"/>
    <w:rsid w:val="00232E50"/>
    <w:rsid w:val="00234089"/>
    <w:rsid w:val="00234123"/>
    <w:rsid w:val="00234DA1"/>
    <w:rsid w:val="00234F2B"/>
    <w:rsid w:val="002356F5"/>
    <w:rsid w:val="002361E2"/>
    <w:rsid w:val="002364D4"/>
    <w:rsid w:val="00242431"/>
    <w:rsid w:val="00242DE6"/>
    <w:rsid w:val="0024350D"/>
    <w:rsid w:val="00243D34"/>
    <w:rsid w:val="00243E24"/>
    <w:rsid w:val="002442C1"/>
    <w:rsid w:val="002449F8"/>
    <w:rsid w:val="0024521A"/>
    <w:rsid w:val="00247153"/>
    <w:rsid w:val="00251926"/>
    <w:rsid w:val="00251C5D"/>
    <w:rsid w:val="00251F4D"/>
    <w:rsid w:val="002526C5"/>
    <w:rsid w:val="00252AB1"/>
    <w:rsid w:val="002530D4"/>
    <w:rsid w:val="0025345D"/>
    <w:rsid w:val="00253744"/>
    <w:rsid w:val="00255826"/>
    <w:rsid w:val="00256105"/>
    <w:rsid w:val="00256945"/>
    <w:rsid w:val="00256EBE"/>
    <w:rsid w:val="002577CB"/>
    <w:rsid w:val="00257835"/>
    <w:rsid w:val="002618E2"/>
    <w:rsid w:val="00261EF3"/>
    <w:rsid w:val="0026224A"/>
    <w:rsid w:val="00262660"/>
    <w:rsid w:val="002637BC"/>
    <w:rsid w:val="002642D8"/>
    <w:rsid w:val="0026503B"/>
    <w:rsid w:val="002651D3"/>
    <w:rsid w:val="00266751"/>
    <w:rsid w:val="002674C2"/>
    <w:rsid w:val="00267884"/>
    <w:rsid w:val="00270246"/>
    <w:rsid w:val="00271412"/>
    <w:rsid w:val="002719D8"/>
    <w:rsid w:val="002722EA"/>
    <w:rsid w:val="00272F7A"/>
    <w:rsid w:val="002735C1"/>
    <w:rsid w:val="00273EDE"/>
    <w:rsid w:val="00273F58"/>
    <w:rsid w:val="00274499"/>
    <w:rsid w:val="00274E43"/>
    <w:rsid w:val="002755A2"/>
    <w:rsid w:val="002757CD"/>
    <w:rsid w:val="00277823"/>
    <w:rsid w:val="00281027"/>
    <w:rsid w:val="0028148E"/>
    <w:rsid w:val="0028274B"/>
    <w:rsid w:val="00283947"/>
    <w:rsid w:val="00283F4B"/>
    <w:rsid w:val="002846FC"/>
    <w:rsid w:val="00284DE7"/>
    <w:rsid w:val="00284E35"/>
    <w:rsid w:val="00284F9E"/>
    <w:rsid w:val="00285235"/>
    <w:rsid w:val="00285867"/>
    <w:rsid w:val="00285F0B"/>
    <w:rsid w:val="0028669B"/>
    <w:rsid w:val="002867FD"/>
    <w:rsid w:val="00286837"/>
    <w:rsid w:val="00287667"/>
    <w:rsid w:val="002878B1"/>
    <w:rsid w:val="00290C43"/>
    <w:rsid w:val="00290FC8"/>
    <w:rsid w:val="00291D82"/>
    <w:rsid w:val="00292C04"/>
    <w:rsid w:val="002944D7"/>
    <w:rsid w:val="00294C43"/>
    <w:rsid w:val="00295074"/>
    <w:rsid w:val="002961F8"/>
    <w:rsid w:val="00297D66"/>
    <w:rsid w:val="002A0980"/>
    <w:rsid w:val="002A0C0D"/>
    <w:rsid w:val="002A0CA2"/>
    <w:rsid w:val="002A0D99"/>
    <w:rsid w:val="002A163D"/>
    <w:rsid w:val="002A2A2F"/>
    <w:rsid w:val="002A34DB"/>
    <w:rsid w:val="002A3618"/>
    <w:rsid w:val="002A40E7"/>
    <w:rsid w:val="002A5579"/>
    <w:rsid w:val="002A5BA5"/>
    <w:rsid w:val="002A6B65"/>
    <w:rsid w:val="002A73D5"/>
    <w:rsid w:val="002A744D"/>
    <w:rsid w:val="002B03F8"/>
    <w:rsid w:val="002B0489"/>
    <w:rsid w:val="002B08D9"/>
    <w:rsid w:val="002B0AE5"/>
    <w:rsid w:val="002B1134"/>
    <w:rsid w:val="002B118C"/>
    <w:rsid w:val="002B2148"/>
    <w:rsid w:val="002B4491"/>
    <w:rsid w:val="002B4984"/>
    <w:rsid w:val="002B4A64"/>
    <w:rsid w:val="002B5B91"/>
    <w:rsid w:val="002B6316"/>
    <w:rsid w:val="002B689C"/>
    <w:rsid w:val="002B7031"/>
    <w:rsid w:val="002B75A0"/>
    <w:rsid w:val="002B7855"/>
    <w:rsid w:val="002B7E8F"/>
    <w:rsid w:val="002C0153"/>
    <w:rsid w:val="002C0504"/>
    <w:rsid w:val="002C05AF"/>
    <w:rsid w:val="002C081B"/>
    <w:rsid w:val="002C115B"/>
    <w:rsid w:val="002C1E10"/>
    <w:rsid w:val="002C2993"/>
    <w:rsid w:val="002C2B02"/>
    <w:rsid w:val="002C2F15"/>
    <w:rsid w:val="002C36F8"/>
    <w:rsid w:val="002C4346"/>
    <w:rsid w:val="002C47BB"/>
    <w:rsid w:val="002C5FD4"/>
    <w:rsid w:val="002C6099"/>
    <w:rsid w:val="002C650F"/>
    <w:rsid w:val="002D25E8"/>
    <w:rsid w:val="002D2640"/>
    <w:rsid w:val="002D2F5E"/>
    <w:rsid w:val="002D3A7C"/>
    <w:rsid w:val="002D4DB9"/>
    <w:rsid w:val="002D61FB"/>
    <w:rsid w:val="002D7245"/>
    <w:rsid w:val="002D7830"/>
    <w:rsid w:val="002D7CF4"/>
    <w:rsid w:val="002D7E48"/>
    <w:rsid w:val="002D7FB9"/>
    <w:rsid w:val="002E0AFA"/>
    <w:rsid w:val="002E0DA9"/>
    <w:rsid w:val="002E2CE0"/>
    <w:rsid w:val="002E2D78"/>
    <w:rsid w:val="002E3CA4"/>
    <w:rsid w:val="002E3DEB"/>
    <w:rsid w:val="002E4D8E"/>
    <w:rsid w:val="002E5F5D"/>
    <w:rsid w:val="002E712B"/>
    <w:rsid w:val="002E71CF"/>
    <w:rsid w:val="002E7B3B"/>
    <w:rsid w:val="002F17EF"/>
    <w:rsid w:val="002F19CC"/>
    <w:rsid w:val="002F1A66"/>
    <w:rsid w:val="002F209D"/>
    <w:rsid w:val="002F2C4C"/>
    <w:rsid w:val="002F3D74"/>
    <w:rsid w:val="002F5962"/>
    <w:rsid w:val="002F5D78"/>
    <w:rsid w:val="002F60A1"/>
    <w:rsid w:val="002F65F1"/>
    <w:rsid w:val="002F6E0D"/>
    <w:rsid w:val="002F776A"/>
    <w:rsid w:val="002F792D"/>
    <w:rsid w:val="002F7D9A"/>
    <w:rsid w:val="00300030"/>
    <w:rsid w:val="00300834"/>
    <w:rsid w:val="00300A7D"/>
    <w:rsid w:val="0030156E"/>
    <w:rsid w:val="003018F4"/>
    <w:rsid w:val="00301A73"/>
    <w:rsid w:val="00302356"/>
    <w:rsid w:val="0030353B"/>
    <w:rsid w:val="0030380A"/>
    <w:rsid w:val="00303B96"/>
    <w:rsid w:val="00304E0F"/>
    <w:rsid w:val="00305E63"/>
    <w:rsid w:val="00306477"/>
    <w:rsid w:val="00306688"/>
    <w:rsid w:val="00307215"/>
    <w:rsid w:val="00307A64"/>
    <w:rsid w:val="00312F6B"/>
    <w:rsid w:val="00313985"/>
    <w:rsid w:val="00313E4B"/>
    <w:rsid w:val="003150D3"/>
    <w:rsid w:val="00315D06"/>
    <w:rsid w:val="00316055"/>
    <w:rsid w:val="00321554"/>
    <w:rsid w:val="00321A3E"/>
    <w:rsid w:val="00321B4B"/>
    <w:rsid w:val="0032205C"/>
    <w:rsid w:val="003228D4"/>
    <w:rsid w:val="0032317C"/>
    <w:rsid w:val="003232A5"/>
    <w:rsid w:val="00324032"/>
    <w:rsid w:val="00324633"/>
    <w:rsid w:val="00324AF5"/>
    <w:rsid w:val="003255EC"/>
    <w:rsid w:val="0032639E"/>
    <w:rsid w:val="003269CE"/>
    <w:rsid w:val="003275A1"/>
    <w:rsid w:val="0033056A"/>
    <w:rsid w:val="003314FC"/>
    <w:rsid w:val="00331967"/>
    <w:rsid w:val="00332091"/>
    <w:rsid w:val="00332FCE"/>
    <w:rsid w:val="00335401"/>
    <w:rsid w:val="00337572"/>
    <w:rsid w:val="003378C1"/>
    <w:rsid w:val="00340547"/>
    <w:rsid w:val="00341EE9"/>
    <w:rsid w:val="003446F9"/>
    <w:rsid w:val="00345034"/>
    <w:rsid w:val="00345362"/>
    <w:rsid w:val="003453CA"/>
    <w:rsid w:val="00345715"/>
    <w:rsid w:val="00345BE4"/>
    <w:rsid w:val="00347167"/>
    <w:rsid w:val="003473C9"/>
    <w:rsid w:val="00347662"/>
    <w:rsid w:val="00350431"/>
    <w:rsid w:val="00350D22"/>
    <w:rsid w:val="00351728"/>
    <w:rsid w:val="003519DD"/>
    <w:rsid w:val="003526B4"/>
    <w:rsid w:val="003527DC"/>
    <w:rsid w:val="003528DF"/>
    <w:rsid w:val="00352AAF"/>
    <w:rsid w:val="00355045"/>
    <w:rsid w:val="00355E7E"/>
    <w:rsid w:val="003563E0"/>
    <w:rsid w:val="00356463"/>
    <w:rsid w:val="00357793"/>
    <w:rsid w:val="00360576"/>
    <w:rsid w:val="003606A9"/>
    <w:rsid w:val="00362A23"/>
    <w:rsid w:val="00363DB8"/>
    <w:rsid w:val="003643F0"/>
    <w:rsid w:val="00365AA2"/>
    <w:rsid w:val="0036606E"/>
    <w:rsid w:val="00366C12"/>
    <w:rsid w:val="00367330"/>
    <w:rsid w:val="00370860"/>
    <w:rsid w:val="00371523"/>
    <w:rsid w:val="00371A1E"/>
    <w:rsid w:val="0037371D"/>
    <w:rsid w:val="00374885"/>
    <w:rsid w:val="0037562B"/>
    <w:rsid w:val="00375865"/>
    <w:rsid w:val="0037724C"/>
    <w:rsid w:val="003775AF"/>
    <w:rsid w:val="00380C1E"/>
    <w:rsid w:val="00380D01"/>
    <w:rsid w:val="003811CE"/>
    <w:rsid w:val="003814AA"/>
    <w:rsid w:val="00381F68"/>
    <w:rsid w:val="003826F1"/>
    <w:rsid w:val="00382DD9"/>
    <w:rsid w:val="0038302A"/>
    <w:rsid w:val="0038357C"/>
    <w:rsid w:val="00383754"/>
    <w:rsid w:val="00385BE2"/>
    <w:rsid w:val="003861AA"/>
    <w:rsid w:val="00386337"/>
    <w:rsid w:val="0038709A"/>
    <w:rsid w:val="00387E81"/>
    <w:rsid w:val="003909AA"/>
    <w:rsid w:val="00391E84"/>
    <w:rsid w:val="00392D8B"/>
    <w:rsid w:val="003947EC"/>
    <w:rsid w:val="00395C1B"/>
    <w:rsid w:val="00395CC2"/>
    <w:rsid w:val="00396B5C"/>
    <w:rsid w:val="003A01E0"/>
    <w:rsid w:val="003A192D"/>
    <w:rsid w:val="003A2D1D"/>
    <w:rsid w:val="003A2DD3"/>
    <w:rsid w:val="003A3B05"/>
    <w:rsid w:val="003A3C8F"/>
    <w:rsid w:val="003A482D"/>
    <w:rsid w:val="003A4BC1"/>
    <w:rsid w:val="003A5D76"/>
    <w:rsid w:val="003A6A74"/>
    <w:rsid w:val="003A6EC7"/>
    <w:rsid w:val="003A71B6"/>
    <w:rsid w:val="003A7300"/>
    <w:rsid w:val="003A7417"/>
    <w:rsid w:val="003B030D"/>
    <w:rsid w:val="003B0746"/>
    <w:rsid w:val="003B1B3E"/>
    <w:rsid w:val="003B3001"/>
    <w:rsid w:val="003B3288"/>
    <w:rsid w:val="003B4514"/>
    <w:rsid w:val="003B6720"/>
    <w:rsid w:val="003C0187"/>
    <w:rsid w:val="003C0428"/>
    <w:rsid w:val="003C2238"/>
    <w:rsid w:val="003C28A3"/>
    <w:rsid w:val="003C3295"/>
    <w:rsid w:val="003C35C1"/>
    <w:rsid w:val="003C3924"/>
    <w:rsid w:val="003C3E59"/>
    <w:rsid w:val="003C3E7F"/>
    <w:rsid w:val="003C6746"/>
    <w:rsid w:val="003C6958"/>
    <w:rsid w:val="003C6CF7"/>
    <w:rsid w:val="003C6F05"/>
    <w:rsid w:val="003C79CB"/>
    <w:rsid w:val="003D1574"/>
    <w:rsid w:val="003D1FB7"/>
    <w:rsid w:val="003D2353"/>
    <w:rsid w:val="003D271C"/>
    <w:rsid w:val="003D326B"/>
    <w:rsid w:val="003D37E9"/>
    <w:rsid w:val="003D5C13"/>
    <w:rsid w:val="003D5FAE"/>
    <w:rsid w:val="003D6062"/>
    <w:rsid w:val="003D66E0"/>
    <w:rsid w:val="003D7C83"/>
    <w:rsid w:val="003E0D2C"/>
    <w:rsid w:val="003E155E"/>
    <w:rsid w:val="003E19FF"/>
    <w:rsid w:val="003E2134"/>
    <w:rsid w:val="003E2EDF"/>
    <w:rsid w:val="003E3121"/>
    <w:rsid w:val="003E3BB8"/>
    <w:rsid w:val="003E5DE8"/>
    <w:rsid w:val="003E7736"/>
    <w:rsid w:val="003F013D"/>
    <w:rsid w:val="003F0B85"/>
    <w:rsid w:val="003F278B"/>
    <w:rsid w:val="003F45FB"/>
    <w:rsid w:val="003F4638"/>
    <w:rsid w:val="003F538B"/>
    <w:rsid w:val="003F5C95"/>
    <w:rsid w:val="003F7138"/>
    <w:rsid w:val="00400999"/>
    <w:rsid w:val="004014F1"/>
    <w:rsid w:val="00401504"/>
    <w:rsid w:val="004016D3"/>
    <w:rsid w:val="00401A3A"/>
    <w:rsid w:val="004029B0"/>
    <w:rsid w:val="00402E90"/>
    <w:rsid w:val="00403488"/>
    <w:rsid w:val="004035BC"/>
    <w:rsid w:val="0040462A"/>
    <w:rsid w:val="004057F3"/>
    <w:rsid w:val="0040659A"/>
    <w:rsid w:val="004074E2"/>
    <w:rsid w:val="00411074"/>
    <w:rsid w:val="004119E2"/>
    <w:rsid w:val="004126EE"/>
    <w:rsid w:val="004132A4"/>
    <w:rsid w:val="004137B3"/>
    <w:rsid w:val="004146AB"/>
    <w:rsid w:val="00415231"/>
    <w:rsid w:val="00415DEC"/>
    <w:rsid w:val="004204C1"/>
    <w:rsid w:val="00420E5C"/>
    <w:rsid w:val="00421675"/>
    <w:rsid w:val="004219EF"/>
    <w:rsid w:val="00423109"/>
    <w:rsid w:val="00423E85"/>
    <w:rsid w:val="0042422C"/>
    <w:rsid w:val="004259B3"/>
    <w:rsid w:val="00425FC5"/>
    <w:rsid w:val="0042617A"/>
    <w:rsid w:val="004272E3"/>
    <w:rsid w:val="004277E5"/>
    <w:rsid w:val="00427E4D"/>
    <w:rsid w:val="0043129E"/>
    <w:rsid w:val="004312C2"/>
    <w:rsid w:val="00431401"/>
    <w:rsid w:val="00431B6A"/>
    <w:rsid w:val="00432698"/>
    <w:rsid w:val="0043365A"/>
    <w:rsid w:val="00435E6F"/>
    <w:rsid w:val="00436AC9"/>
    <w:rsid w:val="00436C9B"/>
    <w:rsid w:val="00440563"/>
    <w:rsid w:val="00440A74"/>
    <w:rsid w:val="0044141C"/>
    <w:rsid w:val="0044176B"/>
    <w:rsid w:val="00441797"/>
    <w:rsid w:val="00443222"/>
    <w:rsid w:val="004433F7"/>
    <w:rsid w:val="004437D9"/>
    <w:rsid w:val="00444810"/>
    <w:rsid w:val="00444ED4"/>
    <w:rsid w:val="00444FD3"/>
    <w:rsid w:val="0044629F"/>
    <w:rsid w:val="004468BC"/>
    <w:rsid w:val="00447643"/>
    <w:rsid w:val="00447927"/>
    <w:rsid w:val="004506E7"/>
    <w:rsid w:val="00450FB8"/>
    <w:rsid w:val="00451785"/>
    <w:rsid w:val="00451E88"/>
    <w:rsid w:val="004520E8"/>
    <w:rsid w:val="0045285E"/>
    <w:rsid w:val="00452A69"/>
    <w:rsid w:val="00453E92"/>
    <w:rsid w:val="00454090"/>
    <w:rsid w:val="00454BCE"/>
    <w:rsid w:val="00454DEF"/>
    <w:rsid w:val="004563FD"/>
    <w:rsid w:val="00456C5D"/>
    <w:rsid w:val="00460CF3"/>
    <w:rsid w:val="00461AF8"/>
    <w:rsid w:val="00461EA8"/>
    <w:rsid w:val="004622F7"/>
    <w:rsid w:val="004624B4"/>
    <w:rsid w:val="00462CCD"/>
    <w:rsid w:val="0046394C"/>
    <w:rsid w:val="0046411E"/>
    <w:rsid w:val="00464F50"/>
    <w:rsid w:val="00465C74"/>
    <w:rsid w:val="004666CC"/>
    <w:rsid w:val="004669F0"/>
    <w:rsid w:val="00466A4C"/>
    <w:rsid w:val="00466CC1"/>
    <w:rsid w:val="00471B21"/>
    <w:rsid w:val="00472E7A"/>
    <w:rsid w:val="004741BB"/>
    <w:rsid w:val="0047452A"/>
    <w:rsid w:val="00474EEA"/>
    <w:rsid w:val="00476BD1"/>
    <w:rsid w:val="0047779A"/>
    <w:rsid w:val="004811C8"/>
    <w:rsid w:val="00482525"/>
    <w:rsid w:val="00482AF6"/>
    <w:rsid w:val="004834D0"/>
    <w:rsid w:val="00484638"/>
    <w:rsid w:val="00484783"/>
    <w:rsid w:val="00484AAC"/>
    <w:rsid w:val="004860D7"/>
    <w:rsid w:val="0048617E"/>
    <w:rsid w:val="0048727F"/>
    <w:rsid w:val="0048732C"/>
    <w:rsid w:val="0048764A"/>
    <w:rsid w:val="00490F31"/>
    <w:rsid w:val="00493464"/>
    <w:rsid w:val="00493A43"/>
    <w:rsid w:val="00494DF5"/>
    <w:rsid w:val="00495BB1"/>
    <w:rsid w:val="0049600C"/>
    <w:rsid w:val="00496C47"/>
    <w:rsid w:val="004970D3"/>
    <w:rsid w:val="004A079E"/>
    <w:rsid w:val="004A0BC4"/>
    <w:rsid w:val="004A0FE8"/>
    <w:rsid w:val="004A1687"/>
    <w:rsid w:val="004A43C2"/>
    <w:rsid w:val="004A4779"/>
    <w:rsid w:val="004A4988"/>
    <w:rsid w:val="004A4E21"/>
    <w:rsid w:val="004A51B6"/>
    <w:rsid w:val="004A523A"/>
    <w:rsid w:val="004A6B4E"/>
    <w:rsid w:val="004A6C6D"/>
    <w:rsid w:val="004B16E6"/>
    <w:rsid w:val="004B24A6"/>
    <w:rsid w:val="004B3FD1"/>
    <w:rsid w:val="004B478C"/>
    <w:rsid w:val="004B5934"/>
    <w:rsid w:val="004B7742"/>
    <w:rsid w:val="004B7B83"/>
    <w:rsid w:val="004C1942"/>
    <w:rsid w:val="004C316C"/>
    <w:rsid w:val="004C3900"/>
    <w:rsid w:val="004C406A"/>
    <w:rsid w:val="004C45BA"/>
    <w:rsid w:val="004C4690"/>
    <w:rsid w:val="004C508E"/>
    <w:rsid w:val="004C51E9"/>
    <w:rsid w:val="004C6711"/>
    <w:rsid w:val="004C74C1"/>
    <w:rsid w:val="004D02FD"/>
    <w:rsid w:val="004D0409"/>
    <w:rsid w:val="004D08E9"/>
    <w:rsid w:val="004D16E6"/>
    <w:rsid w:val="004D1E81"/>
    <w:rsid w:val="004D2BF7"/>
    <w:rsid w:val="004D3E19"/>
    <w:rsid w:val="004D461D"/>
    <w:rsid w:val="004D467F"/>
    <w:rsid w:val="004D628D"/>
    <w:rsid w:val="004D6FC7"/>
    <w:rsid w:val="004E01DB"/>
    <w:rsid w:val="004E0304"/>
    <w:rsid w:val="004E0423"/>
    <w:rsid w:val="004E063B"/>
    <w:rsid w:val="004E1A2A"/>
    <w:rsid w:val="004E209D"/>
    <w:rsid w:val="004E23FA"/>
    <w:rsid w:val="004E306E"/>
    <w:rsid w:val="004E4E60"/>
    <w:rsid w:val="004E4F1C"/>
    <w:rsid w:val="004E5D84"/>
    <w:rsid w:val="004E6C34"/>
    <w:rsid w:val="004E6F93"/>
    <w:rsid w:val="004E7DB6"/>
    <w:rsid w:val="004F10F8"/>
    <w:rsid w:val="004F18A7"/>
    <w:rsid w:val="004F1EFD"/>
    <w:rsid w:val="004F2502"/>
    <w:rsid w:val="004F254E"/>
    <w:rsid w:val="004F2B70"/>
    <w:rsid w:val="004F518B"/>
    <w:rsid w:val="004F58AE"/>
    <w:rsid w:val="004F5F5A"/>
    <w:rsid w:val="004F704E"/>
    <w:rsid w:val="004F7865"/>
    <w:rsid w:val="004F7A40"/>
    <w:rsid w:val="005007F4"/>
    <w:rsid w:val="00500B70"/>
    <w:rsid w:val="00500C34"/>
    <w:rsid w:val="00500E16"/>
    <w:rsid w:val="005012E6"/>
    <w:rsid w:val="00502274"/>
    <w:rsid w:val="005044A4"/>
    <w:rsid w:val="005044DE"/>
    <w:rsid w:val="00504B85"/>
    <w:rsid w:val="00505755"/>
    <w:rsid w:val="0050579F"/>
    <w:rsid w:val="005064A6"/>
    <w:rsid w:val="00506C92"/>
    <w:rsid w:val="005076D6"/>
    <w:rsid w:val="00512420"/>
    <w:rsid w:val="00512C73"/>
    <w:rsid w:val="005130BD"/>
    <w:rsid w:val="005131EF"/>
    <w:rsid w:val="00513C17"/>
    <w:rsid w:val="00514581"/>
    <w:rsid w:val="005148A7"/>
    <w:rsid w:val="00515469"/>
    <w:rsid w:val="00515F24"/>
    <w:rsid w:val="005201AD"/>
    <w:rsid w:val="00521466"/>
    <w:rsid w:val="00521965"/>
    <w:rsid w:val="00521BB7"/>
    <w:rsid w:val="00521EAC"/>
    <w:rsid w:val="00523EE4"/>
    <w:rsid w:val="00525B47"/>
    <w:rsid w:val="00526714"/>
    <w:rsid w:val="00526964"/>
    <w:rsid w:val="00526D70"/>
    <w:rsid w:val="0052737E"/>
    <w:rsid w:val="00527B21"/>
    <w:rsid w:val="00532125"/>
    <w:rsid w:val="00532B25"/>
    <w:rsid w:val="00533A46"/>
    <w:rsid w:val="00533BF6"/>
    <w:rsid w:val="00533FD8"/>
    <w:rsid w:val="00534576"/>
    <w:rsid w:val="005362A2"/>
    <w:rsid w:val="00536C6A"/>
    <w:rsid w:val="00536F36"/>
    <w:rsid w:val="0053742B"/>
    <w:rsid w:val="005376BE"/>
    <w:rsid w:val="005377C0"/>
    <w:rsid w:val="00537FF4"/>
    <w:rsid w:val="005406C5"/>
    <w:rsid w:val="00542F1F"/>
    <w:rsid w:val="00544B87"/>
    <w:rsid w:val="00544D38"/>
    <w:rsid w:val="00545151"/>
    <w:rsid w:val="005452EE"/>
    <w:rsid w:val="00545768"/>
    <w:rsid w:val="00545B93"/>
    <w:rsid w:val="00546F53"/>
    <w:rsid w:val="00547B2F"/>
    <w:rsid w:val="00547F3A"/>
    <w:rsid w:val="00550748"/>
    <w:rsid w:val="0055195B"/>
    <w:rsid w:val="005524B3"/>
    <w:rsid w:val="00552B28"/>
    <w:rsid w:val="005537B5"/>
    <w:rsid w:val="00554421"/>
    <w:rsid w:val="00554629"/>
    <w:rsid w:val="005558D5"/>
    <w:rsid w:val="00555E11"/>
    <w:rsid w:val="00555F0A"/>
    <w:rsid w:val="00556E15"/>
    <w:rsid w:val="005573BB"/>
    <w:rsid w:val="00557ABF"/>
    <w:rsid w:val="00557CFE"/>
    <w:rsid w:val="00560602"/>
    <w:rsid w:val="00560DAF"/>
    <w:rsid w:val="005612C2"/>
    <w:rsid w:val="00561559"/>
    <w:rsid w:val="005625C4"/>
    <w:rsid w:val="00562D7E"/>
    <w:rsid w:val="00563960"/>
    <w:rsid w:val="0056463F"/>
    <w:rsid w:val="0056494B"/>
    <w:rsid w:val="00565918"/>
    <w:rsid w:val="00565FAD"/>
    <w:rsid w:val="005668BF"/>
    <w:rsid w:val="00566B79"/>
    <w:rsid w:val="005672E6"/>
    <w:rsid w:val="005700F7"/>
    <w:rsid w:val="0057043F"/>
    <w:rsid w:val="00570CF4"/>
    <w:rsid w:val="00571312"/>
    <w:rsid w:val="00571338"/>
    <w:rsid w:val="00572AA0"/>
    <w:rsid w:val="00572B34"/>
    <w:rsid w:val="005734C0"/>
    <w:rsid w:val="005734DF"/>
    <w:rsid w:val="00575061"/>
    <w:rsid w:val="0057664D"/>
    <w:rsid w:val="00576952"/>
    <w:rsid w:val="0057705E"/>
    <w:rsid w:val="00577899"/>
    <w:rsid w:val="005779E6"/>
    <w:rsid w:val="00580128"/>
    <w:rsid w:val="005803FB"/>
    <w:rsid w:val="0058046E"/>
    <w:rsid w:val="00581215"/>
    <w:rsid w:val="0058278E"/>
    <w:rsid w:val="00582922"/>
    <w:rsid w:val="00582F7F"/>
    <w:rsid w:val="00583487"/>
    <w:rsid w:val="0058427C"/>
    <w:rsid w:val="005845A9"/>
    <w:rsid w:val="00587C5E"/>
    <w:rsid w:val="0059099F"/>
    <w:rsid w:val="0059114D"/>
    <w:rsid w:val="00592372"/>
    <w:rsid w:val="00592FC9"/>
    <w:rsid w:val="00593C69"/>
    <w:rsid w:val="00593E9C"/>
    <w:rsid w:val="005949D3"/>
    <w:rsid w:val="00595A34"/>
    <w:rsid w:val="00596824"/>
    <w:rsid w:val="005972D6"/>
    <w:rsid w:val="005A030C"/>
    <w:rsid w:val="005A0815"/>
    <w:rsid w:val="005A08D9"/>
    <w:rsid w:val="005A1210"/>
    <w:rsid w:val="005A13C1"/>
    <w:rsid w:val="005A27CF"/>
    <w:rsid w:val="005A3576"/>
    <w:rsid w:val="005A37F3"/>
    <w:rsid w:val="005A39EE"/>
    <w:rsid w:val="005A66EC"/>
    <w:rsid w:val="005A6714"/>
    <w:rsid w:val="005A733F"/>
    <w:rsid w:val="005A772B"/>
    <w:rsid w:val="005A7BF0"/>
    <w:rsid w:val="005A7CDB"/>
    <w:rsid w:val="005B0DFC"/>
    <w:rsid w:val="005B0FC8"/>
    <w:rsid w:val="005B2DE3"/>
    <w:rsid w:val="005B3F47"/>
    <w:rsid w:val="005B459F"/>
    <w:rsid w:val="005B5272"/>
    <w:rsid w:val="005B5DF4"/>
    <w:rsid w:val="005B69A8"/>
    <w:rsid w:val="005B69AE"/>
    <w:rsid w:val="005B7469"/>
    <w:rsid w:val="005B7757"/>
    <w:rsid w:val="005B7E86"/>
    <w:rsid w:val="005C0499"/>
    <w:rsid w:val="005C0ABC"/>
    <w:rsid w:val="005C1C3E"/>
    <w:rsid w:val="005C1CEE"/>
    <w:rsid w:val="005C213F"/>
    <w:rsid w:val="005C2CCF"/>
    <w:rsid w:val="005C3A4C"/>
    <w:rsid w:val="005C3E2A"/>
    <w:rsid w:val="005C5601"/>
    <w:rsid w:val="005C5710"/>
    <w:rsid w:val="005C5880"/>
    <w:rsid w:val="005C6181"/>
    <w:rsid w:val="005C68B5"/>
    <w:rsid w:val="005C7078"/>
    <w:rsid w:val="005C70F2"/>
    <w:rsid w:val="005C7DE2"/>
    <w:rsid w:val="005D01C6"/>
    <w:rsid w:val="005D0D55"/>
    <w:rsid w:val="005D1326"/>
    <w:rsid w:val="005D516D"/>
    <w:rsid w:val="005D52E0"/>
    <w:rsid w:val="005D56FA"/>
    <w:rsid w:val="005D583A"/>
    <w:rsid w:val="005D59EA"/>
    <w:rsid w:val="005D68ED"/>
    <w:rsid w:val="005D6F2B"/>
    <w:rsid w:val="005D72CB"/>
    <w:rsid w:val="005D7EE8"/>
    <w:rsid w:val="005E0582"/>
    <w:rsid w:val="005E265E"/>
    <w:rsid w:val="005E342B"/>
    <w:rsid w:val="005E37F9"/>
    <w:rsid w:val="005E50ED"/>
    <w:rsid w:val="005E54AE"/>
    <w:rsid w:val="005E6779"/>
    <w:rsid w:val="005F0455"/>
    <w:rsid w:val="005F0CBD"/>
    <w:rsid w:val="005F13B2"/>
    <w:rsid w:val="005F16CA"/>
    <w:rsid w:val="005F16D3"/>
    <w:rsid w:val="005F1D3F"/>
    <w:rsid w:val="005F45F9"/>
    <w:rsid w:val="005F6EE8"/>
    <w:rsid w:val="005F7E3D"/>
    <w:rsid w:val="006015FC"/>
    <w:rsid w:val="00602500"/>
    <w:rsid w:val="0060257E"/>
    <w:rsid w:val="00602F3D"/>
    <w:rsid w:val="00603177"/>
    <w:rsid w:val="0060344A"/>
    <w:rsid w:val="00604CB3"/>
    <w:rsid w:val="006060A1"/>
    <w:rsid w:val="006062A3"/>
    <w:rsid w:val="0060634B"/>
    <w:rsid w:val="00606425"/>
    <w:rsid w:val="00606A1E"/>
    <w:rsid w:val="00606DC3"/>
    <w:rsid w:val="00610FDE"/>
    <w:rsid w:val="006119CF"/>
    <w:rsid w:val="006134DA"/>
    <w:rsid w:val="0061565A"/>
    <w:rsid w:val="006163CF"/>
    <w:rsid w:val="00617270"/>
    <w:rsid w:val="00617279"/>
    <w:rsid w:val="00620121"/>
    <w:rsid w:val="00620380"/>
    <w:rsid w:val="0062254D"/>
    <w:rsid w:val="00624F02"/>
    <w:rsid w:val="006252C4"/>
    <w:rsid w:val="0062592C"/>
    <w:rsid w:val="00627442"/>
    <w:rsid w:val="00630787"/>
    <w:rsid w:val="006308B4"/>
    <w:rsid w:val="006309EA"/>
    <w:rsid w:val="00631726"/>
    <w:rsid w:val="00631785"/>
    <w:rsid w:val="00632298"/>
    <w:rsid w:val="00632406"/>
    <w:rsid w:val="0063334A"/>
    <w:rsid w:val="006342BD"/>
    <w:rsid w:val="00636804"/>
    <w:rsid w:val="00636949"/>
    <w:rsid w:val="00636DA8"/>
    <w:rsid w:val="00637808"/>
    <w:rsid w:val="006404AD"/>
    <w:rsid w:val="006410BF"/>
    <w:rsid w:val="006416DF"/>
    <w:rsid w:val="00641B2A"/>
    <w:rsid w:val="006425FF"/>
    <w:rsid w:val="00642F8A"/>
    <w:rsid w:val="006435C4"/>
    <w:rsid w:val="00643EA8"/>
    <w:rsid w:val="00644CAF"/>
    <w:rsid w:val="00644E3A"/>
    <w:rsid w:val="00645143"/>
    <w:rsid w:val="00647AFE"/>
    <w:rsid w:val="00650500"/>
    <w:rsid w:val="006511D4"/>
    <w:rsid w:val="00651670"/>
    <w:rsid w:val="00651E1D"/>
    <w:rsid w:val="00651E90"/>
    <w:rsid w:val="006527A3"/>
    <w:rsid w:val="006528B0"/>
    <w:rsid w:val="0065360C"/>
    <w:rsid w:val="006550B1"/>
    <w:rsid w:val="00655561"/>
    <w:rsid w:val="00656325"/>
    <w:rsid w:val="00656804"/>
    <w:rsid w:val="00656EC5"/>
    <w:rsid w:val="00657520"/>
    <w:rsid w:val="00657577"/>
    <w:rsid w:val="006604FA"/>
    <w:rsid w:val="00660FE3"/>
    <w:rsid w:val="0066127A"/>
    <w:rsid w:val="006613A3"/>
    <w:rsid w:val="006627DF"/>
    <w:rsid w:val="006628F1"/>
    <w:rsid w:val="006631E4"/>
    <w:rsid w:val="00663FEB"/>
    <w:rsid w:val="006646FC"/>
    <w:rsid w:val="0066653D"/>
    <w:rsid w:val="0066701B"/>
    <w:rsid w:val="0066706A"/>
    <w:rsid w:val="006676B9"/>
    <w:rsid w:val="0067037B"/>
    <w:rsid w:val="00670615"/>
    <w:rsid w:val="00671955"/>
    <w:rsid w:val="00671ABF"/>
    <w:rsid w:val="00672048"/>
    <w:rsid w:val="0067223A"/>
    <w:rsid w:val="006750CA"/>
    <w:rsid w:val="00675394"/>
    <w:rsid w:val="0067559E"/>
    <w:rsid w:val="006763DC"/>
    <w:rsid w:val="006771A6"/>
    <w:rsid w:val="006772E9"/>
    <w:rsid w:val="00677B8A"/>
    <w:rsid w:val="00677C9A"/>
    <w:rsid w:val="00680A1F"/>
    <w:rsid w:val="00680B0E"/>
    <w:rsid w:val="00682C18"/>
    <w:rsid w:val="00682F74"/>
    <w:rsid w:val="00683363"/>
    <w:rsid w:val="00683819"/>
    <w:rsid w:val="00683A3D"/>
    <w:rsid w:val="006855BB"/>
    <w:rsid w:val="00685B67"/>
    <w:rsid w:val="00686CE4"/>
    <w:rsid w:val="00686D8E"/>
    <w:rsid w:val="00687073"/>
    <w:rsid w:val="006870E1"/>
    <w:rsid w:val="00687BC8"/>
    <w:rsid w:val="00690A96"/>
    <w:rsid w:val="00691179"/>
    <w:rsid w:val="0069138A"/>
    <w:rsid w:val="006913B1"/>
    <w:rsid w:val="006917E0"/>
    <w:rsid w:val="00692D69"/>
    <w:rsid w:val="006936C3"/>
    <w:rsid w:val="0069505B"/>
    <w:rsid w:val="0069543D"/>
    <w:rsid w:val="00695799"/>
    <w:rsid w:val="00696F28"/>
    <w:rsid w:val="0069713E"/>
    <w:rsid w:val="006979EB"/>
    <w:rsid w:val="00697DA6"/>
    <w:rsid w:val="006A00BF"/>
    <w:rsid w:val="006A0156"/>
    <w:rsid w:val="006A0CA1"/>
    <w:rsid w:val="006A106B"/>
    <w:rsid w:val="006A199E"/>
    <w:rsid w:val="006A1B33"/>
    <w:rsid w:val="006A1C31"/>
    <w:rsid w:val="006A2BC2"/>
    <w:rsid w:val="006A313D"/>
    <w:rsid w:val="006A36CA"/>
    <w:rsid w:val="006A38BC"/>
    <w:rsid w:val="006A392D"/>
    <w:rsid w:val="006A4033"/>
    <w:rsid w:val="006A4330"/>
    <w:rsid w:val="006A4432"/>
    <w:rsid w:val="006A4DDC"/>
    <w:rsid w:val="006A5991"/>
    <w:rsid w:val="006A5BB8"/>
    <w:rsid w:val="006A642E"/>
    <w:rsid w:val="006A65F7"/>
    <w:rsid w:val="006A67BE"/>
    <w:rsid w:val="006B0BEE"/>
    <w:rsid w:val="006B14C0"/>
    <w:rsid w:val="006B17B1"/>
    <w:rsid w:val="006B288D"/>
    <w:rsid w:val="006B3110"/>
    <w:rsid w:val="006B34D8"/>
    <w:rsid w:val="006B4263"/>
    <w:rsid w:val="006B5C12"/>
    <w:rsid w:val="006B7A9A"/>
    <w:rsid w:val="006B7B34"/>
    <w:rsid w:val="006C103C"/>
    <w:rsid w:val="006C11B7"/>
    <w:rsid w:val="006C1BAC"/>
    <w:rsid w:val="006C1C53"/>
    <w:rsid w:val="006C1C94"/>
    <w:rsid w:val="006C4E3E"/>
    <w:rsid w:val="006C4EA6"/>
    <w:rsid w:val="006C53E7"/>
    <w:rsid w:val="006C76C9"/>
    <w:rsid w:val="006D0B16"/>
    <w:rsid w:val="006D0D20"/>
    <w:rsid w:val="006D152C"/>
    <w:rsid w:val="006D1C42"/>
    <w:rsid w:val="006D27D5"/>
    <w:rsid w:val="006D2C66"/>
    <w:rsid w:val="006D50A9"/>
    <w:rsid w:val="006D550E"/>
    <w:rsid w:val="006D77B3"/>
    <w:rsid w:val="006D7897"/>
    <w:rsid w:val="006D7CD3"/>
    <w:rsid w:val="006D7E6F"/>
    <w:rsid w:val="006E00A5"/>
    <w:rsid w:val="006E0243"/>
    <w:rsid w:val="006E060C"/>
    <w:rsid w:val="006E0ED7"/>
    <w:rsid w:val="006E1D99"/>
    <w:rsid w:val="006E2D76"/>
    <w:rsid w:val="006E2F0E"/>
    <w:rsid w:val="006E3235"/>
    <w:rsid w:val="006E3BA0"/>
    <w:rsid w:val="006E4C62"/>
    <w:rsid w:val="006E5356"/>
    <w:rsid w:val="006E73F6"/>
    <w:rsid w:val="006E78B4"/>
    <w:rsid w:val="006F0577"/>
    <w:rsid w:val="006F1A84"/>
    <w:rsid w:val="006F24DF"/>
    <w:rsid w:val="006F345F"/>
    <w:rsid w:val="006F3630"/>
    <w:rsid w:val="006F3C5C"/>
    <w:rsid w:val="006F3F86"/>
    <w:rsid w:val="006F4584"/>
    <w:rsid w:val="006F48C7"/>
    <w:rsid w:val="006F48DC"/>
    <w:rsid w:val="006F5215"/>
    <w:rsid w:val="006F57FC"/>
    <w:rsid w:val="006F5E16"/>
    <w:rsid w:val="006F6323"/>
    <w:rsid w:val="006F6A30"/>
    <w:rsid w:val="006F6C4F"/>
    <w:rsid w:val="006F7B17"/>
    <w:rsid w:val="006F7C79"/>
    <w:rsid w:val="00700904"/>
    <w:rsid w:val="00701F98"/>
    <w:rsid w:val="00702AB0"/>
    <w:rsid w:val="00702E23"/>
    <w:rsid w:val="0070375B"/>
    <w:rsid w:val="007045EF"/>
    <w:rsid w:val="007051E8"/>
    <w:rsid w:val="00705B3A"/>
    <w:rsid w:val="00705FD9"/>
    <w:rsid w:val="007119F4"/>
    <w:rsid w:val="00711B90"/>
    <w:rsid w:val="007136C1"/>
    <w:rsid w:val="007138F4"/>
    <w:rsid w:val="007142C9"/>
    <w:rsid w:val="007154EA"/>
    <w:rsid w:val="00715758"/>
    <w:rsid w:val="00715D08"/>
    <w:rsid w:val="00715ED7"/>
    <w:rsid w:val="0072068B"/>
    <w:rsid w:val="00720768"/>
    <w:rsid w:val="0072117A"/>
    <w:rsid w:val="0072165E"/>
    <w:rsid w:val="007237AA"/>
    <w:rsid w:val="00723B24"/>
    <w:rsid w:val="00723DD2"/>
    <w:rsid w:val="00724459"/>
    <w:rsid w:val="00724E43"/>
    <w:rsid w:val="00725B3F"/>
    <w:rsid w:val="00726431"/>
    <w:rsid w:val="0072730B"/>
    <w:rsid w:val="00727C4D"/>
    <w:rsid w:val="00730257"/>
    <w:rsid w:val="0073062B"/>
    <w:rsid w:val="007310E3"/>
    <w:rsid w:val="007324FB"/>
    <w:rsid w:val="0073267B"/>
    <w:rsid w:val="00732807"/>
    <w:rsid w:val="00733DFA"/>
    <w:rsid w:val="007349A8"/>
    <w:rsid w:val="00734B53"/>
    <w:rsid w:val="007350DE"/>
    <w:rsid w:val="0073530C"/>
    <w:rsid w:val="007353EC"/>
    <w:rsid w:val="00735930"/>
    <w:rsid w:val="007400B1"/>
    <w:rsid w:val="00740709"/>
    <w:rsid w:val="0074072F"/>
    <w:rsid w:val="00740C8C"/>
    <w:rsid w:val="00741281"/>
    <w:rsid w:val="00742B1E"/>
    <w:rsid w:val="00743C55"/>
    <w:rsid w:val="007443B4"/>
    <w:rsid w:val="00744707"/>
    <w:rsid w:val="0074535B"/>
    <w:rsid w:val="0074572E"/>
    <w:rsid w:val="0074617E"/>
    <w:rsid w:val="00746348"/>
    <w:rsid w:val="00746E6B"/>
    <w:rsid w:val="00750A68"/>
    <w:rsid w:val="007522A8"/>
    <w:rsid w:val="007534C2"/>
    <w:rsid w:val="007534E7"/>
    <w:rsid w:val="0075416A"/>
    <w:rsid w:val="00754406"/>
    <w:rsid w:val="00754646"/>
    <w:rsid w:val="0075659C"/>
    <w:rsid w:val="007575F6"/>
    <w:rsid w:val="00757E95"/>
    <w:rsid w:val="007601B3"/>
    <w:rsid w:val="00760673"/>
    <w:rsid w:val="00760809"/>
    <w:rsid w:val="00760A31"/>
    <w:rsid w:val="007616A3"/>
    <w:rsid w:val="0076683C"/>
    <w:rsid w:val="0076702A"/>
    <w:rsid w:val="00770402"/>
    <w:rsid w:val="00771614"/>
    <w:rsid w:val="0077226B"/>
    <w:rsid w:val="0077339C"/>
    <w:rsid w:val="00774B02"/>
    <w:rsid w:val="00775E58"/>
    <w:rsid w:val="00777DD2"/>
    <w:rsid w:val="00777EBD"/>
    <w:rsid w:val="007800A8"/>
    <w:rsid w:val="0078010D"/>
    <w:rsid w:val="00780EFF"/>
    <w:rsid w:val="007828DA"/>
    <w:rsid w:val="00782F62"/>
    <w:rsid w:val="0078400D"/>
    <w:rsid w:val="00784089"/>
    <w:rsid w:val="00784155"/>
    <w:rsid w:val="00784AD3"/>
    <w:rsid w:val="007867D3"/>
    <w:rsid w:val="00786EEC"/>
    <w:rsid w:val="007876AD"/>
    <w:rsid w:val="00787FC0"/>
    <w:rsid w:val="0079001D"/>
    <w:rsid w:val="0079049C"/>
    <w:rsid w:val="00790815"/>
    <w:rsid w:val="0079133E"/>
    <w:rsid w:val="007918D4"/>
    <w:rsid w:val="00791FF8"/>
    <w:rsid w:val="0079253D"/>
    <w:rsid w:val="00792A45"/>
    <w:rsid w:val="00792F57"/>
    <w:rsid w:val="00794173"/>
    <w:rsid w:val="00794BC3"/>
    <w:rsid w:val="0079561B"/>
    <w:rsid w:val="0079585D"/>
    <w:rsid w:val="0079590E"/>
    <w:rsid w:val="00795EF0"/>
    <w:rsid w:val="00796254"/>
    <w:rsid w:val="00796BA1"/>
    <w:rsid w:val="0079741C"/>
    <w:rsid w:val="007A0299"/>
    <w:rsid w:val="007A0E36"/>
    <w:rsid w:val="007A1AA6"/>
    <w:rsid w:val="007A1AE8"/>
    <w:rsid w:val="007A1F87"/>
    <w:rsid w:val="007A2FE0"/>
    <w:rsid w:val="007A3248"/>
    <w:rsid w:val="007A3B46"/>
    <w:rsid w:val="007A458E"/>
    <w:rsid w:val="007A569E"/>
    <w:rsid w:val="007A6A6B"/>
    <w:rsid w:val="007A6E35"/>
    <w:rsid w:val="007A7243"/>
    <w:rsid w:val="007A7B22"/>
    <w:rsid w:val="007B009D"/>
    <w:rsid w:val="007B3FE5"/>
    <w:rsid w:val="007B422C"/>
    <w:rsid w:val="007B4588"/>
    <w:rsid w:val="007B4DDA"/>
    <w:rsid w:val="007B54D5"/>
    <w:rsid w:val="007B557E"/>
    <w:rsid w:val="007B5AC9"/>
    <w:rsid w:val="007B63C3"/>
    <w:rsid w:val="007B7224"/>
    <w:rsid w:val="007C012A"/>
    <w:rsid w:val="007C234E"/>
    <w:rsid w:val="007C32E0"/>
    <w:rsid w:val="007C5128"/>
    <w:rsid w:val="007C595D"/>
    <w:rsid w:val="007C5E98"/>
    <w:rsid w:val="007C61D2"/>
    <w:rsid w:val="007C671C"/>
    <w:rsid w:val="007C6967"/>
    <w:rsid w:val="007C6E45"/>
    <w:rsid w:val="007C724C"/>
    <w:rsid w:val="007D10CE"/>
    <w:rsid w:val="007D1E22"/>
    <w:rsid w:val="007D1ECB"/>
    <w:rsid w:val="007D2330"/>
    <w:rsid w:val="007D318E"/>
    <w:rsid w:val="007D54A5"/>
    <w:rsid w:val="007D5E83"/>
    <w:rsid w:val="007D7012"/>
    <w:rsid w:val="007D75BE"/>
    <w:rsid w:val="007D78AC"/>
    <w:rsid w:val="007E0457"/>
    <w:rsid w:val="007E18B0"/>
    <w:rsid w:val="007E30AC"/>
    <w:rsid w:val="007E32D2"/>
    <w:rsid w:val="007E523E"/>
    <w:rsid w:val="007E6201"/>
    <w:rsid w:val="007E635A"/>
    <w:rsid w:val="007E7ABC"/>
    <w:rsid w:val="007E7C7D"/>
    <w:rsid w:val="007F0434"/>
    <w:rsid w:val="007F08DE"/>
    <w:rsid w:val="007F0BE2"/>
    <w:rsid w:val="007F1179"/>
    <w:rsid w:val="007F197D"/>
    <w:rsid w:val="007F1B07"/>
    <w:rsid w:val="007F1C86"/>
    <w:rsid w:val="007F27A2"/>
    <w:rsid w:val="007F46F1"/>
    <w:rsid w:val="007F4C2A"/>
    <w:rsid w:val="007F5281"/>
    <w:rsid w:val="007F5463"/>
    <w:rsid w:val="007F665B"/>
    <w:rsid w:val="008014AA"/>
    <w:rsid w:val="00801967"/>
    <w:rsid w:val="00801D8E"/>
    <w:rsid w:val="00801DBD"/>
    <w:rsid w:val="00801E80"/>
    <w:rsid w:val="00801F6E"/>
    <w:rsid w:val="00804D98"/>
    <w:rsid w:val="008050DF"/>
    <w:rsid w:val="0080644F"/>
    <w:rsid w:val="00806D71"/>
    <w:rsid w:val="00806EB4"/>
    <w:rsid w:val="00810CD7"/>
    <w:rsid w:val="00811D3A"/>
    <w:rsid w:val="00813388"/>
    <w:rsid w:val="00813C82"/>
    <w:rsid w:val="0081440E"/>
    <w:rsid w:val="008158E8"/>
    <w:rsid w:val="00815991"/>
    <w:rsid w:val="00815D7E"/>
    <w:rsid w:val="00817DB5"/>
    <w:rsid w:val="00817E0A"/>
    <w:rsid w:val="0082060D"/>
    <w:rsid w:val="00822221"/>
    <w:rsid w:val="00822AA8"/>
    <w:rsid w:val="00822D39"/>
    <w:rsid w:val="00823086"/>
    <w:rsid w:val="008231F9"/>
    <w:rsid w:val="008236F1"/>
    <w:rsid w:val="008240B0"/>
    <w:rsid w:val="00824F04"/>
    <w:rsid w:val="0082679C"/>
    <w:rsid w:val="00830277"/>
    <w:rsid w:val="00830B10"/>
    <w:rsid w:val="00830C87"/>
    <w:rsid w:val="00832110"/>
    <w:rsid w:val="0083236B"/>
    <w:rsid w:val="00832B66"/>
    <w:rsid w:val="00832CA8"/>
    <w:rsid w:val="0083325F"/>
    <w:rsid w:val="0083342B"/>
    <w:rsid w:val="00833F3F"/>
    <w:rsid w:val="00834752"/>
    <w:rsid w:val="00834B8F"/>
    <w:rsid w:val="00834DB8"/>
    <w:rsid w:val="00835348"/>
    <w:rsid w:val="008353FF"/>
    <w:rsid w:val="00835A7A"/>
    <w:rsid w:val="008376E0"/>
    <w:rsid w:val="00837AE3"/>
    <w:rsid w:val="00837CC9"/>
    <w:rsid w:val="00837DB3"/>
    <w:rsid w:val="008406BE"/>
    <w:rsid w:val="00841F43"/>
    <w:rsid w:val="00843252"/>
    <w:rsid w:val="0084375E"/>
    <w:rsid w:val="00843B61"/>
    <w:rsid w:val="00844967"/>
    <w:rsid w:val="00844E56"/>
    <w:rsid w:val="008453C5"/>
    <w:rsid w:val="00845CE3"/>
    <w:rsid w:val="0084705D"/>
    <w:rsid w:val="00847149"/>
    <w:rsid w:val="00850832"/>
    <w:rsid w:val="00850E94"/>
    <w:rsid w:val="00850F78"/>
    <w:rsid w:val="00851166"/>
    <w:rsid w:val="00851330"/>
    <w:rsid w:val="00851850"/>
    <w:rsid w:val="00851B89"/>
    <w:rsid w:val="00851D73"/>
    <w:rsid w:val="00852E97"/>
    <w:rsid w:val="008537CC"/>
    <w:rsid w:val="00853E25"/>
    <w:rsid w:val="00855083"/>
    <w:rsid w:val="00855B09"/>
    <w:rsid w:val="00855E89"/>
    <w:rsid w:val="00856458"/>
    <w:rsid w:val="008574B4"/>
    <w:rsid w:val="00860D9A"/>
    <w:rsid w:val="00860DE5"/>
    <w:rsid w:val="008610BB"/>
    <w:rsid w:val="008619AC"/>
    <w:rsid w:val="00863368"/>
    <w:rsid w:val="00863FFE"/>
    <w:rsid w:val="00864568"/>
    <w:rsid w:val="008653BD"/>
    <w:rsid w:val="008656F7"/>
    <w:rsid w:val="008665D3"/>
    <w:rsid w:val="00867D01"/>
    <w:rsid w:val="00867F42"/>
    <w:rsid w:val="00870056"/>
    <w:rsid w:val="00871BC0"/>
    <w:rsid w:val="00871D83"/>
    <w:rsid w:val="00873BFC"/>
    <w:rsid w:val="008746ED"/>
    <w:rsid w:val="008751B9"/>
    <w:rsid w:val="00875C3C"/>
    <w:rsid w:val="00881282"/>
    <w:rsid w:val="00882094"/>
    <w:rsid w:val="00883535"/>
    <w:rsid w:val="00883D3B"/>
    <w:rsid w:val="0088476A"/>
    <w:rsid w:val="00885F41"/>
    <w:rsid w:val="00886944"/>
    <w:rsid w:val="00886A7A"/>
    <w:rsid w:val="00886EC9"/>
    <w:rsid w:val="00887013"/>
    <w:rsid w:val="00887963"/>
    <w:rsid w:val="00890EC8"/>
    <w:rsid w:val="00891967"/>
    <w:rsid w:val="00891A2A"/>
    <w:rsid w:val="00892CBF"/>
    <w:rsid w:val="008932BF"/>
    <w:rsid w:val="008937F5"/>
    <w:rsid w:val="008942C3"/>
    <w:rsid w:val="008944FE"/>
    <w:rsid w:val="00894855"/>
    <w:rsid w:val="00895002"/>
    <w:rsid w:val="008953CB"/>
    <w:rsid w:val="00895430"/>
    <w:rsid w:val="008954E1"/>
    <w:rsid w:val="00895716"/>
    <w:rsid w:val="0089637C"/>
    <w:rsid w:val="00897E8C"/>
    <w:rsid w:val="008A086C"/>
    <w:rsid w:val="008A09DF"/>
    <w:rsid w:val="008A0E42"/>
    <w:rsid w:val="008A1659"/>
    <w:rsid w:val="008A310E"/>
    <w:rsid w:val="008A326D"/>
    <w:rsid w:val="008A41A5"/>
    <w:rsid w:val="008A56C7"/>
    <w:rsid w:val="008A7FA7"/>
    <w:rsid w:val="008B006F"/>
    <w:rsid w:val="008B18C3"/>
    <w:rsid w:val="008B34ED"/>
    <w:rsid w:val="008B53CB"/>
    <w:rsid w:val="008B5D3D"/>
    <w:rsid w:val="008B7756"/>
    <w:rsid w:val="008B7EE6"/>
    <w:rsid w:val="008C0383"/>
    <w:rsid w:val="008C0BA1"/>
    <w:rsid w:val="008C0EE1"/>
    <w:rsid w:val="008C102B"/>
    <w:rsid w:val="008C12DC"/>
    <w:rsid w:val="008C20B5"/>
    <w:rsid w:val="008C36A0"/>
    <w:rsid w:val="008C39BF"/>
    <w:rsid w:val="008C3C19"/>
    <w:rsid w:val="008C4450"/>
    <w:rsid w:val="008C4A3D"/>
    <w:rsid w:val="008C588F"/>
    <w:rsid w:val="008D0C1C"/>
    <w:rsid w:val="008D14E3"/>
    <w:rsid w:val="008D18BB"/>
    <w:rsid w:val="008D1919"/>
    <w:rsid w:val="008D1969"/>
    <w:rsid w:val="008D25D9"/>
    <w:rsid w:val="008D2ECA"/>
    <w:rsid w:val="008D31E2"/>
    <w:rsid w:val="008D38E3"/>
    <w:rsid w:val="008D43B9"/>
    <w:rsid w:val="008D452D"/>
    <w:rsid w:val="008D7031"/>
    <w:rsid w:val="008D7A2D"/>
    <w:rsid w:val="008E0AC5"/>
    <w:rsid w:val="008E19AA"/>
    <w:rsid w:val="008E1E8D"/>
    <w:rsid w:val="008E27AA"/>
    <w:rsid w:val="008E39DC"/>
    <w:rsid w:val="008E39F4"/>
    <w:rsid w:val="008E5DF4"/>
    <w:rsid w:val="008E609E"/>
    <w:rsid w:val="008E6927"/>
    <w:rsid w:val="008E6EF3"/>
    <w:rsid w:val="008E7719"/>
    <w:rsid w:val="008F2042"/>
    <w:rsid w:val="008F3AB5"/>
    <w:rsid w:val="008F4735"/>
    <w:rsid w:val="008F50B3"/>
    <w:rsid w:val="008F559B"/>
    <w:rsid w:val="008F562C"/>
    <w:rsid w:val="008F5877"/>
    <w:rsid w:val="008F5CE0"/>
    <w:rsid w:val="008F5F65"/>
    <w:rsid w:val="008F6CF2"/>
    <w:rsid w:val="008F6E0A"/>
    <w:rsid w:val="008F6F3E"/>
    <w:rsid w:val="008F7812"/>
    <w:rsid w:val="00900EB5"/>
    <w:rsid w:val="00901601"/>
    <w:rsid w:val="00901856"/>
    <w:rsid w:val="00901A03"/>
    <w:rsid w:val="00902D97"/>
    <w:rsid w:val="00902F52"/>
    <w:rsid w:val="00903B1D"/>
    <w:rsid w:val="00905512"/>
    <w:rsid w:val="0090616F"/>
    <w:rsid w:val="009064B7"/>
    <w:rsid w:val="00907293"/>
    <w:rsid w:val="00907385"/>
    <w:rsid w:val="00910000"/>
    <w:rsid w:val="0091055C"/>
    <w:rsid w:val="0091094D"/>
    <w:rsid w:val="00911832"/>
    <w:rsid w:val="00911EB0"/>
    <w:rsid w:val="00912FD3"/>
    <w:rsid w:val="00913067"/>
    <w:rsid w:val="009145C3"/>
    <w:rsid w:val="00914831"/>
    <w:rsid w:val="00915610"/>
    <w:rsid w:val="0091588C"/>
    <w:rsid w:val="00915A4C"/>
    <w:rsid w:val="00915E7B"/>
    <w:rsid w:val="00917832"/>
    <w:rsid w:val="0092068C"/>
    <w:rsid w:val="00922482"/>
    <w:rsid w:val="00922B13"/>
    <w:rsid w:val="00923EA5"/>
    <w:rsid w:val="009243DF"/>
    <w:rsid w:val="00924A21"/>
    <w:rsid w:val="0092562C"/>
    <w:rsid w:val="009256E3"/>
    <w:rsid w:val="00926938"/>
    <w:rsid w:val="00926AB9"/>
    <w:rsid w:val="00926E5F"/>
    <w:rsid w:val="0092751D"/>
    <w:rsid w:val="0092782D"/>
    <w:rsid w:val="00927AE0"/>
    <w:rsid w:val="0093190A"/>
    <w:rsid w:val="00931E69"/>
    <w:rsid w:val="00932593"/>
    <w:rsid w:val="009335A2"/>
    <w:rsid w:val="009337E7"/>
    <w:rsid w:val="009339FB"/>
    <w:rsid w:val="0093459A"/>
    <w:rsid w:val="00935DD4"/>
    <w:rsid w:val="00936751"/>
    <w:rsid w:val="009403B5"/>
    <w:rsid w:val="009416D4"/>
    <w:rsid w:val="0094375E"/>
    <w:rsid w:val="00943EFD"/>
    <w:rsid w:val="0094450C"/>
    <w:rsid w:val="009455C6"/>
    <w:rsid w:val="0094594F"/>
    <w:rsid w:val="00946001"/>
    <w:rsid w:val="00946B6B"/>
    <w:rsid w:val="00951375"/>
    <w:rsid w:val="0095173C"/>
    <w:rsid w:val="00952B54"/>
    <w:rsid w:val="00953476"/>
    <w:rsid w:val="00954430"/>
    <w:rsid w:val="00955769"/>
    <w:rsid w:val="0095579E"/>
    <w:rsid w:val="00955E0C"/>
    <w:rsid w:val="009561BD"/>
    <w:rsid w:val="00957703"/>
    <w:rsid w:val="0095775B"/>
    <w:rsid w:val="00963D6C"/>
    <w:rsid w:val="00963DD0"/>
    <w:rsid w:val="00965F3D"/>
    <w:rsid w:val="009660B1"/>
    <w:rsid w:val="009662D4"/>
    <w:rsid w:val="009669BB"/>
    <w:rsid w:val="00967980"/>
    <w:rsid w:val="00970EEC"/>
    <w:rsid w:val="00971AC2"/>
    <w:rsid w:val="00971BE3"/>
    <w:rsid w:val="00972651"/>
    <w:rsid w:val="00972FAD"/>
    <w:rsid w:val="00973761"/>
    <w:rsid w:val="00973D03"/>
    <w:rsid w:val="00973E9A"/>
    <w:rsid w:val="00977DDB"/>
    <w:rsid w:val="00980379"/>
    <w:rsid w:val="00984601"/>
    <w:rsid w:val="009847B8"/>
    <w:rsid w:val="00984F9E"/>
    <w:rsid w:val="009853B2"/>
    <w:rsid w:val="0098636B"/>
    <w:rsid w:val="00986C08"/>
    <w:rsid w:val="00986C1E"/>
    <w:rsid w:val="00990B71"/>
    <w:rsid w:val="00992111"/>
    <w:rsid w:val="0099256D"/>
    <w:rsid w:val="0099269A"/>
    <w:rsid w:val="0099452D"/>
    <w:rsid w:val="00995334"/>
    <w:rsid w:val="0099564D"/>
    <w:rsid w:val="00995E6F"/>
    <w:rsid w:val="00996029"/>
    <w:rsid w:val="00996192"/>
    <w:rsid w:val="00996850"/>
    <w:rsid w:val="00996893"/>
    <w:rsid w:val="009A03CE"/>
    <w:rsid w:val="009A14C1"/>
    <w:rsid w:val="009A1ABA"/>
    <w:rsid w:val="009A1BA0"/>
    <w:rsid w:val="009A2684"/>
    <w:rsid w:val="009A2D10"/>
    <w:rsid w:val="009A2DFF"/>
    <w:rsid w:val="009A3E58"/>
    <w:rsid w:val="009A526C"/>
    <w:rsid w:val="009A660E"/>
    <w:rsid w:val="009A6743"/>
    <w:rsid w:val="009A6EDA"/>
    <w:rsid w:val="009B101D"/>
    <w:rsid w:val="009B1EB5"/>
    <w:rsid w:val="009B2011"/>
    <w:rsid w:val="009B3900"/>
    <w:rsid w:val="009B5624"/>
    <w:rsid w:val="009B679F"/>
    <w:rsid w:val="009B6CEF"/>
    <w:rsid w:val="009C0037"/>
    <w:rsid w:val="009C31AB"/>
    <w:rsid w:val="009C32DC"/>
    <w:rsid w:val="009C490C"/>
    <w:rsid w:val="009C5152"/>
    <w:rsid w:val="009C5AC5"/>
    <w:rsid w:val="009C61E8"/>
    <w:rsid w:val="009C6297"/>
    <w:rsid w:val="009C7255"/>
    <w:rsid w:val="009C7B4D"/>
    <w:rsid w:val="009D0F7D"/>
    <w:rsid w:val="009D1343"/>
    <w:rsid w:val="009D1D79"/>
    <w:rsid w:val="009D2A86"/>
    <w:rsid w:val="009D38BE"/>
    <w:rsid w:val="009D5B41"/>
    <w:rsid w:val="009D66E5"/>
    <w:rsid w:val="009D739A"/>
    <w:rsid w:val="009D749B"/>
    <w:rsid w:val="009E044C"/>
    <w:rsid w:val="009E193A"/>
    <w:rsid w:val="009E2649"/>
    <w:rsid w:val="009E352F"/>
    <w:rsid w:val="009E3C76"/>
    <w:rsid w:val="009E40EA"/>
    <w:rsid w:val="009E4396"/>
    <w:rsid w:val="009E51AB"/>
    <w:rsid w:val="009E53E4"/>
    <w:rsid w:val="009E5C58"/>
    <w:rsid w:val="009E6A72"/>
    <w:rsid w:val="009E6FEC"/>
    <w:rsid w:val="009E7894"/>
    <w:rsid w:val="009F0091"/>
    <w:rsid w:val="009F0232"/>
    <w:rsid w:val="009F053C"/>
    <w:rsid w:val="009F16A5"/>
    <w:rsid w:val="009F1A11"/>
    <w:rsid w:val="009F26EF"/>
    <w:rsid w:val="009F3ED8"/>
    <w:rsid w:val="009F3FDC"/>
    <w:rsid w:val="009F4244"/>
    <w:rsid w:val="009F4918"/>
    <w:rsid w:val="009F4956"/>
    <w:rsid w:val="009F6917"/>
    <w:rsid w:val="009F6E23"/>
    <w:rsid w:val="00A0020D"/>
    <w:rsid w:val="00A0033A"/>
    <w:rsid w:val="00A01261"/>
    <w:rsid w:val="00A01309"/>
    <w:rsid w:val="00A024BD"/>
    <w:rsid w:val="00A027A4"/>
    <w:rsid w:val="00A032A3"/>
    <w:rsid w:val="00A0532F"/>
    <w:rsid w:val="00A06E1E"/>
    <w:rsid w:val="00A06E3A"/>
    <w:rsid w:val="00A11100"/>
    <w:rsid w:val="00A1118C"/>
    <w:rsid w:val="00A11376"/>
    <w:rsid w:val="00A113B7"/>
    <w:rsid w:val="00A12CB0"/>
    <w:rsid w:val="00A13FF0"/>
    <w:rsid w:val="00A1405C"/>
    <w:rsid w:val="00A14FB7"/>
    <w:rsid w:val="00A166CC"/>
    <w:rsid w:val="00A168AB"/>
    <w:rsid w:val="00A16E42"/>
    <w:rsid w:val="00A16E9E"/>
    <w:rsid w:val="00A17549"/>
    <w:rsid w:val="00A20048"/>
    <w:rsid w:val="00A20810"/>
    <w:rsid w:val="00A212AC"/>
    <w:rsid w:val="00A223D7"/>
    <w:rsid w:val="00A23663"/>
    <w:rsid w:val="00A23E8B"/>
    <w:rsid w:val="00A25FAE"/>
    <w:rsid w:val="00A261F5"/>
    <w:rsid w:val="00A273BB"/>
    <w:rsid w:val="00A276D5"/>
    <w:rsid w:val="00A27749"/>
    <w:rsid w:val="00A2796B"/>
    <w:rsid w:val="00A30D24"/>
    <w:rsid w:val="00A30EB4"/>
    <w:rsid w:val="00A319D3"/>
    <w:rsid w:val="00A32462"/>
    <w:rsid w:val="00A32676"/>
    <w:rsid w:val="00A340FE"/>
    <w:rsid w:val="00A34749"/>
    <w:rsid w:val="00A35816"/>
    <w:rsid w:val="00A35BE4"/>
    <w:rsid w:val="00A35F04"/>
    <w:rsid w:val="00A37315"/>
    <w:rsid w:val="00A40985"/>
    <w:rsid w:val="00A40D73"/>
    <w:rsid w:val="00A40F9D"/>
    <w:rsid w:val="00A41A44"/>
    <w:rsid w:val="00A423BC"/>
    <w:rsid w:val="00A432AE"/>
    <w:rsid w:val="00A4443E"/>
    <w:rsid w:val="00A45453"/>
    <w:rsid w:val="00A465F3"/>
    <w:rsid w:val="00A50F2A"/>
    <w:rsid w:val="00A5166B"/>
    <w:rsid w:val="00A5242B"/>
    <w:rsid w:val="00A52E2C"/>
    <w:rsid w:val="00A536C4"/>
    <w:rsid w:val="00A53F6B"/>
    <w:rsid w:val="00A55379"/>
    <w:rsid w:val="00A554E8"/>
    <w:rsid w:val="00A55861"/>
    <w:rsid w:val="00A56044"/>
    <w:rsid w:val="00A56AC7"/>
    <w:rsid w:val="00A56BBC"/>
    <w:rsid w:val="00A57611"/>
    <w:rsid w:val="00A57B44"/>
    <w:rsid w:val="00A57ED8"/>
    <w:rsid w:val="00A60207"/>
    <w:rsid w:val="00A61079"/>
    <w:rsid w:val="00A611AD"/>
    <w:rsid w:val="00A612A5"/>
    <w:rsid w:val="00A633CC"/>
    <w:rsid w:val="00A63616"/>
    <w:rsid w:val="00A65D89"/>
    <w:rsid w:val="00A6628B"/>
    <w:rsid w:val="00A670B0"/>
    <w:rsid w:val="00A67A22"/>
    <w:rsid w:val="00A67F45"/>
    <w:rsid w:val="00A70417"/>
    <w:rsid w:val="00A706DE"/>
    <w:rsid w:val="00A70947"/>
    <w:rsid w:val="00A7160D"/>
    <w:rsid w:val="00A73128"/>
    <w:rsid w:val="00A7315C"/>
    <w:rsid w:val="00A736E0"/>
    <w:rsid w:val="00A73E9E"/>
    <w:rsid w:val="00A74389"/>
    <w:rsid w:val="00A74507"/>
    <w:rsid w:val="00A7455B"/>
    <w:rsid w:val="00A810BA"/>
    <w:rsid w:val="00A81414"/>
    <w:rsid w:val="00A82123"/>
    <w:rsid w:val="00A8238C"/>
    <w:rsid w:val="00A82750"/>
    <w:rsid w:val="00A82BF2"/>
    <w:rsid w:val="00A82CE7"/>
    <w:rsid w:val="00A83204"/>
    <w:rsid w:val="00A83B30"/>
    <w:rsid w:val="00A849AD"/>
    <w:rsid w:val="00A84C08"/>
    <w:rsid w:val="00A8533A"/>
    <w:rsid w:val="00A87224"/>
    <w:rsid w:val="00A878FA"/>
    <w:rsid w:val="00A87AB0"/>
    <w:rsid w:val="00A90419"/>
    <w:rsid w:val="00A91DA7"/>
    <w:rsid w:val="00A92AF3"/>
    <w:rsid w:val="00A9382C"/>
    <w:rsid w:val="00A945E9"/>
    <w:rsid w:val="00A9468D"/>
    <w:rsid w:val="00A94B7F"/>
    <w:rsid w:val="00A96B3E"/>
    <w:rsid w:val="00A97615"/>
    <w:rsid w:val="00A97EA0"/>
    <w:rsid w:val="00AA0530"/>
    <w:rsid w:val="00AA10BB"/>
    <w:rsid w:val="00AA145E"/>
    <w:rsid w:val="00AA1F03"/>
    <w:rsid w:val="00AA2DDC"/>
    <w:rsid w:val="00AA3D78"/>
    <w:rsid w:val="00AA3FE3"/>
    <w:rsid w:val="00AA465C"/>
    <w:rsid w:val="00AA484E"/>
    <w:rsid w:val="00AA4F8E"/>
    <w:rsid w:val="00AA572F"/>
    <w:rsid w:val="00AA6993"/>
    <w:rsid w:val="00AA6CB1"/>
    <w:rsid w:val="00AA6CBF"/>
    <w:rsid w:val="00AA73EE"/>
    <w:rsid w:val="00AA78C2"/>
    <w:rsid w:val="00AB04EE"/>
    <w:rsid w:val="00AB08E1"/>
    <w:rsid w:val="00AB1D82"/>
    <w:rsid w:val="00AB1FB6"/>
    <w:rsid w:val="00AB6A5F"/>
    <w:rsid w:val="00AB714D"/>
    <w:rsid w:val="00AC094C"/>
    <w:rsid w:val="00AC0E49"/>
    <w:rsid w:val="00AC141B"/>
    <w:rsid w:val="00AC1751"/>
    <w:rsid w:val="00AC1853"/>
    <w:rsid w:val="00AC317F"/>
    <w:rsid w:val="00AC3274"/>
    <w:rsid w:val="00AC343E"/>
    <w:rsid w:val="00AC38AA"/>
    <w:rsid w:val="00AC3CBB"/>
    <w:rsid w:val="00AC417C"/>
    <w:rsid w:val="00AC46BB"/>
    <w:rsid w:val="00AC52FD"/>
    <w:rsid w:val="00AC5811"/>
    <w:rsid w:val="00AC5A8E"/>
    <w:rsid w:val="00AC626A"/>
    <w:rsid w:val="00AC6A85"/>
    <w:rsid w:val="00AC7511"/>
    <w:rsid w:val="00AC7F78"/>
    <w:rsid w:val="00AD02F6"/>
    <w:rsid w:val="00AD070C"/>
    <w:rsid w:val="00AD222D"/>
    <w:rsid w:val="00AD2EE5"/>
    <w:rsid w:val="00AD308E"/>
    <w:rsid w:val="00AD35B1"/>
    <w:rsid w:val="00AD4ABD"/>
    <w:rsid w:val="00AD525C"/>
    <w:rsid w:val="00AD5FD0"/>
    <w:rsid w:val="00AD6015"/>
    <w:rsid w:val="00AD6127"/>
    <w:rsid w:val="00AD6373"/>
    <w:rsid w:val="00AD6524"/>
    <w:rsid w:val="00AD6A29"/>
    <w:rsid w:val="00AD798B"/>
    <w:rsid w:val="00AD7B61"/>
    <w:rsid w:val="00AD7EBC"/>
    <w:rsid w:val="00AE04BF"/>
    <w:rsid w:val="00AE18A8"/>
    <w:rsid w:val="00AE19F7"/>
    <w:rsid w:val="00AE250C"/>
    <w:rsid w:val="00AE29C0"/>
    <w:rsid w:val="00AE2C7D"/>
    <w:rsid w:val="00AE3304"/>
    <w:rsid w:val="00AE4D42"/>
    <w:rsid w:val="00AE65A7"/>
    <w:rsid w:val="00AE67DE"/>
    <w:rsid w:val="00AE6B9A"/>
    <w:rsid w:val="00AE6E13"/>
    <w:rsid w:val="00AE77E8"/>
    <w:rsid w:val="00AE7811"/>
    <w:rsid w:val="00AE78FB"/>
    <w:rsid w:val="00AE7D73"/>
    <w:rsid w:val="00AE7D76"/>
    <w:rsid w:val="00AF2217"/>
    <w:rsid w:val="00AF3041"/>
    <w:rsid w:val="00AF5870"/>
    <w:rsid w:val="00AF639D"/>
    <w:rsid w:val="00AF6B7C"/>
    <w:rsid w:val="00AF7065"/>
    <w:rsid w:val="00AF7B44"/>
    <w:rsid w:val="00B00A76"/>
    <w:rsid w:val="00B00A97"/>
    <w:rsid w:val="00B01ADA"/>
    <w:rsid w:val="00B02719"/>
    <w:rsid w:val="00B02B87"/>
    <w:rsid w:val="00B02BD4"/>
    <w:rsid w:val="00B02D8F"/>
    <w:rsid w:val="00B03180"/>
    <w:rsid w:val="00B03B1A"/>
    <w:rsid w:val="00B03B55"/>
    <w:rsid w:val="00B04940"/>
    <w:rsid w:val="00B04BF3"/>
    <w:rsid w:val="00B07BF0"/>
    <w:rsid w:val="00B111BC"/>
    <w:rsid w:val="00B1210F"/>
    <w:rsid w:val="00B12906"/>
    <w:rsid w:val="00B13D5B"/>
    <w:rsid w:val="00B14E98"/>
    <w:rsid w:val="00B17259"/>
    <w:rsid w:val="00B17A0D"/>
    <w:rsid w:val="00B17D47"/>
    <w:rsid w:val="00B17DCE"/>
    <w:rsid w:val="00B20674"/>
    <w:rsid w:val="00B2204A"/>
    <w:rsid w:val="00B222C0"/>
    <w:rsid w:val="00B22881"/>
    <w:rsid w:val="00B240C7"/>
    <w:rsid w:val="00B24102"/>
    <w:rsid w:val="00B24502"/>
    <w:rsid w:val="00B253F7"/>
    <w:rsid w:val="00B25472"/>
    <w:rsid w:val="00B266C8"/>
    <w:rsid w:val="00B26918"/>
    <w:rsid w:val="00B27560"/>
    <w:rsid w:val="00B33189"/>
    <w:rsid w:val="00B33923"/>
    <w:rsid w:val="00B33B4C"/>
    <w:rsid w:val="00B36D56"/>
    <w:rsid w:val="00B36EB7"/>
    <w:rsid w:val="00B375F2"/>
    <w:rsid w:val="00B37FCE"/>
    <w:rsid w:val="00B408E9"/>
    <w:rsid w:val="00B409A4"/>
    <w:rsid w:val="00B41D3D"/>
    <w:rsid w:val="00B42327"/>
    <w:rsid w:val="00B42447"/>
    <w:rsid w:val="00B42A22"/>
    <w:rsid w:val="00B43147"/>
    <w:rsid w:val="00B43EEF"/>
    <w:rsid w:val="00B443C7"/>
    <w:rsid w:val="00B45E09"/>
    <w:rsid w:val="00B465EF"/>
    <w:rsid w:val="00B46B05"/>
    <w:rsid w:val="00B472F0"/>
    <w:rsid w:val="00B47D4E"/>
    <w:rsid w:val="00B5007B"/>
    <w:rsid w:val="00B50552"/>
    <w:rsid w:val="00B513C1"/>
    <w:rsid w:val="00B51B48"/>
    <w:rsid w:val="00B54259"/>
    <w:rsid w:val="00B54F74"/>
    <w:rsid w:val="00B54FD1"/>
    <w:rsid w:val="00B5507F"/>
    <w:rsid w:val="00B550C5"/>
    <w:rsid w:val="00B5561A"/>
    <w:rsid w:val="00B56281"/>
    <w:rsid w:val="00B56651"/>
    <w:rsid w:val="00B568DE"/>
    <w:rsid w:val="00B57733"/>
    <w:rsid w:val="00B57E1A"/>
    <w:rsid w:val="00B607FD"/>
    <w:rsid w:val="00B60E8A"/>
    <w:rsid w:val="00B61073"/>
    <w:rsid w:val="00B61A91"/>
    <w:rsid w:val="00B61FB7"/>
    <w:rsid w:val="00B62686"/>
    <w:rsid w:val="00B62801"/>
    <w:rsid w:val="00B6349F"/>
    <w:rsid w:val="00B63513"/>
    <w:rsid w:val="00B63813"/>
    <w:rsid w:val="00B66355"/>
    <w:rsid w:val="00B6673C"/>
    <w:rsid w:val="00B70AEE"/>
    <w:rsid w:val="00B70FC3"/>
    <w:rsid w:val="00B712C8"/>
    <w:rsid w:val="00B7139C"/>
    <w:rsid w:val="00B71A6B"/>
    <w:rsid w:val="00B71B31"/>
    <w:rsid w:val="00B72FC2"/>
    <w:rsid w:val="00B738AC"/>
    <w:rsid w:val="00B74480"/>
    <w:rsid w:val="00B75642"/>
    <w:rsid w:val="00B75890"/>
    <w:rsid w:val="00B7628B"/>
    <w:rsid w:val="00B765D2"/>
    <w:rsid w:val="00B808C3"/>
    <w:rsid w:val="00B818D9"/>
    <w:rsid w:val="00B82862"/>
    <w:rsid w:val="00B8334C"/>
    <w:rsid w:val="00B833B7"/>
    <w:rsid w:val="00B83972"/>
    <w:rsid w:val="00B8458C"/>
    <w:rsid w:val="00B850AA"/>
    <w:rsid w:val="00B853A6"/>
    <w:rsid w:val="00B86334"/>
    <w:rsid w:val="00B868C6"/>
    <w:rsid w:val="00B86DFF"/>
    <w:rsid w:val="00B87CFB"/>
    <w:rsid w:val="00B91178"/>
    <w:rsid w:val="00B916C6"/>
    <w:rsid w:val="00B91BFF"/>
    <w:rsid w:val="00B92A1C"/>
    <w:rsid w:val="00B94F8E"/>
    <w:rsid w:val="00B95B4A"/>
    <w:rsid w:val="00B95B93"/>
    <w:rsid w:val="00B96345"/>
    <w:rsid w:val="00B9645E"/>
    <w:rsid w:val="00B96E99"/>
    <w:rsid w:val="00B97434"/>
    <w:rsid w:val="00B9754F"/>
    <w:rsid w:val="00BA044A"/>
    <w:rsid w:val="00BA098C"/>
    <w:rsid w:val="00BA0E27"/>
    <w:rsid w:val="00BA0E88"/>
    <w:rsid w:val="00BA1EB5"/>
    <w:rsid w:val="00BA293B"/>
    <w:rsid w:val="00BA2B5B"/>
    <w:rsid w:val="00BA2B75"/>
    <w:rsid w:val="00BA2DEC"/>
    <w:rsid w:val="00BA321D"/>
    <w:rsid w:val="00BA3AAA"/>
    <w:rsid w:val="00BA403E"/>
    <w:rsid w:val="00BA4392"/>
    <w:rsid w:val="00BA4594"/>
    <w:rsid w:val="00BA5385"/>
    <w:rsid w:val="00BA5463"/>
    <w:rsid w:val="00BA54D3"/>
    <w:rsid w:val="00BA6DD3"/>
    <w:rsid w:val="00BB03F6"/>
    <w:rsid w:val="00BB0893"/>
    <w:rsid w:val="00BB0C80"/>
    <w:rsid w:val="00BB1469"/>
    <w:rsid w:val="00BB15B8"/>
    <w:rsid w:val="00BB26A0"/>
    <w:rsid w:val="00BB4161"/>
    <w:rsid w:val="00BB479D"/>
    <w:rsid w:val="00BB7DA1"/>
    <w:rsid w:val="00BC02E9"/>
    <w:rsid w:val="00BC12C5"/>
    <w:rsid w:val="00BC1A3E"/>
    <w:rsid w:val="00BC2D88"/>
    <w:rsid w:val="00BC331E"/>
    <w:rsid w:val="00BC44DE"/>
    <w:rsid w:val="00BC48FF"/>
    <w:rsid w:val="00BC56B4"/>
    <w:rsid w:val="00BC6346"/>
    <w:rsid w:val="00BC7100"/>
    <w:rsid w:val="00BC7C4D"/>
    <w:rsid w:val="00BD1C2B"/>
    <w:rsid w:val="00BD1F29"/>
    <w:rsid w:val="00BD245A"/>
    <w:rsid w:val="00BD3AB0"/>
    <w:rsid w:val="00BD3E2A"/>
    <w:rsid w:val="00BD5705"/>
    <w:rsid w:val="00BD69E9"/>
    <w:rsid w:val="00BD7171"/>
    <w:rsid w:val="00BD72FB"/>
    <w:rsid w:val="00BE090A"/>
    <w:rsid w:val="00BE20D5"/>
    <w:rsid w:val="00BE2F74"/>
    <w:rsid w:val="00BE3581"/>
    <w:rsid w:val="00BE4670"/>
    <w:rsid w:val="00BE4F19"/>
    <w:rsid w:val="00BE55B3"/>
    <w:rsid w:val="00BE5728"/>
    <w:rsid w:val="00BE5A32"/>
    <w:rsid w:val="00BE5DD1"/>
    <w:rsid w:val="00BE6448"/>
    <w:rsid w:val="00BE6D26"/>
    <w:rsid w:val="00BE7616"/>
    <w:rsid w:val="00BE7B5B"/>
    <w:rsid w:val="00BF1735"/>
    <w:rsid w:val="00BF1AA0"/>
    <w:rsid w:val="00BF23D7"/>
    <w:rsid w:val="00BF25E1"/>
    <w:rsid w:val="00BF2FF6"/>
    <w:rsid w:val="00BF36B3"/>
    <w:rsid w:val="00BF37CB"/>
    <w:rsid w:val="00BF3CF3"/>
    <w:rsid w:val="00BF3D44"/>
    <w:rsid w:val="00BF4014"/>
    <w:rsid w:val="00BF49C6"/>
    <w:rsid w:val="00BF49C7"/>
    <w:rsid w:val="00BF615D"/>
    <w:rsid w:val="00BF6FDE"/>
    <w:rsid w:val="00BF735A"/>
    <w:rsid w:val="00C00F0A"/>
    <w:rsid w:val="00C01CDE"/>
    <w:rsid w:val="00C02261"/>
    <w:rsid w:val="00C029EF"/>
    <w:rsid w:val="00C02DC5"/>
    <w:rsid w:val="00C0314E"/>
    <w:rsid w:val="00C031AD"/>
    <w:rsid w:val="00C0394F"/>
    <w:rsid w:val="00C046D1"/>
    <w:rsid w:val="00C04758"/>
    <w:rsid w:val="00C0590D"/>
    <w:rsid w:val="00C05DC1"/>
    <w:rsid w:val="00C05E7E"/>
    <w:rsid w:val="00C10A7D"/>
    <w:rsid w:val="00C10DED"/>
    <w:rsid w:val="00C11100"/>
    <w:rsid w:val="00C11338"/>
    <w:rsid w:val="00C118BE"/>
    <w:rsid w:val="00C12421"/>
    <w:rsid w:val="00C12F3C"/>
    <w:rsid w:val="00C13085"/>
    <w:rsid w:val="00C132A4"/>
    <w:rsid w:val="00C1350B"/>
    <w:rsid w:val="00C13BB1"/>
    <w:rsid w:val="00C142CE"/>
    <w:rsid w:val="00C15D88"/>
    <w:rsid w:val="00C15E95"/>
    <w:rsid w:val="00C160D2"/>
    <w:rsid w:val="00C16258"/>
    <w:rsid w:val="00C16F58"/>
    <w:rsid w:val="00C1733C"/>
    <w:rsid w:val="00C174C7"/>
    <w:rsid w:val="00C1791F"/>
    <w:rsid w:val="00C17E8A"/>
    <w:rsid w:val="00C20049"/>
    <w:rsid w:val="00C208E6"/>
    <w:rsid w:val="00C221AD"/>
    <w:rsid w:val="00C2479F"/>
    <w:rsid w:val="00C24C82"/>
    <w:rsid w:val="00C24FA3"/>
    <w:rsid w:val="00C25FA7"/>
    <w:rsid w:val="00C273E9"/>
    <w:rsid w:val="00C31D6A"/>
    <w:rsid w:val="00C32039"/>
    <w:rsid w:val="00C329A9"/>
    <w:rsid w:val="00C329E1"/>
    <w:rsid w:val="00C339BD"/>
    <w:rsid w:val="00C33E02"/>
    <w:rsid w:val="00C34087"/>
    <w:rsid w:val="00C36201"/>
    <w:rsid w:val="00C36425"/>
    <w:rsid w:val="00C36683"/>
    <w:rsid w:val="00C36FF4"/>
    <w:rsid w:val="00C405F1"/>
    <w:rsid w:val="00C40963"/>
    <w:rsid w:val="00C42693"/>
    <w:rsid w:val="00C42722"/>
    <w:rsid w:val="00C434C4"/>
    <w:rsid w:val="00C434C9"/>
    <w:rsid w:val="00C43C17"/>
    <w:rsid w:val="00C45CC7"/>
    <w:rsid w:val="00C45F4D"/>
    <w:rsid w:val="00C46D35"/>
    <w:rsid w:val="00C47432"/>
    <w:rsid w:val="00C47437"/>
    <w:rsid w:val="00C502E1"/>
    <w:rsid w:val="00C51FE1"/>
    <w:rsid w:val="00C52E0B"/>
    <w:rsid w:val="00C53AAF"/>
    <w:rsid w:val="00C53CFA"/>
    <w:rsid w:val="00C53E1F"/>
    <w:rsid w:val="00C54790"/>
    <w:rsid w:val="00C54BB1"/>
    <w:rsid w:val="00C5503F"/>
    <w:rsid w:val="00C550E0"/>
    <w:rsid w:val="00C57C51"/>
    <w:rsid w:val="00C6049D"/>
    <w:rsid w:val="00C6062C"/>
    <w:rsid w:val="00C60B21"/>
    <w:rsid w:val="00C62A0B"/>
    <w:rsid w:val="00C6337D"/>
    <w:rsid w:val="00C64914"/>
    <w:rsid w:val="00C64B43"/>
    <w:rsid w:val="00C658C8"/>
    <w:rsid w:val="00C6678C"/>
    <w:rsid w:val="00C66FE0"/>
    <w:rsid w:val="00C70F09"/>
    <w:rsid w:val="00C71184"/>
    <w:rsid w:val="00C71C61"/>
    <w:rsid w:val="00C72A5B"/>
    <w:rsid w:val="00C72CA7"/>
    <w:rsid w:val="00C74188"/>
    <w:rsid w:val="00C74965"/>
    <w:rsid w:val="00C74AB4"/>
    <w:rsid w:val="00C752C8"/>
    <w:rsid w:val="00C772CB"/>
    <w:rsid w:val="00C77EDA"/>
    <w:rsid w:val="00C77F31"/>
    <w:rsid w:val="00C821F3"/>
    <w:rsid w:val="00C825A3"/>
    <w:rsid w:val="00C82678"/>
    <w:rsid w:val="00C826AA"/>
    <w:rsid w:val="00C827CD"/>
    <w:rsid w:val="00C82BE4"/>
    <w:rsid w:val="00C837BF"/>
    <w:rsid w:val="00C8384F"/>
    <w:rsid w:val="00C84D07"/>
    <w:rsid w:val="00C86034"/>
    <w:rsid w:val="00C8621E"/>
    <w:rsid w:val="00C86D0F"/>
    <w:rsid w:val="00C90025"/>
    <w:rsid w:val="00C9175B"/>
    <w:rsid w:val="00C91C93"/>
    <w:rsid w:val="00C92AA5"/>
    <w:rsid w:val="00C92AC8"/>
    <w:rsid w:val="00C942DD"/>
    <w:rsid w:val="00C94757"/>
    <w:rsid w:val="00C9478C"/>
    <w:rsid w:val="00C94BAC"/>
    <w:rsid w:val="00C95EE9"/>
    <w:rsid w:val="00C964E7"/>
    <w:rsid w:val="00C977A9"/>
    <w:rsid w:val="00C97926"/>
    <w:rsid w:val="00C97BEB"/>
    <w:rsid w:val="00CA05EB"/>
    <w:rsid w:val="00CA0F7F"/>
    <w:rsid w:val="00CA19F3"/>
    <w:rsid w:val="00CA1F6F"/>
    <w:rsid w:val="00CA2DB2"/>
    <w:rsid w:val="00CA3C9A"/>
    <w:rsid w:val="00CA4B13"/>
    <w:rsid w:val="00CA5DD7"/>
    <w:rsid w:val="00CA7537"/>
    <w:rsid w:val="00CA7630"/>
    <w:rsid w:val="00CB1695"/>
    <w:rsid w:val="00CB2303"/>
    <w:rsid w:val="00CB2546"/>
    <w:rsid w:val="00CB262D"/>
    <w:rsid w:val="00CB313E"/>
    <w:rsid w:val="00CB4ECA"/>
    <w:rsid w:val="00CB5681"/>
    <w:rsid w:val="00CB5D81"/>
    <w:rsid w:val="00CB6152"/>
    <w:rsid w:val="00CB7258"/>
    <w:rsid w:val="00CB785A"/>
    <w:rsid w:val="00CC1B60"/>
    <w:rsid w:val="00CC2599"/>
    <w:rsid w:val="00CC2CDA"/>
    <w:rsid w:val="00CC3CAF"/>
    <w:rsid w:val="00CC464B"/>
    <w:rsid w:val="00CC50B7"/>
    <w:rsid w:val="00CC59F7"/>
    <w:rsid w:val="00CC64A2"/>
    <w:rsid w:val="00CC6703"/>
    <w:rsid w:val="00CC713E"/>
    <w:rsid w:val="00CC7EFA"/>
    <w:rsid w:val="00CD0986"/>
    <w:rsid w:val="00CD0FD0"/>
    <w:rsid w:val="00CD2FDB"/>
    <w:rsid w:val="00CD3248"/>
    <w:rsid w:val="00CD540B"/>
    <w:rsid w:val="00CD5764"/>
    <w:rsid w:val="00CD5830"/>
    <w:rsid w:val="00CD59C0"/>
    <w:rsid w:val="00CD59DE"/>
    <w:rsid w:val="00CD71A8"/>
    <w:rsid w:val="00CE02E1"/>
    <w:rsid w:val="00CE0567"/>
    <w:rsid w:val="00CE05CE"/>
    <w:rsid w:val="00CE1182"/>
    <w:rsid w:val="00CE1AB1"/>
    <w:rsid w:val="00CE1FDC"/>
    <w:rsid w:val="00CE33BE"/>
    <w:rsid w:val="00CE3456"/>
    <w:rsid w:val="00CE36FD"/>
    <w:rsid w:val="00CE3A3C"/>
    <w:rsid w:val="00CE4B1A"/>
    <w:rsid w:val="00CE5D2D"/>
    <w:rsid w:val="00CE6394"/>
    <w:rsid w:val="00CF0281"/>
    <w:rsid w:val="00CF1572"/>
    <w:rsid w:val="00CF17CB"/>
    <w:rsid w:val="00CF1B25"/>
    <w:rsid w:val="00CF2392"/>
    <w:rsid w:val="00CF4ED7"/>
    <w:rsid w:val="00CF5AD0"/>
    <w:rsid w:val="00CF60F2"/>
    <w:rsid w:val="00CF63DC"/>
    <w:rsid w:val="00CF69B8"/>
    <w:rsid w:val="00D00222"/>
    <w:rsid w:val="00D020E1"/>
    <w:rsid w:val="00D02601"/>
    <w:rsid w:val="00D0373D"/>
    <w:rsid w:val="00D03DB0"/>
    <w:rsid w:val="00D04BD2"/>
    <w:rsid w:val="00D04FF2"/>
    <w:rsid w:val="00D052F8"/>
    <w:rsid w:val="00D0552E"/>
    <w:rsid w:val="00D05F7C"/>
    <w:rsid w:val="00D064D9"/>
    <w:rsid w:val="00D067C2"/>
    <w:rsid w:val="00D06803"/>
    <w:rsid w:val="00D06BB8"/>
    <w:rsid w:val="00D077BD"/>
    <w:rsid w:val="00D077F6"/>
    <w:rsid w:val="00D108DB"/>
    <w:rsid w:val="00D108EA"/>
    <w:rsid w:val="00D10F64"/>
    <w:rsid w:val="00D11120"/>
    <w:rsid w:val="00D115B9"/>
    <w:rsid w:val="00D123E4"/>
    <w:rsid w:val="00D1245C"/>
    <w:rsid w:val="00D12A3D"/>
    <w:rsid w:val="00D1503D"/>
    <w:rsid w:val="00D1556D"/>
    <w:rsid w:val="00D1578B"/>
    <w:rsid w:val="00D157E5"/>
    <w:rsid w:val="00D15891"/>
    <w:rsid w:val="00D16B7A"/>
    <w:rsid w:val="00D17013"/>
    <w:rsid w:val="00D17E6C"/>
    <w:rsid w:val="00D20D2D"/>
    <w:rsid w:val="00D213C4"/>
    <w:rsid w:val="00D22894"/>
    <w:rsid w:val="00D2345B"/>
    <w:rsid w:val="00D239A8"/>
    <w:rsid w:val="00D23FBF"/>
    <w:rsid w:val="00D2402D"/>
    <w:rsid w:val="00D243B6"/>
    <w:rsid w:val="00D24520"/>
    <w:rsid w:val="00D246BB"/>
    <w:rsid w:val="00D25001"/>
    <w:rsid w:val="00D26637"/>
    <w:rsid w:val="00D270BC"/>
    <w:rsid w:val="00D270D0"/>
    <w:rsid w:val="00D27CA8"/>
    <w:rsid w:val="00D27F5F"/>
    <w:rsid w:val="00D309B8"/>
    <w:rsid w:val="00D3266B"/>
    <w:rsid w:val="00D32C04"/>
    <w:rsid w:val="00D32FF1"/>
    <w:rsid w:val="00D33BA8"/>
    <w:rsid w:val="00D340E9"/>
    <w:rsid w:val="00D3452A"/>
    <w:rsid w:val="00D34FC7"/>
    <w:rsid w:val="00D355DB"/>
    <w:rsid w:val="00D35A12"/>
    <w:rsid w:val="00D37707"/>
    <w:rsid w:val="00D4007A"/>
    <w:rsid w:val="00D40B8C"/>
    <w:rsid w:val="00D40D8A"/>
    <w:rsid w:val="00D42161"/>
    <w:rsid w:val="00D433BE"/>
    <w:rsid w:val="00D4427F"/>
    <w:rsid w:val="00D45500"/>
    <w:rsid w:val="00D5121E"/>
    <w:rsid w:val="00D52C5A"/>
    <w:rsid w:val="00D542B7"/>
    <w:rsid w:val="00D5561D"/>
    <w:rsid w:val="00D5657D"/>
    <w:rsid w:val="00D56B9F"/>
    <w:rsid w:val="00D60427"/>
    <w:rsid w:val="00D6082B"/>
    <w:rsid w:val="00D60863"/>
    <w:rsid w:val="00D612A0"/>
    <w:rsid w:val="00D61D05"/>
    <w:rsid w:val="00D62B06"/>
    <w:rsid w:val="00D62FA6"/>
    <w:rsid w:val="00D6300A"/>
    <w:rsid w:val="00D634E0"/>
    <w:rsid w:val="00D63526"/>
    <w:rsid w:val="00D63CAF"/>
    <w:rsid w:val="00D641B3"/>
    <w:rsid w:val="00D642EC"/>
    <w:rsid w:val="00D64940"/>
    <w:rsid w:val="00D65268"/>
    <w:rsid w:val="00D65408"/>
    <w:rsid w:val="00D67C29"/>
    <w:rsid w:val="00D67F8F"/>
    <w:rsid w:val="00D703DB"/>
    <w:rsid w:val="00D7120B"/>
    <w:rsid w:val="00D7356C"/>
    <w:rsid w:val="00D73BCD"/>
    <w:rsid w:val="00D73D16"/>
    <w:rsid w:val="00D746DC"/>
    <w:rsid w:val="00D755ED"/>
    <w:rsid w:val="00D76D46"/>
    <w:rsid w:val="00D76EE6"/>
    <w:rsid w:val="00D774B4"/>
    <w:rsid w:val="00D77F6C"/>
    <w:rsid w:val="00D80115"/>
    <w:rsid w:val="00D80CEE"/>
    <w:rsid w:val="00D80D6D"/>
    <w:rsid w:val="00D83147"/>
    <w:rsid w:val="00D8335D"/>
    <w:rsid w:val="00D838A1"/>
    <w:rsid w:val="00D83D95"/>
    <w:rsid w:val="00D84FDE"/>
    <w:rsid w:val="00D861C0"/>
    <w:rsid w:val="00D86989"/>
    <w:rsid w:val="00D87FB8"/>
    <w:rsid w:val="00D92034"/>
    <w:rsid w:val="00D92667"/>
    <w:rsid w:val="00D92B89"/>
    <w:rsid w:val="00D92FF1"/>
    <w:rsid w:val="00D93432"/>
    <w:rsid w:val="00D9428F"/>
    <w:rsid w:val="00D956FB"/>
    <w:rsid w:val="00D95AAB"/>
    <w:rsid w:val="00D95F56"/>
    <w:rsid w:val="00D96267"/>
    <w:rsid w:val="00D96A2A"/>
    <w:rsid w:val="00D96C28"/>
    <w:rsid w:val="00D97015"/>
    <w:rsid w:val="00DA010D"/>
    <w:rsid w:val="00DA0C0E"/>
    <w:rsid w:val="00DA1215"/>
    <w:rsid w:val="00DA16C8"/>
    <w:rsid w:val="00DA1BE8"/>
    <w:rsid w:val="00DA1D81"/>
    <w:rsid w:val="00DA21F7"/>
    <w:rsid w:val="00DA2FD3"/>
    <w:rsid w:val="00DA5113"/>
    <w:rsid w:val="00DA5901"/>
    <w:rsid w:val="00DA7B8D"/>
    <w:rsid w:val="00DB02E2"/>
    <w:rsid w:val="00DB0FC4"/>
    <w:rsid w:val="00DB1000"/>
    <w:rsid w:val="00DB169D"/>
    <w:rsid w:val="00DB2280"/>
    <w:rsid w:val="00DB29A2"/>
    <w:rsid w:val="00DB29AD"/>
    <w:rsid w:val="00DB2B57"/>
    <w:rsid w:val="00DB457F"/>
    <w:rsid w:val="00DB4599"/>
    <w:rsid w:val="00DB50D9"/>
    <w:rsid w:val="00DB53C4"/>
    <w:rsid w:val="00DB7A66"/>
    <w:rsid w:val="00DC0165"/>
    <w:rsid w:val="00DC0192"/>
    <w:rsid w:val="00DC0279"/>
    <w:rsid w:val="00DC04AB"/>
    <w:rsid w:val="00DC386C"/>
    <w:rsid w:val="00DC43D2"/>
    <w:rsid w:val="00DC465C"/>
    <w:rsid w:val="00DC5481"/>
    <w:rsid w:val="00DC5C22"/>
    <w:rsid w:val="00DC6781"/>
    <w:rsid w:val="00DC7129"/>
    <w:rsid w:val="00DC7483"/>
    <w:rsid w:val="00DC7585"/>
    <w:rsid w:val="00DC7859"/>
    <w:rsid w:val="00DD02C0"/>
    <w:rsid w:val="00DD0799"/>
    <w:rsid w:val="00DD108A"/>
    <w:rsid w:val="00DD11AE"/>
    <w:rsid w:val="00DD15C0"/>
    <w:rsid w:val="00DD2D09"/>
    <w:rsid w:val="00DD2E95"/>
    <w:rsid w:val="00DD4870"/>
    <w:rsid w:val="00DD488E"/>
    <w:rsid w:val="00DD4F1B"/>
    <w:rsid w:val="00DD513F"/>
    <w:rsid w:val="00DD6D71"/>
    <w:rsid w:val="00DE03BF"/>
    <w:rsid w:val="00DE1798"/>
    <w:rsid w:val="00DE1CFC"/>
    <w:rsid w:val="00DE2724"/>
    <w:rsid w:val="00DE2927"/>
    <w:rsid w:val="00DE4307"/>
    <w:rsid w:val="00DE4825"/>
    <w:rsid w:val="00DE4C26"/>
    <w:rsid w:val="00DE4E22"/>
    <w:rsid w:val="00DE60AF"/>
    <w:rsid w:val="00DE60F4"/>
    <w:rsid w:val="00DE7611"/>
    <w:rsid w:val="00DE7E28"/>
    <w:rsid w:val="00DF13D0"/>
    <w:rsid w:val="00DF292C"/>
    <w:rsid w:val="00DF2FF7"/>
    <w:rsid w:val="00DF352D"/>
    <w:rsid w:val="00DF39BC"/>
    <w:rsid w:val="00DF4134"/>
    <w:rsid w:val="00DF44C0"/>
    <w:rsid w:val="00DF5296"/>
    <w:rsid w:val="00DF55DE"/>
    <w:rsid w:val="00E00975"/>
    <w:rsid w:val="00E02395"/>
    <w:rsid w:val="00E02473"/>
    <w:rsid w:val="00E02845"/>
    <w:rsid w:val="00E0331E"/>
    <w:rsid w:val="00E034B0"/>
    <w:rsid w:val="00E046C7"/>
    <w:rsid w:val="00E06193"/>
    <w:rsid w:val="00E06292"/>
    <w:rsid w:val="00E066DD"/>
    <w:rsid w:val="00E06EEA"/>
    <w:rsid w:val="00E07B7B"/>
    <w:rsid w:val="00E10E48"/>
    <w:rsid w:val="00E11377"/>
    <w:rsid w:val="00E12BB2"/>
    <w:rsid w:val="00E12DD7"/>
    <w:rsid w:val="00E12F1C"/>
    <w:rsid w:val="00E12FE6"/>
    <w:rsid w:val="00E134FB"/>
    <w:rsid w:val="00E13C48"/>
    <w:rsid w:val="00E14647"/>
    <w:rsid w:val="00E14712"/>
    <w:rsid w:val="00E14B2F"/>
    <w:rsid w:val="00E14F25"/>
    <w:rsid w:val="00E16955"/>
    <w:rsid w:val="00E17197"/>
    <w:rsid w:val="00E17B59"/>
    <w:rsid w:val="00E207A9"/>
    <w:rsid w:val="00E207CE"/>
    <w:rsid w:val="00E21590"/>
    <w:rsid w:val="00E21F15"/>
    <w:rsid w:val="00E22630"/>
    <w:rsid w:val="00E24023"/>
    <w:rsid w:val="00E245B8"/>
    <w:rsid w:val="00E257EA"/>
    <w:rsid w:val="00E26AB0"/>
    <w:rsid w:val="00E318E0"/>
    <w:rsid w:val="00E326EF"/>
    <w:rsid w:val="00E32B0F"/>
    <w:rsid w:val="00E32F69"/>
    <w:rsid w:val="00E3391F"/>
    <w:rsid w:val="00E353D9"/>
    <w:rsid w:val="00E35BAC"/>
    <w:rsid w:val="00E361E5"/>
    <w:rsid w:val="00E36FD8"/>
    <w:rsid w:val="00E40A71"/>
    <w:rsid w:val="00E40C7F"/>
    <w:rsid w:val="00E40EE1"/>
    <w:rsid w:val="00E40FA3"/>
    <w:rsid w:val="00E418B8"/>
    <w:rsid w:val="00E4268A"/>
    <w:rsid w:val="00E43168"/>
    <w:rsid w:val="00E438BB"/>
    <w:rsid w:val="00E44239"/>
    <w:rsid w:val="00E44A83"/>
    <w:rsid w:val="00E4568B"/>
    <w:rsid w:val="00E45D37"/>
    <w:rsid w:val="00E4704D"/>
    <w:rsid w:val="00E47704"/>
    <w:rsid w:val="00E510E2"/>
    <w:rsid w:val="00E52424"/>
    <w:rsid w:val="00E524E9"/>
    <w:rsid w:val="00E5292D"/>
    <w:rsid w:val="00E53564"/>
    <w:rsid w:val="00E539B7"/>
    <w:rsid w:val="00E54E41"/>
    <w:rsid w:val="00E55421"/>
    <w:rsid w:val="00E5773E"/>
    <w:rsid w:val="00E60A9A"/>
    <w:rsid w:val="00E611E9"/>
    <w:rsid w:val="00E61C28"/>
    <w:rsid w:val="00E65B57"/>
    <w:rsid w:val="00E65C6A"/>
    <w:rsid w:val="00E65EB4"/>
    <w:rsid w:val="00E66F46"/>
    <w:rsid w:val="00E675AB"/>
    <w:rsid w:val="00E67EB8"/>
    <w:rsid w:val="00E70157"/>
    <w:rsid w:val="00E7066E"/>
    <w:rsid w:val="00E70C66"/>
    <w:rsid w:val="00E70F49"/>
    <w:rsid w:val="00E7212D"/>
    <w:rsid w:val="00E73325"/>
    <w:rsid w:val="00E7357F"/>
    <w:rsid w:val="00E74159"/>
    <w:rsid w:val="00E744A1"/>
    <w:rsid w:val="00E74B16"/>
    <w:rsid w:val="00E74BB3"/>
    <w:rsid w:val="00E74E6C"/>
    <w:rsid w:val="00E76099"/>
    <w:rsid w:val="00E80AC8"/>
    <w:rsid w:val="00E81D90"/>
    <w:rsid w:val="00E833B5"/>
    <w:rsid w:val="00E83B53"/>
    <w:rsid w:val="00E8435D"/>
    <w:rsid w:val="00E84FA5"/>
    <w:rsid w:val="00E851B8"/>
    <w:rsid w:val="00E87CEA"/>
    <w:rsid w:val="00E912F4"/>
    <w:rsid w:val="00E916C3"/>
    <w:rsid w:val="00E919C7"/>
    <w:rsid w:val="00E9212A"/>
    <w:rsid w:val="00E9287B"/>
    <w:rsid w:val="00E92EDD"/>
    <w:rsid w:val="00E9327D"/>
    <w:rsid w:val="00E934FA"/>
    <w:rsid w:val="00E946A9"/>
    <w:rsid w:val="00E9544F"/>
    <w:rsid w:val="00E973FE"/>
    <w:rsid w:val="00EA0ED3"/>
    <w:rsid w:val="00EA1A74"/>
    <w:rsid w:val="00EA1C85"/>
    <w:rsid w:val="00EA1D65"/>
    <w:rsid w:val="00EA200E"/>
    <w:rsid w:val="00EA21A7"/>
    <w:rsid w:val="00EA232C"/>
    <w:rsid w:val="00EA248D"/>
    <w:rsid w:val="00EA27D3"/>
    <w:rsid w:val="00EA27D9"/>
    <w:rsid w:val="00EA5AE4"/>
    <w:rsid w:val="00EA6817"/>
    <w:rsid w:val="00EA7C55"/>
    <w:rsid w:val="00EB14AE"/>
    <w:rsid w:val="00EB190A"/>
    <w:rsid w:val="00EB1E9F"/>
    <w:rsid w:val="00EB1EDA"/>
    <w:rsid w:val="00EB2E15"/>
    <w:rsid w:val="00EB3213"/>
    <w:rsid w:val="00EB3E6F"/>
    <w:rsid w:val="00EB44FE"/>
    <w:rsid w:val="00EB4C6B"/>
    <w:rsid w:val="00EB53DC"/>
    <w:rsid w:val="00EB736E"/>
    <w:rsid w:val="00EB7603"/>
    <w:rsid w:val="00EC0F12"/>
    <w:rsid w:val="00EC0FF7"/>
    <w:rsid w:val="00EC1F76"/>
    <w:rsid w:val="00EC21CB"/>
    <w:rsid w:val="00EC2452"/>
    <w:rsid w:val="00EC26AF"/>
    <w:rsid w:val="00EC2FEE"/>
    <w:rsid w:val="00EC355B"/>
    <w:rsid w:val="00EC3941"/>
    <w:rsid w:val="00EC3D65"/>
    <w:rsid w:val="00EC4E60"/>
    <w:rsid w:val="00EC50A3"/>
    <w:rsid w:val="00EC56DB"/>
    <w:rsid w:val="00EC7493"/>
    <w:rsid w:val="00EC764E"/>
    <w:rsid w:val="00ED0516"/>
    <w:rsid w:val="00ED0D04"/>
    <w:rsid w:val="00ED0E4E"/>
    <w:rsid w:val="00ED1AF5"/>
    <w:rsid w:val="00ED1BBC"/>
    <w:rsid w:val="00ED215B"/>
    <w:rsid w:val="00ED49F1"/>
    <w:rsid w:val="00ED4EC6"/>
    <w:rsid w:val="00ED5C12"/>
    <w:rsid w:val="00ED7F7A"/>
    <w:rsid w:val="00EE0415"/>
    <w:rsid w:val="00EE0A13"/>
    <w:rsid w:val="00EE2231"/>
    <w:rsid w:val="00EE2509"/>
    <w:rsid w:val="00EE297D"/>
    <w:rsid w:val="00EE2D67"/>
    <w:rsid w:val="00EE2F33"/>
    <w:rsid w:val="00EE3868"/>
    <w:rsid w:val="00EE3A08"/>
    <w:rsid w:val="00EE533D"/>
    <w:rsid w:val="00EE5517"/>
    <w:rsid w:val="00EE5EFF"/>
    <w:rsid w:val="00EE5F67"/>
    <w:rsid w:val="00EE6671"/>
    <w:rsid w:val="00EF00F7"/>
    <w:rsid w:val="00EF04A5"/>
    <w:rsid w:val="00EF1D86"/>
    <w:rsid w:val="00EF2041"/>
    <w:rsid w:val="00EF243D"/>
    <w:rsid w:val="00EF3515"/>
    <w:rsid w:val="00EF5E65"/>
    <w:rsid w:val="00EF673C"/>
    <w:rsid w:val="00EF6CA2"/>
    <w:rsid w:val="00EF7C0A"/>
    <w:rsid w:val="00F01080"/>
    <w:rsid w:val="00F01301"/>
    <w:rsid w:val="00F013CD"/>
    <w:rsid w:val="00F01B7E"/>
    <w:rsid w:val="00F01D42"/>
    <w:rsid w:val="00F0209F"/>
    <w:rsid w:val="00F03397"/>
    <w:rsid w:val="00F03945"/>
    <w:rsid w:val="00F04C33"/>
    <w:rsid w:val="00F0591E"/>
    <w:rsid w:val="00F060D1"/>
    <w:rsid w:val="00F06546"/>
    <w:rsid w:val="00F10027"/>
    <w:rsid w:val="00F10F46"/>
    <w:rsid w:val="00F12ABB"/>
    <w:rsid w:val="00F12BAB"/>
    <w:rsid w:val="00F141CB"/>
    <w:rsid w:val="00F14996"/>
    <w:rsid w:val="00F14A50"/>
    <w:rsid w:val="00F15368"/>
    <w:rsid w:val="00F1599A"/>
    <w:rsid w:val="00F15A0F"/>
    <w:rsid w:val="00F16CB9"/>
    <w:rsid w:val="00F179E1"/>
    <w:rsid w:val="00F20C53"/>
    <w:rsid w:val="00F20EBE"/>
    <w:rsid w:val="00F22389"/>
    <w:rsid w:val="00F22ACF"/>
    <w:rsid w:val="00F22F01"/>
    <w:rsid w:val="00F2360A"/>
    <w:rsid w:val="00F23B9B"/>
    <w:rsid w:val="00F23C3F"/>
    <w:rsid w:val="00F25E79"/>
    <w:rsid w:val="00F2755C"/>
    <w:rsid w:val="00F3063F"/>
    <w:rsid w:val="00F3097C"/>
    <w:rsid w:val="00F315B4"/>
    <w:rsid w:val="00F32011"/>
    <w:rsid w:val="00F33704"/>
    <w:rsid w:val="00F33884"/>
    <w:rsid w:val="00F338F9"/>
    <w:rsid w:val="00F33F58"/>
    <w:rsid w:val="00F3400B"/>
    <w:rsid w:val="00F358C6"/>
    <w:rsid w:val="00F36B74"/>
    <w:rsid w:val="00F3713C"/>
    <w:rsid w:val="00F37925"/>
    <w:rsid w:val="00F420E9"/>
    <w:rsid w:val="00F4260B"/>
    <w:rsid w:val="00F457D8"/>
    <w:rsid w:val="00F46527"/>
    <w:rsid w:val="00F46C83"/>
    <w:rsid w:val="00F4711B"/>
    <w:rsid w:val="00F47983"/>
    <w:rsid w:val="00F47B2C"/>
    <w:rsid w:val="00F47E6E"/>
    <w:rsid w:val="00F5021C"/>
    <w:rsid w:val="00F5061E"/>
    <w:rsid w:val="00F527E1"/>
    <w:rsid w:val="00F52B49"/>
    <w:rsid w:val="00F52E35"/>
    <w:rsid w:val="00F53A0D"/>
    <w:rsid w:val="00F55417"/>
    <w:rsid w:val="00F558C3"/>
    <w:rsid w:val="00F56269"/>
    <w:rsid w:val="00F56A29"/>
    <w:rsid w:val="00F56D21"/>
    <w:rsid w:val="00F573DC"/>
    <w:rsid w:val="00F60BD1"/>
    <w:rsid w:val="00F61443"/>
    <w:rsid w:val="00F624E5"/>
    <w:rsid w:val="00F626F1"/>
    <w:rsid w:val="00F62723"/>
    <w:rsid w:val="00F62E72"/>
    <w:rsid w:val="00F63821"/>
    <w:rsid w:val="00F6484F"/>
    <w:rsid w:val="00F65C7C"/>
    <w:rsid w:val="00F678BE"/>
    <w:rsid w:val="00F67EB8"/>
    <w:rsid w:val="00F70747"/>
    <w:rsid w:val="00F70FE6"/>
    <w:rsid w:val="00F7188A"/>
    <w:rsid w:val="00F71A21"/>
    <w:rsid w:val="00F726E1"/>
    <w:rsid w:val="00F729C0"/>
    <w:rsid w:val="00F72CF8"/>
    <w:rsid w:val="00F730E0"/>
    <w:rsid w:val="00F730F6"/>
    <w:rsid w:val="00F736A7"/>
    <w:rsid w:val="00F73FF8"/>
    <w:rsid w:val="00F742A5"/>
    <w:rsid w:val="00F766AA"/>
    <w:rsid w:val="00F77E51"/>
    <w:rsid w:val="00F807A4"/>
    <w:rsid w:val="00F81B2F"/>
    <w:rsid w:val="00F82131"/>
    <w:rsid w:val="00F829B2"/>
    <w:rsid w:val="00F8366F"/>
    <w:rsid w:val="00F85012"/>
    <w:rsid w:val="00F85B74"/>
    <w:rsid w:val="00F860D5"/>
    <w:rsid w:val="00F86A12"/>
    <w:rsid w:val="00F86B71"/>
    <w:rsid w:val="00F86BA5"/>
    <w:rsid w:val="00F87114"/>
    <w:rsid w:val="00F87642"/>
    <w:rsid w:val="00F87FC6"/>
    <w:rsid w:val="00F907B4"/>
    <w:rsid w:val="00F909CF"/>
    <w:rsid w:val="00F90DBA"/>
    <w:rsid w:val="00F90F08"/>
    <w:rsid w:val="00F90FCB"/>
    <w:rsid w:val="00F92BD8"/>
    <w:rsid w:val="00F92FD7"/>
    <w:rsid w:val="00F93E9B"/>
    <w:rsid w:val="00F96475"/>
    <w:rsid w:val="00F971D1"/>
    <w:rsid w:val="00FA02BD"/>
    <w:rsid w:val="00FA1B84"/>
    <w:rsid w:val="00FA1E14"/>
    <w:rsid w:val="00FA23FC"/>
    <w:rsid w:val="00FA2594"/>
    <w:rsid w:val="00FA2639"/>
    <w:rsid w:val="00FA2877"/>
    <w:rsid w:val="00FA314E"/>
    <w:rsid w:val="00FA31A1"/>
    <w:rsid w:val="00FA47E9"/>
    <w:rsid w:val="00FA4CF8"/>
    <w:rsid w:val="00FA54D8"/>
    <w:rsid w:val="00FA5D41"/>
    <w:rsid w:val="00FA5FBC"/>
    <w:rsid w:val="00FA7540"/>
    <w:rsid w:val="00FB0127"/>
    <w:rsid w:val="00FB0D21"/>
    <w:rsid w:val="00FB1800"/>
    <w:rsid w:val="00FB1BB3"/>
    <w:rsid w:val="00FB21BA"/>
    <w:rsid w:val="00FB2F20"/>
    <w:rsid w:val="00FB3A21"/>
    <w:rsid w:val="00FB46B1"/>
    <w:rsid w:val="00FB4943"/>
    <w:rsid w:val="00FB49C6"/>
    <w:rsid w:val="00FB4F4B"/>
    <w:rsid w:val="00FB537A"/>
    <w:rsid w:val="00FB645A"/>
    <w:rsid w:val="00FB6662"/>
    <w:rsid w:val="00FB6881"/>
    <w:rsid w:val="00FB7315"/>
    <w:rsid w:val="00FB7710"/>
    <w:rsid w:val="00FC1F74"/>
    <w:rsid w:val="00FC2E18"/>
    <w:rsid w:val="00FC3F07"/>
    <w:rsid w:val="00FC40FD"/>
    <w:rsid w:val="00FC4922"/>
    <w:rsid w:val="00FC4F85"/>
    <w:rsid w:val="00FC5E44"/>
    <w:rsid w:val="00FD02CF"/>
    <w:rsid w:val="00FD0645"/>
    <w:rsid w:val="00FD0672"/>
    <w:rsid w:val="00FD0739"/>
    <w:rsid w:val="00FD15F1"/>
    <w:rsid w:val="00FD164F"/>
    <w:rsid w:val="00FD1ABB"/>
    <w:rsid w:val="00FD1DA7"/>
    <w:rsid w:val="00FD227A"/>
    <w:rsid w:val="00FD2FA4"/>
    <w:rsid w:val="00FD436C"/>
    <w:rsid w:val="00FD4EF9"/>
    <w:rsid w:val="00FD562E"/>
    <w:rsid w:val="00FD5B5F"/>
    <w:rsid w:val="00FD63CB"/>
    <w:rsid w:val="00FD6788"/>
    <w:rsid w:val="00FD73BC"/>
    <w:rsid w:val="00FD7895"/>
    <w:rsid w:val="00FD79D0"/>
    <w:rsid w:val="00FE1CF4"/>
    <w:rsid w:val="00FE1F03"/>
    <w:rsid w:val="00FE227C"/>
    <w:rsid w:val="00FE469D"/>
    <w:rsid w:val="00FE4F9F"/>
    <w:rsid w:val="00FE539C"/>
    <w:rsid w:val="00FE742F"/>
    <w:rsid w:val="00FF02F7"/>
    <w:rsid w:val="00FF15A8"/>
    <w:rsid w:val="00FF1F75"/>
    <w:rsid w:val="00FF29B6"/>
    <w:rsid w:val="00FF2B73"/>
    <w:rsid w:val="00FF3366"/>
    <w:rsid w:val="00FF35A6"/>
    <w:rsid w:val="00FF39BB"/>
    <w:rsid w:val="00FF3A63"/>
    <w:rsid w:val="00FF3B00"/>
    <w:rsid w:val="00FF3FED"/>
    <w:rsid w:val="00FF4CA4"/>
    <w:rsid w:val="00FF4F4E"/>
    <w:rsid w:val="00FF5DEA"/>
    <w:rsid w:val="00FF5E4E"/>
    <w:rsid w:val="00FF5FEF"/>
    <w:rsid w:val="00FF61EC"/>
    <w:rsid w:val="00FF7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AFBB"/>
  <w15:docId w15:val="{96650A60-6BA6-4CC4-86D5-F988C8895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a">
    <w:name w:val="heading 1"/>
    <w:basedOn w:val="a"/>
    <w:next w:val="a"/>
    <w:link w:val="1b"/>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5"/>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1"/>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1"/>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1"/>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1"/>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1"/>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a5"/>
    <w:uiPriority w:val="99"/>
    <w:semiHidden/>
    <w:unhideWhenUsed/>
    <w:rsid w:val="008F5F65"/>
    <w:rPr>
      <w:sz w:val="18"/>
      <w:szCs w:val="18"/>
    </w:rPr>
  </w:style>
  <w:style w:type="character" w:customStyle="1" w:styleId="a5">
    <w:name w:val="批注框文本 字符"/>
    <w:basedOn w:val="a0"/>
    <w:link w:val="a4"/>
    <w:uiPriority w:val="99"/>
    <w:semiHidden/>
    <w:rsid w:val="008F5F65"/>
    <w:rPr>
      <w:sz w:val="18"/>
      <w:szCs w:val="18"/>
    </w:rPr>
  </w:style>
  <w:style w:type="paragraph" w:styleId="a6">
    <w:name w:val="header"/>
    <w:basedOn w:val="a"/>
    <w:link w:val="a7"/>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4375E"/>
    <w:rPr>
      <w:sz w:val="18"/>
      <w:szCs w:val="18"/>
    </w:rPr>
  </w:style>
  <w:style w:type="paragraph" w:styleId="a8">
    <w:name w:val="footer"/>
    <w:basedOn w:val="a"/>
    <w:link w:val="a9"/>
    <w:uiPriority w:val="99"/>
    <w:unhideWhenUsed/>
    <w:rsid w:val="0084375E"/>
    <w:pPr>
      <w:tabs>
        <w:tab w:val="center" w:pos="4153"/>
        <w:tab w:val="right" w:pos="8306"/>
      </w:tabs>
      <w:snapToGrid w:val="0"/>
      <w:jc w:val="left"/>
    </w:pPr>
    <w:rPr>
      <w:sz w:val="18"/>
      <w:szCs w:val="18"/>
    </w:rPr>
  </w:style>
  <w:style w:type="character" w:customStyle="1" w:styleId="a9">
    <w:name w:val="页脚 字符"/>
    <w:basedOn w:val="a0"/>
    <w:link w:val="a8"/>
    <w:uiPriority w:val="99"/>
    <w:rsid w:val="0084375E"/>
    <w:rPr>
      <w:sz w:val="18"/>
      <w:szCs w:val="18"/>
    </w:rPr>
  </w:style>
  <w:style w:type="character" w:styleId="aa">
    <w:name w:val="Placeholder Text"/>
    <w:basedOn w:val="a0"/>
    <w:uiPriority w:val="99"/>
    <w:semiHidden/>
    <w:rsid w:val="00512420"/>
    <w:rPr>
      <w:color w:val="808080"/>
    </w:rPr>
  </w:style>
  <w:style w:type="paragraph" w:styleId="ab">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c">
    <w:name w:val="Date"/>
    <w:basedOn w:val="a"/>
    <w:next w:val="a"/>
    <w:link w:val="ad"/>
    <w:uiPriority w:val="99"/>
    <w:semiHidden/>
    <w:unhideWhenUsed/>
    <w:rsid w:val="00986C1E"/>
    <w:pPr>
      <w:ind w:leftChars="2500" w:left="100"/>
    </w:pPr>
  </w:style>
  <w:style w:type="character" w:customStyle="1" w:styleId="ad">
    <w:name w:val="日期 字符"/>
    <w:basedOn w:val="a0"/>
    <w:link w:val="ac"/>
    <w:uiPriority w:val="99"/>
    <w:semiHidden/>
    <w:rsid w:val="00986C1E"/>
  </w:style>
  <w:style w:type="table" w:styleId="ae">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b">
    <w:name w:val="标题 1 字符"/>
    <w:basedOn w:val="a0"/>
    <w:link w:val="1a"/>
    <w:uiPriority w:val="9"/>
    <w:rsid w:val="002C650F"/>
    <w:rPr>
      <w:rFonts w:asciiTheme="majorEastAsia" w:eastAsiaTheme="majorEastAsia" w:hAnsiTheme="majorEastAsia"/>
      <w:b/>
      <w:sz w:val="44"/>
    </w:rPr>
  </w:style>
  <w:style w:type="character" w:customStyle="1" w:styleId="25">
    <w:name w:val="标题 2 字符"/>
    <w:basedOn w:val="a0"/>
    <w:link w:val="24"/>
    <w:uiPriority w:val="9"/>
    <w:rsid w:val="005A7BF0"/>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5A7BF0"/>
    <w:rPr>
      <w:b/>
      <w:bCs/>
      <w:sz w:val="32"/>
      <w:szCs w:val="32"/>
    </w:rPr>
  </w:style>
  <w:style w:type="character" w:customStyle="1" w:styleId="41">
    <w:name w:val="标题 4 字符"/>
    <w:basedOn w:val="a0"/>
    <w:link w:val="40"/>
    <w:uiPriority w:val="9"/>
    <w:rsid w:val="005A7BF0"/>
    <w:rPr>
      <w:rFonts w:asciiTheme="majorHAnsi" w:eastAsiaTheme="majorEastAsia" w:hAnsiTheme="majorHAnsi" w:cstheme="majorBidi"/>
      <w:b/>
      <w:bCs/>
      <w:sz w:val="28"/>
      <w:szCs w:val="28"/>
    </w:rPr>
  </w:style>
  <w:style w:type="character" w:customStyle="1" w:styleId="51">
    <w:name w:val="标题 5 字符"/>
    <w:basedOn w:val="a0"/>
    <w:link w:val="50"/>
    <w:uiPriority w:val="9"/>
    <w:rsid w:val="005A7BF0"/>
    <w:rPr>
      <w:b/>
      <w:bCs/>
      <w:sz w:val="28"/>
      <w:szCs w:val="28"/>
    </w:rPr>
  </w:style>
  <w:style w:type="character" w:customStyle="1" w:styleId="61">
    <w:name w:val="标题 6 字符"/>
    <w:basedOn w:val="a0"/>
    <w:link w:val="60"/>
    <w:uiPriority w:val="9"/>
    <w:semiHidden/>
    <w:rsid w:val="005A7BF0"/>
    <w:rPr>
      <w:rFonts w:asciiTheme="majorHAnsi" w:eastAsiaTheme="majorEastAsia" w:hAnsiTheme="majorHAnsi" w:cstheme="majorBidi"/>
      <w:b/>
      <w:bCs/>
      <w:sz w:val="24"/>
      <w:szCs w:val="24"/>
    </w:rPr>
  </w:style>
  <w:style w:type="character" w:customStyle="1" w:styleId="71">
    <w:name w:val="标题 7 字符"/>
    <w:basedOn w:val="a0"/>
    <w:link w:val="70"/>
    <w:uiPriority w:val="9"/>
    <w:semiHidden/>
    <w:rsid w:val="005A7BF0"/>
    <w:rPr>
      <w:b/>
      <w:bCs/>
      <w:sz w:val="24"/>
      <w:szCs w:val="24"/>
    </w:rPr>
  </w:style>
  <w:style w:type="character" w:customStyle="1" w:styleId="81">
    <w:name w:val="标题 8 字符"/>
    <w:basedOn w:val="a0"/>
    <w:link w:val="80"/>
    <w:uiPriority w:val="9"/>
    <w:semiHidden/>
    <w:rsid w:val="005A7BF0"/>
    <w:rPr>
      <w:rFonts w:asciiTheme="majorHAnsi" w:eastAsiaTheme="majorEastAsia" w:hAnsiTheme="majorHAnsi" w:cstheme="majorBidi"/>
      <w:sz w:val="24"/>
      <w:szCs w:val="24"/>
    </w:rPr>
  </w:style>
  <w:style w:type="character" w:customStyle="1" w:styleId="91">
    <w:name w:val="标题 9 字符"/>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c">
    <w:name w:val="toc 1"/>
    <w:basedOn w:val="a"/>
    <w:next w:val="a"/>
    <w:autoRedefine/>
    <w:uiPriority w:val="39"/>
    <w:unhideWhenUsed/>
    <w:rsid w:val="0074572E"/>
  </w:style>
  <w:style w:type="paragraph" w:styleId="26">
    <w:name w:val="toc 2"/>
    <w:basedOn w:val="a"/>
    <w:next w:val="a"/>
    <w:autoRedefine/>
    <w:uiPriority w:val="39"/>
    <w:unhideWhenUsed/>
    <w:rsid w:val="00705FD9"/>
    <w:pPr>
      <w:tabs>
        <w:tab w:val="left" w:pos="1050"/>
        <w:tab w:val="right" w:leader="dot" w:pos="8296"/>
      </w:tabs>
      <w:ind w:leftChars="200" w:left="420"/>
    </w:pPr>
  </w:style>
  <w:style w:type="paragraph" w:styleId="32">
    <w:name w:val="toc 3"/>
    <w:basedOn w:val="a"/>
    <w:next w:val="a"/>
    <w:autoRedefine/>
    <w:uiPriority w:val="39"/>
    <w:unhideWhenUsed/>
    <w:rsid w:val="001B5183"/>
    <w:pPr>
      <w:ind w:leftChars="400" w:left="400"/>
    </w:pPr>
  </w:style>
  <w:style w:type="character" w:styleId="af">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f0">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2">
    <w:name w:val="toc 4"/>
    <w:basedOn w:val="a"/>
    <w:next w:val="a"/>
    <w:autoRedefine/>
    <w:uiPriority w:val="39"/>
    <w:unhideWhenUsed/>
    <w:rsid w:val="006A67BE"/>
    <w:pPr>
      <w:ind w:leftChars="600" w:left="1260"/>
    </w:pPr>
  </w:style>
  <w:style w:type="paragraph" w:styleId="af1">
    <w:name w:val="endnote text"/>
    <w:basedOn w:val="a"/>
    <w:link w:val="af2"/>
    <w:uiPriority w:val="99"/>
    <w:semiHidden/>
    <w:unhideWhenUsed/>
    <w:rsid w:val="001762CF"/>
    <w:pPr>
      <w:snapToGrid w:val="0"/>
      <w:jc w:val="left"/>
    </w:pPr>
  </w:style>
  <w:style w:type="character" w:customStyle="1" w:styleId="af2">
    <w:name w:val="尾注文本 字符"/>
    <w:basedOn w:val="a0"/>
    <w:link w:val="af1"/>
    <w:uiPriority w:val="99"/>
    <w:semiHidden/>
    <w:rsid w:val="001762CF"/>
  </w:style>
  <w:style w:type="character" w:styleId="af3">
    <w:name w:val="annotation reference"/>
    <w:basedOn w:val="a0"/>
    <w:uiPriority w:val="99"/>
    <w:semiHidden/>
    <w:unhideWhenUsed/>
    <w:rsid w:val="00FC5E44"/>
    <w:rPr>
      <w:sz w:val="21"/>
      <w:szCs w:val="21"/>
    </w:rPr>
  </w:style>
  <w:style w:type="paragraph" w:styleId="af4">
    <w:name w:val="annotation text"/>
    <w:basedOn w:val="a"/>
    <w:link w:val="af5"/>
    <w:uiPriority w:val="99"/>
    <w:semiHidden/>
    <w:unhideWhenUsed/>
    <w:rsid w:val="00FC5E44"/>
    <w:pPr>
      <w:jc w:val="left"/>
    </w:pPr>
  </w:style>
  <w:style w:type="character" w:customStyle="1" w:styleId="af5">
    <w:name w:val="批注文字 字符"/>
    <w:basedOn w:val="a0"/>
    <w:link w:val="af4"/>
    <w:uiPriority w:val="99"/>
    <w:semiHidden/>
    <w:rsid w:val="00FC5E44"/>
  </w:style>
  <w:style w:type="paragraph" w:styleId="af6">
    <w:name w:val="annotation subject"/>
    <w:basedOn w:val="af4"/>
    <w:next w:val="af4"/>
    <w:link w:val="af7"/>
    <w:uiPriority w:val="99"/>
    <w:semiHidden/>
    <w:unhideWhenUsed/>
    <w:rsid w:val="00FC5E44"/>
    <w:rPr>
      <w:b/>
      <w:bCs/>
    </w:rPr>
  </w:style>
  <w:style w:type="character" w:customStyle="1" w:styleId="af7">
    <w:name w:val="批注主题 字符"/>
    <w:basedOn w:val="af5"/>
    <w:link w:val="af6"/>
    <w:uiPriority w:val="99"/>
    <w:semiHidden/>
    <w:rsid w:val="00FC5E44"/>
    <w:rPr>
      <w:b/>
      <w:bCs/>
    </w:rPr>
  </w:style>
  <w:style w:type="paragraph" w:styleId="af8">
    <w:name w:val="Revision"/>
    <w:hidden/>
    <w:uiPriority w:val="99"/>
    <w:semiHidden/>
    <w:rsid w:val="00FC5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2848">
      <w:bodyDiv w:val="1"/>
      <w:marLeft w:val="0"/>
      <w:marRight w:val="0"/>
      <w:marTop w:val="0"/>
      <w:marBottom w:val="0"/>
      <w:divBdr>
        <w:top w:val="none" w:sz="0" w:space="0" w:color="auto"/>
        <w:left w:val="none" w:sz="0" w:space="0" w:color="auto"/>
        <w:bottom w:val="none" w:sz="0" w:space="0" w:color="auto"/>
        <w:right w:val="none" w:sz="0" w:space="0" w:color="auto"/>
      </w:divBdr>
    </w:div>
    <w:div w:id="463277105">
      <w:bodyDiv w:val="1"/>
      <w:marLeft w:val="0"/>
      <w:marRight w:val="0"/>
      <w:marTop w:val="0"/>
      <w:marBottom w:val="0"/>
      <w:divBdr>
        <w:top w:val="none" w:sz="0" w:space="0" w:color="auto"/>
        <w:left w:val="none" w:sz="0" w:space="0" w:color="auto"/>
        <w:bottom w:val="none" w:sz="0" w:space="0" w:color="auto"/>
        <w:right w:val="none" w:sz="0" w:space="0" w:color="auto"/>
      </w:divBdr>
    </w:div>
    <w:div w:id="553931382">
      <w:bodyDiv w:val="1"/>
      <w:marLeft w:val="0"/>
      <w:marRight w:val="0"/>
      <w:marTop w:val="0"/>
      <w:marBottom w:val="0"/>
      <w:divBdr>
        <w:top w:val="none" w:sz="0" w:space="0" w:color="auto"/>
        <w:left w:val="none" w:sz="0" w:space="0" w:color="auto"/>
        <w:bottom w:val="none" w:sz="0" w:space="0" w:color="auto"/>
        <w:right w:val="none" w:sz="0" w:space="0" w:color="auto"/>
      </w:divBdr>
    </w:div>
    <w:div w:id="732049950">
      <w:bodyDiv w:val="1"/>
      <w:marLeft w:val="0"/>
      <w:marRight w:val="0"/>
      <w:marTop w:val="0"/>
      <w:marBottom w:val="0"/>
      <w:divBdr>
        <w:top w:val="none" w:sz="0" w:space="0" w:color="auto"/>
        <w:left w:val="none" w:sz="0" w:space="0" w:color="auto"/>
        <w:bottom w:val="none" w:sz="0" w:space="0" w:color="auto"/>
        <w:right w:val="none" w:sz="0" w:space="0" w:color="auto"/>
      </w:divBdr>
    </w:div>
    <w:div w:id="793140722">
      <w:bodyDiv w:val="1"/>
      <w:marLeft w:val="0"/>
      <w:marRight w:val="0"/>
      <w:marTop w:val="0"/>
      <w:marBottom w:val="0"/>
      <w:divBdr>
        <w:top w:val="none" w:sz="0" w:space="0" w:color="auto"/>
        <w:left w:val="none" w:sz="0" w:space="0" w:color="auto"/>
        <w:bottom w:val="none" w:sz="0" w:space="0" w:color="auto"/>
        <w:right w:val="none" w:sz="0" w:space="0" w:color="auto"/>
      </w:divBdr>
      <w:divsChild>
        <w:div w:id="1586763582">
          <w:marLeft w:val="0"/>
          <w:marRight w:val="0"/>
          <w:marTop w:val="0"/>
          <w:marBottom w:val="0"/>
          <w:divBdr>
            <w:top w:val="none" w:sz="0" w:space="0" w:color="auto"/>
            <w:left w:val="none" w:sz="0" w:space="0" w:color="auto"/>
            <w:bottom w:val="none" w:sz="0" w:space="0" w:color="auto"/>
            <w:right w:val="none" w:sz="0" w:space="0" w:color="auto"/>
          </w:divBdr>
        </w:div>
      </w:divsChild>
    </w:div>
    <w:div w:id="847526787">
      <w:bodyDiv w:val="1"/>
      <w:marLeft w:val="0"/>
      <w:marRight w:val="0"/>
      <w:marTop w:val="0"/>
      <w:marBottom w:val="0"/>
      <w:divBdr>
        <w:top w:val="none" w:sz="0" w:space="0" w:color="auto"/>
        <w:left w:val="none" w:sz="0" w:space="0" w:color="auto"/>
        <w:bottom w:val="none" w:sz="0" w:space="0" w:color="auto"/>
        <w:right w:val="none" w:sz="0" w:space="0" w:color="auto"/>
      </w:divBdr>
    </w:div>
    <w:div w:id="12405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ganglia.info/"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issues.apache.org/jira/browse/MAPREDUCE-64" TargetMode="Externa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oleObject" Target="embeddings/oleObject2.bin"/><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wiki.lustre.org"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tachyon-project.org/"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issues.apache.org/jira/browse/MAPREDUCE-2354"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park.apache.org"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issues.apache.org/jira/browse/HADOOP-331"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96CCB0-1A15-4D2A-BAB9-98E2E263E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44678</TotalTime>
  <Pages>71</Pages>
  <Words>21521</Words>
  <Characters>36802</Characters>
  <Application>Microsoft Office Word</Application>
  <DocSecurity>0</DocSecurity>
  <Lines>1150</Lines>
  <Paragraphs>613</Paragraphs>
  <ScaleCrop>false</ScaleCrop>
  <Company/>
  <LinksUpToDate>false</LinksUpToDate>
  <CharactersWithSpaces>57710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kxj</dc:creator>
  <cp:lastModifiedBy>ericson yang</cp:lastModifiedBy>
  <cp:revision>2788</cp:revision>
  <cp:lastPrinted>2014-06-03T02:00:00Z</cp:lastPrinted>
  <dcterms:created xsi:type="dcterms:W3CDTF">2014-03-26T06:42:00Z</dcterms:created>
  <dcterms:modified xsi:type="dcterms:W3CDTF">2016-05-10T13:25:00Z</dcterms:modified>
</cp:coreProperties>
</file>