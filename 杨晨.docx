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382742"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bookmarkStart w:id="0" w:name="OLE_LINK6"/>
      <w:bookmarkStart w:id="1" w:name="OLE_LINK7"/>
      <w:del w:id="2" w:author="JieTang" w:date="2016-05-04T09:41:00Z">
        <w:r w:rsidRPr="00B96E99" w:rsidDel="00E02845">
          <w:rPr>
            <w:rFonts w:ascii="Times New Roman" w:eastAsia="楷体" w:hAnsi="Times New Roman" w:cs="Times New Roman"/>
            <w:b/>
            <w:bCs/>
            <w:sz w:val="48"/>
            <w:szCs w:val="48"/>
          </w:rPr>
          <w:delText>基于</w:delText>
        </w:r>
      </w:del>
      <w:ins w:id="3" w:author="JieTang" w:date="2016-05-04T09:41:00Z">
        <w:r w:rsidR="00E02845">
          <w:rPr>
            <w:rFonts w:ascii="Times New Roman" w:eastAsia="楷体" w:hAnsi="Times New Roman" w:cs="Times New Roman" w:hint="eastAsia"/>
            <w:b/>
            <w:bCs/>
            <w:sz w:val="48"/>
            <w:szCs w:val="48"/>
          </w:rPr>
          <w:t>面向</w:t>
        </w:r>
      </w:ins>
      <w:ins w:id="4"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5"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6"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7"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8"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382743"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5DC6238C" w:rsidR="001E2FC7" w:rsidRPr="00B96E99" w:rsidRDefault="002154FF" w:rsidP="002154FF">
      <w:pPr>
        <w:spacing w:line="400" w:lineRule="atLeast"/>
        <w:jc w:val="center"/>
        <w:rPr>
          <w:rFonts w:ascii="Times New Roman" w:eastAsia="宋体" w:hAnsi="Times New Roman" w:cs="Times New Roman" w:hint="eastAsia"/>
          <w:b/>
          <w:sz w:val="44"/>
          <w:szCs w:val="44"/>
        </w:rPr>
      </w:pPr>
      <w:r>
        <w:rPr>
          <w:rFonts w:ascii="Times New Roman" w:eastAsia="宋体" w:hAnsi="Times New Roman" w:cs="Times New Roman"/>
          <w:b/>
          <w:sz w:val="44"/>
          <w:szCs w:val="44"/>
        </w:rPr>
        <w:t>K</w:t>
      </w:r>
      <w:r>
        <w:rPr>
          <w:rFonts w:ascii="Times New Roman" w:eastAsia="宋体" w:hAnsi="Times New Roman" w:cs="Times New Roman" w:hint="eastAsia"/>
          <w:b/>
          <w:sz w:val="44"/>
          <w:szCs w:val="44"/>
        </w:rPr>
        <w:t>ey</w:t>
      </w:r>
      <w:r>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echnology</w:t>
      </w:r>
      <w:r>
        <w:rPr>
          <w:rFonts w:ascii="Times New Roman" w:eastAsia="宋体" w:hAnsi="Times New Roman" w:cs="Times New Roman"/>
          <w:b/>
          <w:sz w:val="44"/>
          <w:szCs w:val="44"/>
        </w:rPr>
        <w:t xml:space="preserve"> and</w:t>
      </w:r>
      <w:r>
        <w:rPr>
          <w:rFonts w:ascii="Times New Roman" w:eastAsia="宋体" w:hAnsi="Times New Roman" w:cs="Times New Roman" w:hint="eastAsia"/>
          <w:b/>
          <w:sz w:val="44"/>
          <w:szCs w:val="44"/>
        </w:rPr>
        <w:t xml:space="preserve"> Application research for high-per</w:t>
      </w:r>
      <w:r>
        <w:rPr>
          <w:rFonts w:ascii="Times New Roman" w:eastAsia="宋体" w:hAnsi="Times New Roman" w:cs="Times New Roman"/>
          <w:b/>
          <w:sz w:val="44"/>
          <w:szCs w:val="44"/>
        </w:rPr>
        <w:t>formance computing platform</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928BD79"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9" w:author="JieTang" w:date="2016-05-01T13:43:00Z"/>
          <w:rFonts w:ascii="Times New Roman" w:eastAsia="宋体" w:hAnsi="Times New Roman" w:cs="Times New Roman"/>
          <w:sz w:val="24"/>
          <w:szCs w:val="24"/>
        </w:rPr>
      </w:pPr>
      <w:bookmarkStart w:id="10" w:name="OLE_LINK37"/>
      <w:bookmarkStart w:id="11" w:name="OLE_LINK38"/>
    </w:p>
    <w:p w14:paraId="69E2D11C" w14:textId="14D7D8E3"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000D607B">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p>
    <w:p w14:paraId="3D7D206C" w14:textId="4BDE2421"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的资源调度器更改，我们</w:t>
      </w:r>
      <w:r w:rsidR="00CF0281">
        <w:rPr>
          <w:rFonts w:ascii="Times New Roman" w:eastAsia="宋体" w:hAnsi="Times New Roman" w:cs="Times New Roman" w:hint="eastAsia"/>
          <w:sz w:val="24"/>
          <w:szCs w:val="24"/>
        </w:rPr>
        <w:t>首先从场景中抽象出多背包问题，用人工鱼群算法</w:t>
      </w:r>
      <w:r w:rsidR="000A72E6">
        <w:rPr>
          <w:rFonts w:ascii="Times New Roman" w:eastAsia="宋体" w:hAnsi="Times New Roman" w:cs="Times New Roman" w:hint="eastAsia"/>
          <w:sz w:val="24"/>
          <w:szCs w:val="24"/>
        </w:rPr>
        <w:t>解决该问题，</w:t>
      </w:r>
      <w:r w:rsidRPr="00B96E99">
        <w:rPr>
          <w:rFonts w:ascii="Times New Roman" w:eastAsia="宋体" w:hAnsi="Times New Roman" w:cs="Times New Roman"/>
          <w:sz w:val="24"/>
          <w:szCs w:val="24"/>
        </w:rPr>
        <w:t>实现了一个插拔式的资源调度器；二、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w:t>
      </w:r>
      <w:r w:rsidR="00D17E6C">
        <w:rPr>
          <w:rFonts w:ascii="Times New Roman" w:eastAsia="宋体" w:hAnsi="Times New Roman" w:cs="Times New Roman" w:hint="eastAsia"/>
          <w:sz w:val="24"/>
          <w:szCs w:val="24"/>
        </w:rPr>
        <w:t>地质成像</w:t>
      </w:r>
      <w:r w:rsidRPr="00B96E99">
        <w:rPr>
          <w:rFonts w:ascii="Times New Roman" w:eastAsia="宋体" w:hAnsi="Times New Roman" w:cs="Times New Roman"/>
          <w:sz w:val="24"/>
          <w:szCs w:val="24"/>
        </w:rPr>
        <w:t>实际应用来验证</w:t>
      </w:r>
      <w:r w:rsidR="00D17E6C">
        <w:rPr>
          <w:rFonts w:ascii="Times New Roman" w:eastAsia="宋体" w:hAnsi="Times New Roman" w:cs="Times New Roman" w:hint="eastAsia"/>
          <w:sz w:val="24"/>
          <w:szCs w:val="24"/>
        </w:rPr>
        <w:t>改进后</w:t>
      </w:r>
      <w:r w:rsidRPr="00B96E99">
        <w:rPr>
          <w:rFonts w:ascii="Times New Roman" w:eastAsia="宋体" w:hAnsi="Times New Roman" w:cs="Times New Roman"/>
          <w:sz w:val="24"/>
          <w:szCs w:val="24"/>
        </w:rPr>
        <w:t>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10"/>
    <w:bookmarkEnd w:id="11"/>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hint="eastAsia"/>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2" w:name="OLE_LINK25"/>
      <w:bookmarkStart w:id="13"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lastRenderedPageBreak/>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2"/>
    <w:bookmarkEnd w:id="13"/>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134CAEAC" w14:textId="7C1BD1E2" w:rsidR="00494DF5"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637038" w:history="1">
        <w:r w:rsidR="00494DF5" w:rsidRPr="00661BDB">
          <w:rPr>
            <w:rStyle w:val="af"/>
            <w:rFonts w:ascii="Times New Roman" w:eastAsia="宋体" w:hAnsi="Times New Roman" w:cs="Times New Roman"/>
            <w:noProof/>
          </w:rPr>
          <w:t>第一章</w:t>
        </w:r>
        <w:r w:rsidR="00494DF5">
          <w:rPr>
            <w:noProof/>
          </w:rPr>
          <w:tab/>
        </w:r>
        <w:r w:rsidR="00494DF5" w:rsidRPr="00661BDB">
          <w:rPr>
            <w:rStyle w:val="af"/>
            <w:rFonts w:ascii="Times New Roman" w:eastAsia="宋体" w:hAnsi="Times New Roman" w:cs="Times New Roman"/>
            <w:noProof/>
          </w:rPr>
          <w:t>绪论</w:t>
        </w:r>
        <w:r w:rsidR="00494DF5">
          <w:rPr>
            <w:noProof/>
            <w:webHidden/>
          </w:rPr>
          <w:tab/>
        </w:r>
        <w:r w:rsidR="00494DF5">
          <w:rPr>
            <w:noProof/>
            <w:webHidden/>
          </w:rPr>
          <w:fldChar w:fldCharType="begin"/>
        </w:r>
        <w:r w:rsidR="00494DF5">
          <w:rPr>
            <w:noProof/>
            <w:webHidden/>
          </w:rPr>
          <w:instrText xml:space="preserve"> PAGEREF _Toc450637038 \h </w:instrText>
        </w:r>
        <w:r w:rsidR="00494DF5">
          <w:rPr>
            <w:noProof/>
            <w:webHidden/>
          </w:rPr>
        </w:r>
        <w:r w:rsidR="00494DF5">
          <w:rPr>
            <w:noProof/>
            <w:webHidden/>
          </w:rPr>
          <w:fldChar w:fldCharType="separate"/>
        </w:r>
        <w:r w:rsidR="00494DF5">
          <w:rPr>
            <w:noProof/>
            <w:webHidden/>
          </w:rPr>
          <w:t>1</w:t>
        </w:r>
        <w:r w:rsidR="00494DF5">
          <w:rPr>
            <w:noProof/>
            <w:webHidden/>
          </w:rPr>
          <w:fldChar w:fldCharType="end"/>
        </w:r>
      </w:hyperlink>
    </w:p>
    <w:p w14:paraId="7FD5A88A" w14:textId="5B4E2B8A" w:rsidR="00494DF5" w:rsidRDefault="00494DF5">
      <w:pPr>
        <w:pStyle w:val="26"/>
        <w:rPr>
          <w:noProof/>
        </w:rPr>
      </w:pPr>
      <w:hyperlink w:anchor="_Toc450637039" w:history="1">
        <w:r w:rsidRPr="00661BDB">
          <w:rPr>
            <w:rStyle w:val="af"/>
            <w:rFonts w:ascii="Times New Roman" w:eastAsia="宋体" w:hAnsi="Times New Roman" w:cs="Times New Roman"/>
            <w:noProof/>
          </w:rPr>
          <w:t>1.1</w:t>
        </w:r>
        <w:r>
          <w:rPr>
            <w:noProof/>
          </w:rPr>
          <w:tab/>
        </w:r>
        <w:r w:rsidRPr="00661BDB">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_Toc450637039 \h </w:instrText>
        </w:r>
        <w:r>
          <w:rPr>
            <w:noProof/>
            <w:webHidden/>
          </w:rPr>
        </w:r>
        <w:r>
          <w:rPr>
            <w:noProof/>
            <w:webHidden/>
          </w:rPr>
          <w:fldChar w:fldCharType="separate"/>
        </w:r>
        <w:r>
          <w:rPr>
            <w:noProof/>
            <w:webHidden/>
          </w:rPr>
          <w:t>1</w:t>
        </w:r>
        <w:r>
          <w:rPr>
            <w:noProof/>
            <w:webHidden/>
          </w:rPr>
          <w:fldChar w:fldCharType="end"/>
        </w:r>
      </w:hyperlink>
    </w:p>
    <w:p w14:paraId="42AFAED8" w14:textId="6E7CEE1D" w:rsidR="00494DF5" w:rsidRDefault="00494DF5">
      <w:pPr>
        <w:pStyle w:val="32"/>
        <w:tabs>
          <w:tab w:val="right" w:leader="dot" w:pos="8296"/>
        </w:tabs>
        <w:ind w:left="840"/>
        <w:rPr>
          <w:noProof/>
        </w:rPr>
      </w:pPr>
      <w:hyperlink w:anchor="_Toc450637040" w:history="1">
        <w:r w:rsidRPr="00661BDB">
          <w:rPr>
            <w:rStyle w:val="af"/>
            <w:noProof/>
          </w:rPr>
          <w:t>1.1.1 Hadoop</w:t>
        </w:r>
        <w:r w:rsidRPr="00661BDB">
          <w:rPr>
            <w:rStyle w:val="af"/>
            <w:noProof/>
          </w:rPr>
          <w:t>背景</w:t>
        </w:r>
        <w:r>
          <w:rPr>
            <w:noProof/>
            <w:webHidden/>
          </w:rPr>
          <w:tab/>
        </w:r>
        <w:r>
          <w:rPr>
            <w:noProof/>
            <w:webHidden/>
          </w:rPr>
          <w:fldChar w:fldCharType="begin"/>
        </w:r>
        <w:r>
          <w:rPr>
            <w:noProof/>
            <w:webHidden/>
          </w:rPr>
          <w:instrText xml:space="preserve"> PAGEREF _Toc450637040 \h </w:instrText>
        </w:r>
        <w:r>
          <w:rPr>
            <w:noProof/>
            <w:webHidden/>
          </w:rPr>
        </w:r>
        <w:r>
          <w:rPr>
            <w:noProof/>
            <w:webHidden/>
          </w:rPr>
          <w:fldChar w:fldCharType="separate"/>
        </w:r>
        <w:r>
          <w:rPr>
            <w:noProof/>
            <w:webHidden/>
          </w:rPr>
          <w:t>2</w:t>
        </w:r>
        <w:r>
          <w:rPr>
            <w:noProof/>
            <w:webHidden/>
          </w:rPr>
          <w:fldChar w:fldCharType="end"/>
        </w:r>
      </w:hyperlink>
    </w:p>
    <w:p w14:paraId="68D35FEB" w14:textId="0FCEEBCB" w:rsidR="00494DF5" w:rsidRDefault="00494DF5">
      <w:pPr>
        <w:pStyle w:val="42"/>
        <w:tabs>
          <w:tab w:val="right" w:leader="dot" w:pos="8296"/>
        </w:tabs>
        <w:rPr>
          <w:noProof/>
        </w:rPr>
      </w:pPr>
      <w:hyperlink w:anchor="_Toc450637041" w:history="1">
        <w:r w:rsidRPr="00661BDB">
          <w:rPr>
            <w:rStyle w:val="af"/>
            <w:noProof/>
          </w:rPr>
          <w:t>1.1.1.1 MapReduce</w:t>
        </w:r>
        <w:r w:rsidRPr="00661BDB">
          <w:rPr>
            <w:rStyle w:val="af"/>
            <w:noProof/>
          </w:rPr>
          <w:t>介绍</w:t>
        </w:r>
        <w:r>
          <w:rPr>
            <w:noProof/>
            <w:webHidden/>
          </w:rPr>
          <w:tab/>
        </w:r>
        <w:r>
          <w:rPr>
            <w:noProof/>
            <w:webHidden/>
          </w:rPr>
          <w:fldChar w:fldCharType="begin"/>
        </w:r>
        <w:r>
          <w:rPr>
            <w:noProof/>
            <w:webHidden/>
          </w:rPr>
          <w:instrText xml:space="preserve"> PAGEREF _Toc450637041 \h </w:instrText>
        </w:r>
        <w:r>
          <w:rPr>
            <w:noProof/>
            <w:webHidden/>
          </w:rPr>
        </w:r>
        <w:r>
          <w:rPr>
            <w:noProof/>
            <w:webHidden/>
          </w:rPr>
          <w:fldChar w:fldCharType="separate"/>
        </w:r>
        <w:r>
          <w:rPr>
            <w:noProof/>
            <w:webHidden/>
          </w:rPr>
          <w:t>2</w:t>
        </w:r>
        <w:r>
          <w:rPr>
            <w:noProof/>
            <w:webHidden/>
          </w:rPr>
          <w:fldChar w:fldCharType="end"/>
        </w:r>
      </w:hyperlink>
    </w:p>
    <w:p w14:paraId="1013B734" w14:textId="6520A1EB" w:rsidR="00494DF5" w:rsidRDefault="00494DF5">
      <w:pPr>
        <w:pStyle w:val="32"/>
        <w:tabs>
          <w:tab w:val="right" w:leader="dot" w:pos="8296"/>
        </w:tabs>
        <w:ind w:left="840"/>
        <w:rPr>
          <w:noProof/>
        </w:rPr>
      </w:pPr>
      <w:hyperlink w:anchor="_Toc450637042" w:history="1">
        <w:r w:rsidRPr="00661BDB">
          <w:rPr>
            <w:rStyle w:val="af"/>
            <w:noProof/>
          </w:rPr>
          <w:t>1.1.2 YARN</w:t>
        </w:r>
        <w:r w:rsidRPr="00661BDB">
          <w:rPr>
            <w:rStyle w:val="af"/>
            <w:noProof/>
          </w:rPr>
          <w:t>平台背景</w:t>
        </w:r>
        <w:r>
          <w:rPr>
            <w:noProof/>
            <w:webHidden/>
          </w:rPr>
          <w:tab/>
        </w:r>
        <w:r>
          <w:rPr>
            <w:noProof/>
            <w:webHidden/>
          </w:rPr>
          <w:fldChar w:fldCharType="begin"/>
        </w:r>
        <w:r>
          <w:rPr>
            <w:noProof/>
            <w:webHidden/>
          </w:rPr>
          <w:instrText xml:space="preserve"> PAGEREF _Toc450637042 \h </w:instrText>
        </w:r>
        <w:r>
          <w:rPr>
            <w:noProof/>
            <w:webHidden/>
          </w:rPr>
        </w:r>
        <w:r>
          <w:rPr>
            <w:noProof/>
            <w:webHidden/>
          </w:rPr>
          <w:fldChar w:fldCharType="separate"/>
        </w:r>
        <w:r>
          <w:rPr>
            <w:noProof/>
            <w:webHidden/>
          </w:rPr>
          <w:t>3</w:t>
        </w:r>
        <w:r>
          <w:rPr>
            <w:noProof/>
            <w:webHidden/>
          </w:rPr>
          <w:fldChar w:fldCharType="end"/>
        </w:r>
      </w:hyperlink>
    </w:p>
    <w:p w14:paraId="5F6810E4" w14:textId="3AB1DD9C" w:rsidR="00494DF5" w:rsidRDefault="00494DF5">
      <w:pPr>
        <w:pStyle w:val="32"/>
        <w:tabs>
          <w:tab w:val="right" w:leader="dot" w:pos="8296"/>
        </w:tabs>
        <w:ind w:left="840"/>
        <w:rPr>
          <w:noProof/>
        </w:rPr>
      </w:pPr>
      <w:hyperlink w:anchor="_Toc450637043" w:history="1">
        <w:r w:rsidRPr="00661BDB">
          <w:rPr>
            <w:rStyle w:val="af"/>
            <w:noProof/>
          </w:rPr>
          <w:t xml:space="preserve">1.1.3 </w:t>
        </w:r>
        <w:r w:rsidRPr="00661BDB">
          <w:rPr>
            <w:rStyle w:val="af"/>
            <w:rFonts w:eastAsia="宋体"/>
            <w:noProof/>
          </w:rPr>
          <w:t>Spark</w:t>
        </w:r>
        <w:r w:rsidRPr="00661BDB">
          <w:rPr>
            <w:rStyle w:val="af"/>
            <w:rFonts w:eastAsia="宋体"/>
            <w:noProof/>
          </w:rPr>
          <w:t>背景</w:t>
        </w:r>
        <w:r>
          <w:rPr>
            <w:noProof/>
            <w:webHidden/>
          </w:rPr>
          <w:tab/>
        </w:r>
        <w:r>
          <w:rPr>
            <w:noProof/>
            <w:webHidden/>
          </w:rPr>
          <w:fldChar w:fldCharType="begin"/>
        </w:r>
        <w:r>
          <w:rPr>
            <w:noProof/>
            <w:webHidden/>
          </w:rPr>
          <w:instrText xml:space="preserve"> PAGEREF _Toc450637043 \h </w:instrText>
        </w:r>
        <w:r>
          <w:rPr>
            <w:noProof/>
            <w:webHidden/>
          </w:rPr>
        </w:r>
        <w:r>
          <w:rPr>
            <w:noProof/>
            <w:webHidden/>
          </w:rPr>
          <w:fldChar w:fldCharType="separate"/>
        </w:r>
        <w:r>
          <w:rPr>
            <w:noProof/>
            <w:webHidden/>
          </w:rPr>
          <w:t>4</w:t>
        </w:r>
        <w:r>
          <w:rPr>
            <w:noProof/>
            <w:webHidden/>
          </w:rPr>
          <w:fldChar w:fldCharType="end"/>
        </w:r>
      </w:hyperlink>
    </w:p>
    <w:p w14:paraId="365CF436" w14:textId="1E5C454B" w:rsidR="00494DF5" w:rsidRDefault="00494DF5">
      <w:pPr>
        <w:pStyle w:val="42"/>
        <w:tabs>
          <w:tab w:val="right" w:leader="dot" w:pos="8296"/>
        </w:tabs>
        <w:rPr>
          <w:noProof/>
        </w:rPr>
      </w:pPr>
      <w:hyperlink w:anchor="_Toc450637044" w:history="1">
        <w:r w:rsidRPr="00661BDB">
          <w:rPr>
            <w:rStyle w:val="af"/>
            <w:noProof/>
          </w:rPr>
          <w:t>1.1.3.1 RDD</w:t>
        </w:r>
        <w:r w:rsidRPr="00661BDB">
          <w:rPr>
            <w:rStyle w:val="af"/>
            <w:noProof/>
          </w:rPr>
          <w:t>介绍</w:t>
        </w:r>
        <w:r>
          <w:rPr>
            <w:noProof/>
            <w:webHidden/>
          </w:rPr>
          <w:tab/>
        </w:r>
        <w:r>
          <w:rPr>
            <w:noProof/>
            <w:webHidden/>
          </w:rPr>
          <w:fldChar w:fldCharType="begin"/>
        </w:r>
        <w:r>
          <w:rPr>
            <w:noProof/>
            <w:webHidden/>
          </w:rPr>
          <w:instrText xml:space="preserve"> PAGEREF _Toc450637044 \h </w:instrText>
        </w:r>
        <w:r>
          <w:rPr>
            <w:noProof/>
            <w:webHidden/>
          </w:rPr>
        </w:r>
        <w:r>
          <w:rPr>
            <w:noProof/>
            <w:webHidden/>
          </w:rPr>
          <w:fldChar w:fldCharType="separate"/>
        </w:r>
        <w:r>
          <w:rPr>
            <w:noProof/>
            <w:webHidden/>
          </w:rPr>
          <w:t>5</w:t>
        </w:r>
        <w:r>
          <w:rPr>
            <w:noProof/>
            <w:webHidden/>
          </w:rPr>
          <w:fldChar w:fldCharType="end"/>
        </w:r>
      </w:hyperlink>
    </w:p>
    <w:p w14:paraId="27119F59" w14:textId="7364AAC7" w:rsidR="00494DF5" w:rsidRDefault="00494DF5">
      <w:pPr>
        <w:pStyle w:val="26"/>
        <w:rPr>
          <w:noProof/>
        </w:rPr>
      </w:pPr>
      <w:hyperlink w:anchor="_Toc450637045" w:history="1">
        <w:r w:rsidRPr="00661BDB">
          <w:rPr>
            <w:rStyle w:val="af"/>
            <w:noProof/>
          </w:rPr>
          <w:t xml:space="preserve">1.2 </w:t>
        </w:r>
        <w:r w:rsidRPr="00661BDB">
          <w:rPr>
            <w:rStyle w:val="af"/>
            <w:noProof/>
          </w:rPr>
          <w:t>研究现状</w:t>
        </w:r>
        <w:r>
          <w:rPr>
            <w:noProof/>
            <w:webHidden/>
          </w:rPr>
          <w:tab/>
        </w:r>
        <w:r>
          <w:rPr>
            <w:noProof/>
            <w:webHidden/>
          </w:rPr>
          <w:fldChar w:fldCharType="begin"/>
        </w:r>
        <w:r>
          <w:rPr>
            <w:noProof/>
            <w:webHidden/>
          </w:rPr>
          <w:instrText xml:space="preserve"> PAGEREF _Toc450637045 \h </w:instrText>
        </w:r>
        <w:r>
          <w:rPr>
            <w:noProof/>
            <w:webHidden/>
          </w:rPr>
        </w:r>
        <w:r>
          <w:rPr>
            <w:noProof/>
            <w:webHidden/>
          </w:rPr>
          <w:fldChar w:fldCharType="separate"/>
        </w:r>
        <w:r>
          <w:rPr>
            <w:noProof/>
            <w:webHidden/>
          </w:rPr>
          <w:t>6</w:t>
        </w:r>
        <w:r>
          <w:rPr>
            <w:noProof/>
            <w:webHidden/>
          </w:rPr>
          <w:fldChar w:fldCharType="end"/>
        </w:r>
      </w:hyperlink>
    </w:p>
    <w:p w14:paraId="6A1AEA1A" w14:textId="155A49FD" w:rsidR="00494DF5" w:rsidRDefault="00494DF5">
      <w:pPr>
        <w:pStyle w:val="32"/>
        <w:tabs>
          <w:tab w:val="right" w:leader="dot" w:pos="8296"/>
        </w:tabs>
        <w:ind w:left="840"/>
        <w:rPr>
          <w:noProof/>
        </w:rPr>
      </w:pPr>
      <w:hyperlink w:anchor="_Toc450637046" w:history="1">
        <w:r w:rsidRPr="00661BDB">
          <w:rPr>
            <w:rStyle w:val="af"/>
            <w:noProof/>
            <w:highlight w:val="lightGray"/>
          </w:rPr>
          <w:t>1.2.1</w:t>
        </w:r>
        <w:r w:rsidRPr="00661BDB">
          <w:rPr>
            <w:rStyle w:val="af"/>
            <w:noProof/>
          </w:rPr>
          <w:t xml:space="preserve"> YARN</w:t>
        </w:r>
        <w:r w:rsidRPr="00661BDB">
          <w:rPr>
            <w:rStyle w:val="af"/>
            <w:noProof/>
          </w:rPr>
          <w:t>研究现状</w:t>
        </w:r>
        <w:r>
          <w:rPr>
            <w:noProof/>
            <w:webHidden/>
          </w:rPr>
          <w:tab/>
        </w:r>
        <w:r>
          <w:rPr>
            <w:noProof/>
            <w:webHidden/>
          </w:rPr>
          <w:fldChar w:fldCharType="begin"/>
        </w:r>
        <w:r>
          <w:rPr>
            <w:noProof/>
            <w:webHidden/>
          </w:rPr>
          <w:instrText xml:space="preserve"> PAGEREF _Toc450637046 \h </w:instrText>
        </w:r>
        <w:r>
          <w:rPr>
            <w:noProof/>
            <w:webHidden/>
          </w:rPr>
        </w:r>
        <w:r>
          <w:rPr>
            <w:noProof/>
            <w:webHidden/>
          </w:rPr>
          <w:fldChar w:fldCharType="separate"/>
        </w:r>
        <w:r>
          <w:rPr>
            <w:noProof/>
            <w:webHidden/>
          </w:rPr>
          <w:t>6</w:t>
        </w:r>
        <w:r>
          <w:rPr>
            <w:noProof/>
            <w:webHidden/>
          </w:rPr>
          <w:fldChar w:fldCharType="end"/>
        </w:r>
      </w:hyperlink>
    </w:p>
    <w:p w14:paraId="2593E04E" w14:textId="648EEAE0" w:rsidR="00494DF5" w:rsidRDefault="00494DF5">
      <w:pPr>
        <w:pStyle w:val="32"/>
        <w:tabs>
          <w:tab w:val="right" w:leader="dot" w:pos="8296"/>
        </w:tabs>
        <w:ind w:left="840"/>
        <w:rPr>
          <w:noProof/>
        </w:rPr>
      </w:pPr>
      <w:hyperlink w:anchor="_Toc450637047" w:history="1">
        <w:r w:rsidRPr="00661BDB">
          <w:rPr>
            <w:rStyle w:val="af"/>
            <w:noProof/>
          </w:rPr>
          <w:t>1.2.2 Shuffle</w:t>
        </w:r>
        <w:r w:rsidRPr="00661BDB">
          <w:rPr>
            <w:rStyle w:val="af"/>
            <w:noProof/>
          </w:rPr>
          <w:t>研究现状</w:t>
        </w:r>
        <w:r>
          <w:rPr>
            <w:noProof/>
            <w:webHidden/>
          </w:rPr>
          <w:tab/>
        </w:r>
        <w:r>
          <w:rPr>
            <w:noProof/>
            <w:webHidden/>
          </w:rPr>
          <w:fldChar w:fldCharType="begin"/>
        </w:r>
        <w:r>
          <w:rPr>
            <w:noProof/>
            <w:webHidden/>
          </w:rPr>
          <w:instrText xml:space="preserve"> PAGEREF _Toc450637047 \h </w:instrText>
        </w:r>
        <w:r>
          <w:rPr>
            <w:noProof/>
            <w:webHidden/>
          </w:rPr>
        </w:r>
        <w:r>
          <w:rPr>
            <w:noProof/>
            <w:webHidden/>
          </w:rPr>
          <w:fldChar w:fldCharType="separate"/>
        </w:r>
        <w:r>
          <w:rPr>
            <w:noProof/>
            <w:webHidden/>
          </w:rPr>
          <w:t>7</w:t>
        </w:r>
        <w:r>
          <w:rPr>
            <w:noProof/>
            <w:webHidden/>
          </w:rPr>
          <w:fldChar w:fldCharType="end"/>
        </w:r>
      </w:hyperlink>
    </w:p>
    <w:p w14:paraId="3510E9A7" w14:textId="6C446338" w:rsidR="00494DF5" w:rsidRDefault="00494DF5">
      <w:pPr>
        <w:pStyle w:val="32"/>
        <w:tabs>
          <w:tab w:val="right" w:leader="dot" w:pos="8296"/>
        </w:tabs>
        <w:ind w:left="840"/>
        <w:rPr>
          <w:noProof/>
        </w:rPr>
      </w:pPr>
      <w:hyperlink w:anchor="_Toc450637048" w:history="1">
        <w:r w:rsidRPr="00661BDB">
          <w:rPr>
            <w:rStyle w:val="af"/>
            <w:noProof/>
          </w:rPr>
          <w:t>1.2.3 PKTM</w:t>
        </w:r>
        <w:r w:rsidRPr="00661BDB">
          <w:rPr>
            <w:rStyle w:val="af"/>
            <w:noProof/>
          </w:rPr>
          <w:t>研究现状</w:t>
        </w:r>
        <w:r>
          <w:rPr>
            <w:noProof/>
            <w:webHidden/>
          </w:rPr>
          <w:tab/>
        </w:r>
        <w:r>
          <w:rPr>
            <w:noProof/>
            <w:webHidden/>
          </w:rPr>
          <w:fldChar w:fldCharType="begin"/>
        </w:r>
        <w:r>
          <w:rPr>
            <w:noProof/>
            <w:webHidden/>
          </w:rPr>
          <w:instrText xml:space="preserve"> PAGEREF _Toc450637048 \h </w:instrText>
        </w:r>
        <w:r>
          <w:rPr>
            <w:noProof/>
            <w:webHidden/>
          </w:rPr>
        </w:r>
        <w:r>
          <w:rPr>
            <w:noProof/>
            <w:webHidden/>
          </w:rPr>
          <w:fldChar w:fldCharType="separate"/>
        </w:r>
        <w:r>
          <w:rPr>
            <w:noProof/>
            <w:webHidden/>
          </w:rPr>
          <w:t>8</w:t>
        </w:r>
        <w:r>
          <w:rPr>
            <w:noProof/>
            <w:webHidden/>
          </w:rPr>
          <w:fldChar w:fldCharType="end"/>
        </w:r>
      </w:hyperlink>
    </w:p>
    <w:p w14:paraId="64E072EC" w14:textId="77857E43" w:rsidR="00494DF5" w:rsidRDefault="00494DF5">
      <w:pPr>
        <w:pStyle w:val="26"/>
        <w:rPr>
          <w:noProof/>
        </w:rPr>
      </w:pPr>
      <w:hyperlink w:anchor="_Toc450637049" w:history="1">
        <w:r w:rsidRPr="00661BDB">
          <w:rPr>
            <w:rStyle w:val="af"/>
            <w:noProof/>
          </w:rPr>
          <w:t xml:space="preserve">1.3 </w:t>
        </w:r>
        <w:r w:rsidRPr="00661BDB">
          <w:rPr>
            <w:rStyle w:val="af"/>
            <w:noProof/>
          </w:rPr>
          <w:t>本文主要工作和内容组织</w:t>
        </w:r>
        <w:r>
          <w:rPr>
            <w:noProof/>
            <w:webHidden/>
          </w:rPr>
          <w:tab/>
        </w:r>
        <w:r>
          <w:rPr>
            <w:noProof/>
            <w:webHidden/>
          </w:rPr>
          <w:fldChar w:fldCharType="begin"/>
        </w:r>
        <w:r>
          <w:rPr>
            <w:noProof/>
            <w:webHidden/>
          </w:rPr>
          <w:instrText xml:space="preserve"> PAGEREF _Toc450637049 \h </w:instrText>
        </w:r>
        <w:r>
          <w:rPr>
            <w:noProof/>
            <w:webHidden/>
          </w:rPr>
        </w:r>
        <w:r>
          <w:rPr>
            <w:noProof/>
            <w:webHidden/>
          </w:rPr>
          <w:fldChar w:fldCharType="separate"/>
        </w:r>
        <w:r>
          <w:rPr>
            <w:noProof/>
            <w:webHidden/>
          </w:rPr>
          <w:t>9</w:t>
        </w:r>
        <w:r>
          <w:rPr>
            <w:noProof/>
            <w:webHidden/>
          </w:rPr>
          <w:fldChar w:fldCharType="end"/>
        </w:r>
      </w:hyperlink>
    </w:p>
    <w:p w14:paraId="11A5BDF9" w14:textId="4595D909" w:rsidR="00494DF5" w:rsidRDefault="00494DF5">
      <w:pPr>
        <w:pStyle w:val="32"/>
        <w:tabs>
          <w:tab w:val="right" w:leader="dot" w:pos="8296"/>
        </w:tabs>
        <w:ind w:left="840"/>
        <w:rPr>
          <w:noProof/>
        </w:rPr>
      </w:pPr>
      <w:hyperlink w:anchor="_Toc450637050" w:history="1">
        <w:r w:rsidRPr="00661BDB">
          <w:rPr>
            <w:rStyle w:val="af"/>
            <w:noProof/>
          </w:rPr>
          <w:t xml:space="preserve">1.3.1 </w:t>
        </w:r>
        <w:r w:rsidRPr="00661BDB">
          <w:rPr>
            <w:rStyle w:val="af"/>
            <w:noProof/>
          </w:rPr>
          <w:t>本文工作</w:t>
        </w:r>
        <w:r>
          <w:rPr>
            <w:noProof/>
            <w:webHidden/>
          </w:rPr>
          <w:tab/>
        </w:r>
        <w:r>
          <w:rPr>
            <w:noProof/>
            <w:webHidden/>
          </w:rPr>
          <w:fldChar w:fldCharType="begin"/>
        </w:r>
        <w:r>
          <w:rPr>
            <w:noProof/>
            <w:webHidden/>
          </w:rPr>
          <w:instrText xml:space="preserve"> PAGEREF _Toc450637050 \h </w:instrText>
        </w:r>
        <w:r>
          <w:rPr>
            <w:noProof/>
            <w:webHidden/>
          </w:rPr>
        </w:r>
        <w:r>
          <w:rPr>
            <w:noProof/>
            <w:webHidden/>
          </w:rPr>
          <w:fldChar w:fldCharType="separate"/>
        </w:r>
        <w:r>
          <w:rPr>
            <w:noProof/>
            <w:webHidden/>
          </w:rPr>
          <w:t>9</w:t>
        </w:r>
        <w:r>
          <w:rPr>
            <w:noProof/>
            <w:webHidden/>
          </w:rPr>
          <w:fldChar w:fldCharType="end"/>
        </w:r>
      </w:hyperlink>
    </w:p>
    <w:p w14:paraId="1E75C510" w14:textId="336625D7" w:rsidR="00494DF5" w:rsidRDefault="00494DF5">
      <w:pPr>
        <w:pStyle w:val="32"/>
        <w:tabs>
          <w:tab w:val="right" w:leader="dot" w:pos="8296"/>
        </w:tabs>
        <w:ind w:left="840"/>
        <w:rPr>
          <w:noProof/>
        </w:rPr>
      </w:pPr>
      <w:hyperlink w:anchor="_Toc450637051" w:history="1">
        <w:r w:rsidRPr="00661BDB">
          <w:rPr>
            <w:rStyle w:val="af"/>
            <w:noProof/>
          </w:rPr>
          <w:t xml:space="preserve">1.3.2 </w:t>
        </w:r>
        <w:r w:rsidRPr="00661BDB">
          <w:rPr>
            <w:rStyle w:val="af"/>
            <w:noProof/>
          </w:rPr>
          <w:t>章节安排</w:t>
        </w:r>
        <w:r>
          <w:rPr>
            <w:noProof/>
            <w:webHidden/>
          </w:rPr>
          <w:tab/>
        </w:r>
        <w:r>
          <w:rPr>
            <w:noProof/>
            <w:webHidden/>
          </w:rPr>
          <w:fldChar w:fldCharType="begin"/>
        </w:r>
        <w:r>
          <w:rPr>
            <w:noProof/>
            <w:webHidden/>
          </w:rPr>
          <w:instrText xml:space="preserve"> PAGEREF _Toc450637051 \h </w:instrText>
        </w:r>
        <w:r>
          <w:rPr>
            <w:noProof/>
            <w:webHidden/>
          </w:rPr>
        </w:r>
        <w:r>
          <w:rPr>
            <w:noProof/>
            <w:webHidden/>
          </w:rPr>
          <w:fldChar w:fldCharType="separate"/>
        </w:r>
        <w:r>
          <w:rPr>
            <w:noProof/>
            <w:webHidden/>
          </w:rPr>
          <w:t>10</w:t>
        </w:r>
        <w:r>
          <w:rPr>
            <w:noProof/>
            <w:webHidden/>
          </w:rPr>
          <w:fldChar w:fldCharType="end"/>
        </w:r>
      </w:hyperlink>
    </w:p>
    <w:p w14:paraId="2715B4DB" w14:textId="08304B65" w:rsidR="00494DF5" w:rsidRDefault="00494DF5">
      <w:pPr>
        <w:pStyle w:val="1c"/>
        <w:tabs>
          <w:tab w:val="left" w:pos="1260"/>
          <w:tab w:val="right" w:leader="dot" w:pos="8296"/>
        </w:tabs>
        <w:rPr>
          <w:noProof/>
        </w:rPr>
      </w:pPr>
      <w:hyperlink w:anchor="_Toc450637052" w:history="1">
        <w:r w:rsidRPr="00661BDB">
          <w:rPr>
            <w:rStyle w:val="af"/>
            <w:rFonts w:ascii="Times New Roman" w:eastAsia="宋体" w:hAnsi="Times New Roman" w:cs="Times New Roman"/>
            <w:noProof/>
          </w:rPr>
          <w:t>第二章</w:t>
        </w:r>
        <w:r>
          <w:rPr>
            <w:noProof/>
          </w:rPr>
          <w:tab/>
        </w:r>
        <w:r w:rsidRPr="00661BDB">
          <w:rPr>
            <w:rStyle w:val="af"/>
            <w:rFonts w:ascii="Times New Roman" w:eastAsia="宋体" w:hAnsi="Times New Roman" w:cs="Times New Roman"/>
            <w:noProof/>
          </w:rPr>
          <w:t>一种基于人工鱼群算法的</w:t>
        </w:r>
        <w:r w:rsidRPr="00661BDB">
          <w:rPr>
            <w:rStyle w:val="af"/>
            <w:rFonts w:ascii="Times New Roman" w:eastAsia="宋体" w:hAnsi="Times New Roman" w:cs="Times New Roman"/>
            <w:noProof/>
          </w:rPr>
          <w:t>YARN</w:t>
        </w:r>
        <w:r w:rsidRPr="00661BDB">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_Toc450637052 \h </w:instrText>
        </w:r>
        <w:r>
          <w:rPr>
            <w:noProof/>
            <w:webHidden/>
          </w:rPr>
        </w:r>
        <w:r>
          <w:rPr>
            <w:noProof/>
            <w:webHidden/>
          </w:rPr>
          <w:fldChar w:fldCharType="separate"/>
        </w:r>
        <w:r>
          <w:rPr>
            <w:noProof/>
            <w:webHidden/>
          </w:rPr>
          <w:t>11</w:t>
        </w:r>
        <w:r>
          <w:rPr>
            <w:noProof/>
            <w:webHidden/>
          </w:rPr>
          <w:fldChar w:fldCharType="end"/>
        </w:r>
      </w:hyperlink>
    </w:p>
    <w:p w14:paraId="06C7F853" w14:textId="20BC5E9B" w:rsidR="00494DF5" w:rsidRDefault="00494DF5">
      <w:pPr>
        <w:pStyle w:val="26"/>
        <w:rPr>
          <w:noProof/>
        </w:rPr>
      </w:pPr>
      <w:hyperlink w:anchor="_Toc450637053" w:history="1">
        <w:r w:rsidRPr="00661BDB">
          <w:rPr>
            <w:rStyle w:val="af"/>
            <w:noProof/>
          </w:rPr>
          <w:t>2.1 YARN</w:t>
        </w:r>
        <w:r w:rsidRPr="00661BDB">
          <w:rPr>
            <w:rStyle w:val="af"/>
            <w:noProof/>
          </w:rPr>
          <w:t>调度器概述</w:t>
        </w:r>
        <w:r>
          <w:rPr>
            <w:noProof/>
            <w:webHidden/>
          </w:rPr>
          <w:tab/>
        </w:r>
        <w:r>
          <w:rPr>
            <w:noProof/>
            <w:webHidden/>
          </w:rPr>
          <w:fldChar w:fldCharType="begin"/>
        </w:r>
        <w:r>
          <w:rPr>
            <w:noProof/>
            <w:webHidden/>
          </w:rPr>
          <w:instrText xml:space="preserve"> PAGEREF _Toc450637053 \h </w:instrText>
        </w:r>
        <w:r>
          <w:rPr>
            <w:noProof/>
            <w:webHidden/>
          </w:rPr>
        </w:r>
        <w:r>
          <w:rPr>
            <w:noProof/>
            <w:webHidden/>
          </w:rPr>
          <w:fldChar w:fldCharType="separate"/>
        </w:r>
        <w:r>
          <w:rPr>
            <w:noProof/>
            <w:webHidden/>
          </w:rPr>
          <w:t>11</w:t>
        </w:r>
        <w:r>
          <w:rPr>
            <w:noProof/>
            <w:webHidden/>
          </w:rPr>
          <w:fldChar w:fldCharType="end"/>
        </w:r>
      </w:hyperlink>
    </w:p>
    <w:p w14:paraId="408E358F" w14:textId="3533065D" w:rsidR="00494DF5" w:rsidRDefault="00494DF5">
      <w:pPr>
        <w:pStyle w:val="26"/>
        <w:rPr>
          <w:noProof/>
        </w:rPr>
      </w:pPr>
      <w:hyperlink w:anchor="_Toc450637054" w:history="1">
        <w:r w:rsidRPr="00661BDB">
          <w:rPr>
            <w:rStyle w:val="af"/>
            <w:noProof/>
          </w:rPr>
          <w:t xml:space="preserve">2.2 </w:t>
        </w:r>
        <w:r w:rsidRPr="00661BDB">
          <w:rPr>
            <w:rStyle w:val="af"/>
            <w:noProof/>
          </w:rPr>
          <w:t>相关工作</w:t>
        </w:r>
        <w:r>
          <w:rPr>
            <w:noProof/>
            <w:webHidden/>
          </w:rPr>
          <w:tab/>
        </w:r>
        <w:r>
          <w:rPr>
            <w:noProof/>
            <w:webHidden/>
          </w:rPr>
          <w:fldChar w:fldCharType="begin"/>
        </w:r>
        <w:r>
          <w:rPr>
            <w:noProof/>
            <w:webHidden/>
          </w:rPr>
          <w:instrText xml:space="preserve"> PAGEREF _Toc450637054 \h </w:instrText>
        </w:r>
        <w:r>
          <w:rPr>
            <w:noProof/>
            <w:webHidden/>
          </w:rPr>
        </w:r>
        <w:r>
          <w:rPr>
            <w:noProof/>
            <w:webHidden/>
          </w:rPr>
          <w:fldChar w:fldCharType="separate"/>
        </w:r>
        <w:r>
          <w:rPr>
            <w:noProof/>
            <w:webHidden/>
          </w:rPr>
          <w:t>12</w:t>
        </w:r>
        <w:r>
          <w:rPr>
            <w:noProof/>
            <w:webHidden/>
          </w:rPr>
          <w:fldChar w:fldCharType="end"/>
        </w:r>
      </w:hyperlink>
    </w:p>
    <w:p w14:paraId="2AA98BA3" w14:textId="55DDA1B2" w:rsidR="00494DF5" w:rsidRDefault="00494DF5">
      <w:pPr>
        <w:pStyle w:val="26"/>
        <w:rPr>
          <w:noProof/>
        </w:rPr>
      </w:pPr>
      <w:hyperlink w:anchor="_Toc450637055" w:history="1">
        <w:r w:rsidRPr="00661BDB">
          <w:rPr>
            <w:rStyle w:val="af"/>
            <w:rFonts w:ascii="Times New Roman" w:hAnsi="Times New Roman" w:cs="Times New Roman"/>
            <w:noProof/>
            <w:highlight w:val="lightGray"/>
          </w:rPr>
          <w:t>2.3</w:t>
        </w:r>
        <w:r w:rsidRPr="00661BDB">
          <w:rPr>
            <w:rStyle w:val="af"/>
            <w:rFonts w:ascii="Times New Roman" w:hAnsi="Times New Roman" w:cs="Times New Roman"/>
            <w:noProof/>
          </w:rPr>
          <w:t xml:space="preserve"> </w:t>
        </w:r>
        <w:r w:rsidRPr="00661BDB">
          <w:rPr>
            <w:rStyle w:val="af"/>
            <w:rFonts w:ascii="Times New Roman" w:hAnsi="Times New Roman" w:cs="Times New Roman"/>
            <w:noProof/>
          </w:rPr>
          <w:t>基于人工鱼群算法的</w:t>
        </w:r>
        <w:r w:rsidRPr="00661BDB">
          <w:rPr>
            <w:rStyle w:val="af"/>
            <w:rFonts w:ascii="Times New Roman" w:hAnsi="Times New Roman" w:cs="Times New Roman"/>
            <w:noProof/>
          </w:rPr>
          <w:t>YARN</w:t>
        </w:r>
        <w:r w:rsidRPr="00661BDB">
          <w:rPr>
            <w:rStyle w:val="af"/>
            <w:rFonts w:ascii="Times New Roman" w:hAnsi="Times New Roman" w:cs="Times New Roman"/>
            <w:noProof/>
          </w:rPr>
          <w:t>调度器实现细节</w:t>
        </w:r>
        <w:r>
          <w:rPr>
            <w:noProof/>
            <w:webHidden/>
          </w:rPr>
          <w:tab/>
        </w:r>
        <w:r>
          <w:rPr>
            <w:noProof/>
            <w:webHidden/>
          </w:rPr>
          <w:fldChar w:fldCharType="begin"/>
        </w:r>
        <w:r>
          <w:rPr>
            <w:noProof/>
            <w:webHidden/>
          </w:rPr>
          <w:instrText xml:space="preserve"> PAGEREF _Toc450637055 \h </w:instrText>
        </w:r>
        <w:r>
          <w:rPr>
            <w:noProof/>
            <w:webHidden/>
          </w:rPr>
        </w:r>
        <w:r>
          <w:rPr>
            <w:noProof/>
            <w:webHidden/>
          </w:rPr>
          <w:fldChar w:fldCharType="separate"/>
        </w:r>
        <w:r>
          <w:rPr>
            <w:noProof/>
            <w:webHidden/>
          </w:rPr>
          <w:t>12</w:t>
        </w:r>
        <w:r>
          <w:rPr>
            <w:noProof/>
            <w:webHidden/>
          </w:rPr>
          <w:fldChar w:fldCharType="end"/>
        </w:r>
      </w:hyperlink>
    </w:p>
    <w:p w14:paraId="455EBA24" w14:textId="0228F305" w:rsidR="00494DF5" w:rsidRDefault="00494DF5">
      <w:pPr>
        <w:pStyle w:val="32"/>
        <w:tabs>
          <w:tab w:val="right" w:leader="dot" w:pos="8296"/>
        </w:tabs>
        <w:ind w:left="840"/>
        <w:rPr>
          <w:noProof/>
        </w:rPr>
      </w:pPr>
      <w:hyperlink w:anchor="_Toc450637056" w:history="1">
        <w:r w:rsidRPr="00661BDB">
          <w:rPr>
            <w:rStyle w:val="af"/>
            <w:noProof/>
          </w:rPr>
          <w:t xml:space="preserve">2.3.1 </w:t>
        </w:r>
        <w:r w:rsidRPr="00661BDB">
          <w:rPr>
            <w:rStyle w:val="af"/>
            <w:noProof/>
          </w:rPr>
          <w:t>资源调度问题陈述</w:t>
        </w:r>
        <w:r>
          <w:rPr>
            <w:noProof/>
            <w:webHidden/>
          </w:rPr>
          <w:tab/>
        </w:r>
        <w:r>
          <w:rPr>
            <w:noProof/>
            <w:webHidden/>
          </w:rPr>
          <w:fldChar w:fldCharType="begin"/>
        </w:r>
        <w:r>
          <w:rPr>
            <w:noProof/>
            <w:webHidden/>
          </w:rPr>
          <w:instrText xml:space="preserve"> PAGEREF _Toc450637056 \h </w:instrText>
        </w:r>
        <w:r>
          <w:rPr>
            <w:noProof/>
            <w:webHidden/>
          </w:rPr>
        </w:r>
        <w:r>
          <w:rPr>
            <w:noProof/>
            <w:webHidden/>
          </w:rPr>
          <w:fldChar w:fldCharType="separate"/>
        </w:r>
        <w:r>
          <w:rPr>
            <w:noProof/>
            <w:webHidden/>
          </w:rPr>
          <w:t>12</w:t>
        </w:r>
        <w:r>
          <w:rPr>
            <w:noProof/>
            <w:webHidden/>
          </w:rPr>
          <w:fldChar w:fldCharType="end"/>
        </w:r>
      </w:hyperlink>
    </w:p>
    <w:p w14:paraId="5E17CD52" w14:textId="25D4A0DE" w:rsidR="00494DF5" w:rsidRDefault="00494DF5">
      <w:pPr>
        <w:pStyle w:val="32"/>
        <w:tabs>
          <w:tab w:val="right" w:leader="dot" w:pos="8296"/>
        </w:tabs>
        <w:ind w:left="840"/>
        <w:rPr>
          <w:noProof/>
        </w:rPr>
      </w:pPr>
      <w:hyperlink w:anchor="_Toc450637057" w:history="1">
        <w:r w:rsidRPr="00661BDB">
          <w:rPr>
            <w:rStyle w:val="af"/>
            <w:noProof/>
          </w:rPr>
          <w:t xml:space="preserve">2.3.2 </w:t>
        </w:r>
        <w:r w:rsidRPr="00661BDB">
          <w:rPr>
            <w:rStyle w:val="af"/>
            <w:noProof/>
          </w:rPr>
          <w:t>基于人工鱼群的资源调度器框架</w:t>
        </w:r>
        <w:r>
          <w:rPr>
            <w:noProof/>
            <w:webHidden/>
          </w:rPr>
          <w:tab/>
        </w:r>
        <w:r>
          <w:rPr>
            <w:noProof/>
            <w:webHidden/>
          </w:rPr>
          <w:fldChar w:fldCharType="begin"/>
        </w:r>
        <w:r>
          <w:rPr>
            <w:noProof/>
            <w:webHidden/>
          </w:rPr>
          <w:instrText xml:space="preserve"> PAGEREF _Toc450637057 \h </w:instrText>
        </w:r>
        <w:r>
          <w:rPr>
            <w:noProof/>
            <w:webHidden/>
          </w:rPr>
        </w:r>
        <w:r>
          <w:rPr>
            <w:noProof/>
            <w:webHidden/>
          </w:rPr>
          <w:fldChar w:fldCharType="separate"/>
        </w:r>
        <w:r>
          <w:rPr>
            <w:noProof/>
            <w:webHidden/>
          </w:rPr>
          <w:t>14</w:t>
        </w:r>
        <w:r>
          <w:rPr>
            <w:noProof/>
            <w:webHidden/>
          </w:rPr>
          <w:fldChar w:fldCharType="end"/>
        </w:r>
      </w:hyperlink>
    </w:p>
    <w:p w14:paraId="522C9F40" w14:textId="5C588D47" w:rsidR="00494DF5" w:rsidRDefault="00494DF5">
      <w:pPr>
        <w:pStyle w:val="32"/>
        <w:tabs>
          <w:tab w:val="right" w:leader="dot" w:pos="8296"/>
        </w:tabs>
        <w:ind w:left="840"/>
        <w:rPr>
          <w:noProof/>
        </w:rPr>
      </w:pPr>
      <w:hyperlink w:anchor="_Toc450637058" w:history="1">
        <w:r w:rsidRPr="00661BDB">
          <w:rPr>
            <w:rStyle w:val="af"/>
            <w:noProof/>
          </w:rPr>
          <w:t xml:space="preserve">2.3.3 </w:t>
        </w:r>
        <w:r w:rsidRPr="00661BDB">
          <w:rPr>
            <w:rStyle w:val="af"/>
            <w:noProof/>
          </w:rPr>
          <w:t>详细设计</w:t>
        </w:r>
        <w:r>
          <w:rPr>
            <w:noProof/>
            <w:webHidden/>
          </w:rPr>
          <w:tab/>
        </w:r>
        <w:r>
          <w:rPr>
            <w:noProof/>
            <w:webHidden/>
          </w:rPr>
          <w:fldChar w:fldCharType="begin"/>
        </w:r>
        <w:r>
          <w:rPr>
            <w:noProof/>
            <w:webHidden/>
          </w:rPr>
          <w:instrText xml:space="preserve"> PAGEREF _Toc450637058 \h </w:instrText>
        </w:r>
        <w:r>
          <w:rPr>
            <w:noProof/>
            <w:webHidden/>
          </w:rPr>
        </w:r>
        <w:r>
          <w:rPr>
            <w:noProof/>
            <w:webHidden/>
          </w:rPr>
          <w:fldChar w:fldCharType="separate"/>
        </w:r>
        <w:r>
          <w:rPr>
            <w:noProof/>
            <w:webHidden/>
          </w:rPr>
          <w:t>15</w:t>
        </w:r>
        <w:r>
          <w:rPr>
            <w:noProof/>
            <w:webHidden/>
          </w:rPr>
          <w:fldChar w:fldCharType="end"/>
        </w:r>
      </w:hyperlink>
    </w:p>
    <w:p w14:paraId="14E639A3" w14:textId="05BE20CD" w:rsidR="00494DF5" w:rsidRDefault="00494DF5">
      <w:pPr>
        <w:pStyle w:val="42"/>
        <w:tabs>
          <w:tab w:val="right" w:leader="dot" w:pos="8296"/>
        </w:tabs>
        <w:rPr>
          <w:noProof/>
        </w:rPr>
      </w:pPr>
      <w:hyperlink w:anchor="_Toc450637059" w:history="1">
        <w:r w:rsidRPr="00661BDB">
          <w:rPr>
            <w:rStyle w:val="af"/>
            <w:noProof/>
          </w:rPr>
          <w:t>2.3.3.1 Memory-based</w:t>
        </w:r>
        <w:r w:rsidRPr="00661BDB">
          <w:rPr>
            <w:rStyle w:val="af"/>
            <w:noProof/>
          </w:rPr>
          <w:t>目标函数设计</w:t>
        </w:r>
        <w:r>
          <w:rPr>
            <w:noProof/>
            <w:webHidden/>
          </w:rPr>
          <w:tab/>
        </w:r>
        <w:r>
          <w:rPr>
            <w:noProof/>
            <w:webHidden/>
          </w:rPr>
          <w:fldChar w:fldCharType="begin"/>
        </w:r>
        <w:r>
          <w:rPr>
            <w:noProof/>
            <w:webHidden/>
          </w:rPr>
          <w:instrText xml:space="preserve"> PAGEREF _Toc450637059 \h </w:instrText>
        </w:r>
        <w:r>
          <w:rPr>
            <w:noProof/>
            <w:webHidden/>
          </w:rPr>
        </w:r>
        <w:r>
          <w:rPr>
            <w:noProof/>
            <w:webHidden/>
          </w:rPr>
          <w:fldChar w:fldCharType="separate"/>
        </w:r>
        <w:r>
          <w:rPr>
            <w:noProof/>
            <w:webHidden/>
          </w:rPr>
          <w:t>15</w:t>
        </w:r>
        <w:r>
          <w:rPr>
            <w:noProof/>
            <w:webHidden/>
          </w:rPr>
          <w:fldChar w:fldCharType="end"/>
        </w:r>
      </w:hyperlink>
    </w:p>
    <w:p w14:paraId="5F3DDE75" w14:textId="2B69FED5" w:rsidR="00494DF5" w:rsidRDefault="00494DF5">
      <w:pPr>
        <w:pStyle w:val="42"/>
        <w:tabs>
          <w:tab w:val="right" w:leader="dot" w:pos="8296"/>
        </w:tabs>
        <w:rPr>
          <w:noProof/>
        </w:rPr>
      </w:pPr>
      <w:hyperlink w:anchor="_Toc450637060" w:history="1">
        <w:r w:rsidRPr="00661BDB">
          <w:rPr>
            <w:rStyle w:val="af"/>
            <w:noProof/>
          </w:rPr>
          <w:t>2.3.3.2 Time-based</w:t>
        </w:r>
        <w:r w:rsidRPr="00661BDB">
          <w:rPr>
            <w:rStyle w:val="af"/>
            <w:noProof/>
          </w:rPr>
          <w:t>目标函数设计</w:t>
        </w:r>
        <w:r>
          <w:rPr>
            <w:noProof/>
            <w:webHidden/>
          </w:rPr>
          <w:tab/>
        </w:r>
        <w:r>
          <w:rPr>
            <w:noProof/>
            <w:webHidden/>
          </w:rPr>
          <w:fldChar w:fldCharType="begin"/>
        </w:r>
        <w:r>
          <w:rPr>
            <w:noProof/>
            <w:webHidden/>
          </w:rPr>
          <w:instrText xml:space="preserve"> PAGEREF _Toc450637060 \h </w:instrText>
        </w:r>
        <w:r>
          <w:rPr>
            <w:noProof/>
            <w:webHidden/>
          </w:rPr>
        </w:r>
        <w:r>
          <w:rPr>
            <w:noProof/>
            <w:webHidden/>
          </w:rPr>
          <w:fldChar w:fldCharType="separate"/>
        </w:r>
        <w:r>
          <w:rPr>
            <w:noProof/>
            <w:webHidden/>
          </w:rPr>
          <w:t>16</w:t>
        </w:r>
        <w:r>
          <w:rPr>
            <w:noProof/>
            <w:webHidden/>
          </w:rPr>
          <w:fldChar w:fldCharType="end"/>
        </w:r>
      </w:hyperlink>
    </w:p>
    <w:p w14:paraId="638C09D7" w14:textId="73CBE943" w:rsidR="00494DF5" w:rsidRDefault="00494DF5">
      <w:pPr>
        <w:pStyle w:val="42"/>
        <w:tabs>
          <w:tab w:val="right" w:leader="dot" w:pos="8296"/>
        </w:tabs>
        <w:rPr>
          <w:noProof/>
        </w:rPr>
      </w:pPr>
      <w:hyperlink w:anchor="_Toc450637061" w:history="1">
        <w:r w:rsidRPr="00661BDB">
          <w:rPr>
            <w:rStyle w:val="af"/>
            <w:noProof/>
          </w:rPr>
          <w:t>2.3.3.3 AFSA</w:t>
        </w:r>
        <w:r w:rsidRPr="00661BDB">
          <w:rPr>
            <w:rStyle w:val="af"/>
            <w:noProof/>
          </w:rPr>
          <w:t>在调度器上的实现</w:t>
        </w:r>
        <w:r>
          <w:rPr>
            <w:noProof/>
            <w:webHidden/>
          </w:rPr>
          <w:tab/>
        </w:r>
        <w:r>
          <w:rPr>
            <w:noProof/>
            <w:webHidden/>
          </w:rPr>
          <w:fldChar w:fldCharType="begin"/>
        </w:r>
        <w:r>
          <w:rPr>
            <w:noProof/>
            <w:webHidden/>
          </w:rPr>
          <w:instrText xml:space="preserve"> PAGEREF _Toc450637061 \h </w:instrText>
        </w:r>
        <w:r>
          <w:rPr>
            <w:noProof/>
            <w:webHidden/>
          </w:rPr>
        </w:r>
        <w:r>
          <w:rPr>
            <w:noProof/>
            <w:webHidden/>
          </w:rPr>
          <w:fldChar w:fldCharType="separate"/>
        </w:r>
        <w:r>
          <w:rPr>
            <w:noProof/>
            <w:webHidden/>
          </w:rPr>
          <w:t>19</w:t>
        </w:r>
        <w:r>
          <w:rPr>
            <w:noProof/>
            <w:webHidden/>
          </w:rPr>
          <w:fldChar w:fldCharType="end"/>
        </w:r>
      </w:hyperlink>
    </w:p>
    <w:p w14:paraId="0E62670F" w14:textId="2794A1DA" w:rsidR="00494DF5" w:rsidRDefault="00494DF5">
      <w:pPr>
        <w:pStyle w:val="26"/>
        <w:rPr>
          <w:noProof/>
        </w:rPr>
      </w:pPr>
      <w:hyperlink w:anchor="_Toc450637062" w:history="1">
        <w:r w:rsidRPr="00661BDB">
          <w:rPr>
            <w:rStyle w:val="af"/>
            <w:noProof/>
          </w:rPr>
          <w:t xml:space="preserve">2.4 </w:t>
        </w:r>
        <w:r w:rsidRPr="00661BDB">
          <w:rPr>
            <w:rStyle w:val="af"/>
            <w:noProof/>
          </w:rPr>
          <w:t>实验环境和结果</w:t>
        </w:r>
        <w:r>
          <w:rPr>
            <w:noProof/>
            <w:webHidden/>
          </w:rPr>
          <w:tab/>
        </w:r>
        <w:r>
          <w:rPr>
            <w:noProof/>
            <w:webHidden/>
          </w:rPr>
          <w:fldChar w:fldCharType="begin"/>
        </w:r>
        <w:r>
          <w:rPr>
            <w:noProof/>
            <w:webHidden/>
          </w:rPr>
          <w:instrText xml:space="preserve"> PAGEREF _Toc450637062 \h </w:instrText>
        </w:r>
        <w:r>
          <w:rPr>
            <w:noProof/>
            <w:webHidden/>
          </w:rPr>
        </w:r>
        <w:r>
          <w:rPr>
            <w:noProof/>
            <w:webHidden/>
          </w:rPr>
          <w:fldChar w:fldCharType="separate"/>
        </w:r>
        <w:r>
          <w:rPr>
            <w:noProof/>
            <w:webHidden/>
          </w:rPr>
          <w:t>25</w:t>
        </w:r>
        <w:r>
          <w:rPr>
            <w:noProof/>
            <w:webHidden/>
          </w:rPr>
          <w:fldChar w:fldCharType="end"/>
        </w:r>
      </w:hyperlink>
    </w:p>
    <w:p w14:paraId="701857C7" w14:textId="29552B69" w:rsidR="00494DF5" w:rsidRDefault="00494DF5">
      <w:pPr>
        <w:pStyle w:val="42"/>
        <w:tabs>
          <w:tab w:val="right" w:leader="dot" w:pos="8296"/>
        </w:tabs>
        <w:rPr>
          <w:noProof/>
        </w:rPr>
      </w:pPr>
      <w:hyperlink w:anchor="_Toc450637063" w:history="1">
        <w:r w:rsidRPr="00661BDB">
          <w:rPr>
            <w:rStyle w:val="af"/>
            <w:noProof/>
          </w:rPr>
          <w:t xml:space="preserve">2.4.1 </w:t>
        </w:r>
        <w:r w:rsidRPr="00661BDB">
          <w:rPr>
            <w:rStyle w:val="af"/>
            <w:noProof/>
          </w:rPr>
          <w:t>实验配置</w:t>
        </w:r>
        <w:r>
          <w:rPr>
            <w:noProof/>
            <w:webHidden/>
          </w:rPr>
          <w:tab/>
        </w:r>
        <w:r>
          <w:rPr>
            <w:noProof/>
            <w:webHidden/>
          </w:rPr>
          <w:fldChar w:fldCharType="begin"/>
        </w:r>
        <w:r>
          <w:rPr>
            <w:noProof/>
            <w:webHidden/>
          </w:rPr>
          <w:instrText xml:space="preserve"> PAGEREF _Toc450637063 \h </w:instrText>
        </w:r>
        <w:r>
          <w:rPr>
            <w:noProof/>
            <w:webHidden/>
          </w:rPr>
        </w:r>
        <w:r>
          <w:rPr>
            <w:noProof/>
            <w:webHidden/>
          </w:rPr>
          <w:fldChar w:fldCharType="separate"/>
        </w:r>
        <w:r>
          <w:rPr>
            <w:noProof/>
            <w:webHidden/>
          </w:rPr>
          <w:t>26</w:t>
        </w:r>
        <w:r>
          <w:rPr>
            <w:noProof/>
            <w:webHidden/>
          </w:rPr>
          <w:fldChar w:fldCharType="end"/>
        </w:r>
      </w:hyperlink>
    </w:p>
    <w:p w14:paraId="70EC695F" w14:textId="18A1A3A4" w:rsidR="00494DF5" w:rsidRDefault="00494DF5">
      <w:pPr>
        <w:pStyle w:val="42"/>
        <w:tabs>
          <w:tab w:val="right" w:leader="dot" w:pos="8296"/>
        </w:tabs>
        <w:rPr>
          <w:noProof/>
        </w:rPr>
      </w:pPr>
      <w:hyperlink w:anchor="_Toc450637064" w:history="1">
        <w:r w:rsidRPr="00661BDB">
          <w:rPr>
            <w:rStyle w:val="af"/>
            <w:noProof/>
          </w:rPr>
          <w:t xml:space="preserve">2.4.2 </w:t>
        </w:r>
        <w:r w:rsidRPr="00661BDB">
          <w:rPr>
            <w:rStyle w:val="af"/>
            <w:noProof/>
          </w:rPr>
          <w:t>实验结果和分析</w:t>
        </w:r>
        <w:r>
          <w:rPr>
            <w:noProof/>
            <w:webHidden/>
          </w:rPr>
          <w:tab/>
        </w:r>
        <w:r>
          <w:rPr>
            <w:noProof/>
            <w:webHidden/>
          </w:rPr>
          <w:fldChar w:fldCharType="begin"/>
        </w:r>
        <w:r>
          <w:rPr>
            <w:noProof/>
            <w:webHidden/>
          </w:rPr>
          <w:instrText xml:space="preserve"> PAGEREF _Toc450637064 \h </w:instrText>
        </w:r>
        <w:r>
          <w:rPr>
            <w:noProof/>
            <w:webHidden/>
          </w:rPr>
        </w:r>
        <w:r>
          <w:rPr>
            <w:noProof/>
            <w:webHidden/>
          </w:rPr>
          <w:fldChar w:fldCharType="separate"/>
        </w:r>
        <w:r>
          <w:rPr>
            <w:noProof/>
            <w:webHidden/>
          </w:rPr>
          <w:t>26</w:t>
        </w:r>
        <w:r>
          <w:rPr>
            <w:noProof/>
            <w:webHidden/>
          </w:rPr>
          <w:fldChar w:fldCharType="end"/>
        </w:r>
      </w:hyperlink>
    </w:p>
    <w:p w14:paraId="389359EC" w14:textId="4AAB6204" w:rsidR="00494DF5" w:rsidRDefault="00494DF5">
      <w:pPr>
        <w:pStyle w:val="26"/>
        <w:rPr>
          <w:noProof/>
        </w:rPr>
      </w:pPr>
      <w:hyperlink w:anchor="_Toc450637065" w:history="1">
        <w:r w:rsidRPr="00661BDB">
          <w:rPr>
            <w:rStyle w:val="af"/>
            <w:rFonts w:ascii="Times New Roman" w:hAnsi="Times New Roman" w:cs="Times New Roman"/>
            <w:noProof/>
          </w:rPr>
          <w:t xml:space="preserve">2.5 </w:t>
        </w:r>
        <w:r w:rsidRPr="00661BDB">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_Toc450637065 \h </w:instrText>
        </w:r>
        <w:r>
          <w:rPr>
            <w:noProof/>
            <w:webHidden/>
          </w:rPr>
        </w:r>
        <w:r>
          <w:rPr>
            <w:noProof/>
            <w:webHidden/>
          </w:rPr>
          <w:fldChar w:fldCharType="separate"/>
        </w:r>
        <w:r>
          <w:rPr>
            <w:noProof/>
            <w:webHidden/>
          </w:rPr>
          <w:t>29</w:t>
        </w:r>
        <w:r>
          <w:rPr>
            <w:noProof/>
            <w:webHidden/>
          </w:rPr>
          <w:fldChar w:fldCharType="end"/>
        </w:r>
      </w:hyperlink>
    </w:p>
    <w:p w14:paraId="07ED88AE" w14:textId="327B58FD" w:rsidR="00494DF5" w:rsidRDefault="00494DF5">
      <w:pPr>
        <w:pStyle w:val="1c"/>
        <w:tabs>
          <w:tab w:val="left" w:pos="1260"/>
          <w:tab w:val="right" w:leader="dot" w:pos="8296"/>
        </w:tabs>
        <w:rPr>
          <w:noProof/>
        </w:rPr>
      </w:pPr>
      <w:hyperlink w:anchor="_Toc450637066" w:history="1">
        <w:r w:rsidRPr="00661BDB">
          <w:rPr>
            <w:rStyle w:val="af"/>
            <w:rFonts w:ascii="Times New Roman" w:eastAsia="宋体" w:hAnsi="Times New Roman" w:cs="Times New Roman"/>
            <w:noProof/>
          </w:rPr>
          <w:t>第三章</w:t>
        </w:r>
        <w:r>
          <w:rPr>
            <w:noProof/>
          </w:rPr>
          <w:tab/>
        </w:r>
        <w:r w:rsidRPr="00661BDB">
          <w:rPr>
            <w:rStyle w:val="af"/>
            <w:rFonts w:ascii="Times New Roman" w:eastAsia="宋体" w:hAnsi="Times New Roman" w:cs="Times New Roman"/>
            <w:noProof/>
          </w:rPr>
          <w:t>基于</w:t>
        </w:r>
        <w:r w:rsidRPr="00661BDB">
          <w:rPr>
            <w:rStyle w:val="af"/>
            <w:rFonts w:ascii="Times New Roman" w:eastAsia="宋体" w:hAnsi="Times New Roman" w:cs="Times New Roman"/>
            <w:noProof/>
          </w:rPr>
          <w:t>RDMA</w:t>
        </w:r>
        <w:r w:rsidRPr="00661BDB">
          <w:rPr>
            <w:rStyle w:val="af"/>
            <w:rFonts w:ascii="Times New Roman" w:eastAsia="宋体" w:hAnsi="Times New Roman" w:cs="Times New Roman"/>
            <w:noProof/>
          </w:rPr>
          <w:t>的</w:t>
        </w:r>
        <w:r w:rsidRPr="00661BDB">
          <w:rPr>
            <w:rStyle w:val="af"/>
            <w:rFonts w:ascii="Times New Roman" w:eastAsia="宋体" w:hAnsi="Times New Roman" w:cs="Times New Roman"/>
            <w:noProof/>
          </w:rPr>
          <w:t>Shuffle</w:t>
        </w:r>
        <w:r w:rsidRPr="00661BDB">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_Toc450637066 \h </w:instrText>
        </w:r>
        <w:r>
          <w:rPr>
            <w:noProof/>
            <w:webHidden/>
          </w:rPr>
        </w:r>
        <w:r>
          <w:rPr>
            <w:noProof/>
            <w:webHidden/>
          </w:rPr>
          <w:fldChar w:fldCharType="separate"/>
        </w:r>
        <w:r>
          <w:rPr>
            <w:noProof/>
            <w:webHidden/>
          </w:rPr>
          <w:t>31</w:t>
        </w:r>
        <w:r>
          <w:rPr>
            <w:noProof/>
            <w:webHidden/>
          </w:rPr>
          <w:fldChar w:fldCharType="end"/>
        </w:r>
      </w:hyperlink>
    </w:p>
    <w:p w14:paraId="3EA13BCD" w14:textId="6153BB4C" w:rsidR="00494DF5" w:rsidRDefault="00494DF5">
      <w:pPr>
        <w:pStyle w:val="26"/>
        <w:rPr>
          <w:noProof/>
        </w:rPr>
      </w:pPr>
      <w:hyperlink w:anchor="_Toc450637067" w:history="1">
        <w:r w:rsidRPr="00661BDB">
          <w:rPr>
            <w:rStyle w:val="af"/>
            <w:noProof/>
          </w:rPr>
          <w:t>3.1 Shuffle</w:t>
        </w:r>
        <w:r w:rsidRPr="00661BDB">
          <w:rPr>
            <w:rStyle w:val="af"/>
            <w:noProof/>
          </w:rPr>
          <w:t>概述</w:t>
        </w:r>
        <w:r>
          <w:rPr>
            <w:noProof/>
            <w:webHidden/>
          </w:rPr>
          <w:tab/>
        </w:r>
        <w:r>
          <w:rPr>
            <w:noProof/>
            <w:webHidden/>
          </w:rPr>
          <w:fldChar w:fldCharType="begin"/>
        </w:r>
        <w:r>
          <w:rPr>
            <w:noProof/>
            <w:webHidden/>
          </w:rPr>
          <w:instrText xml:space="preserve"> PAGEREF _Toc450637067 \h </w:instrText>
        </w:r>
        <w:r>
          <w:rPr>
            <w:noProof/>
            <w:webHidden/>
          </w:rPr>
        </w:r>
        <w:r>
          <w:rPr>
            <w:noProof/>
            <w:webHidden/>
          </w:rPr>
          <w:fldChar w:fldCharType="separate"/>
        </w:r>
        <w:r>
          <w:rPr>
            <w:noProof/>
            <w:webHidden/>
          </w:rPr>
          <w:t>31</w:t>
        </w:r>
        <w:r>
          <w:rPr>
            <w:noProof/>
            <w:webHidden/>
          </w:rPr>
          <w:fldChar w:fldCharType="end"/>
        </w:r>
      </w:hyperlink>
    </w:p>
    <w:p w14:paraId="4A7FF0FA" w14:textId="5116D7CA" w:rsidR="00494DF5" w:rsidRDefault="00494DF5">
      <w:pPr>
        <w:pStyle w:val="26"/>
        <w:rPr>
          <w:noProof/>
        </w:rPr>
      </w:pPr>
      <w:hyperlink w:anchor="_Toc450637068" w:history="1">
        <w:r w:rsidRPr="00661BDB">
          <w:rPr>
            <w:rStyle w:val="af"/>
            <w:noProof/>
          </w:rPr>
          <w:t>3.2</w:t>
        </w:r>
        <w:r w:rsidRPr="00661BDB">
          <w:rPr>
            <w:rStyle w:val="af"/>
            <w:noProof/>
          </w:rPr>
          <w:t>相关工作</w:t>
        </w:r>
        <w:r>
          <w:rPr>
            <w:noProof/>
            <w:webHidden/>
          </w:rPr>
          <w:tab/>
        </w:r>
        <w:r>
          <w:rPr>
            <w:noProof/>
            <w:webHidden/>
          </w:rPr>
          <w:fldChar w:fldCharType="begin"/>
        </w:r>
        <w:r>
          <w:rPr>
            <w:noProof/>
            <w:webHidden/>
          </w:rPr>
          <w:instrText xml:space="preserve"> PAGEREF _Toc450637068 \h </w:instrText>
        </w:r>
        <w:r>
          <w:rPr>
            <w:noProof/>
            <w:webHidden/>
          </w:rPr>
        </w:r>
        <w:r>
          <w:rPr>
            <w:noProof/>
            <w:webHidden/>
          </w:rPr>
          <w:fldChar w:fldCharType="separate"/>
        </w:r>
        <w:r>
          <w:rPr>
            <w:noProof/>
            <w:webHidden/>
          </w:rPr>
          <w:t>34</w:t>
        </w:r>
        <w:r>
          <w:rPr>
            <w:noProof/>
            <w:webHidden/>
          </w:rPr>
          <w:fldChar w:fldCharType="end"/>
        </w:r>
      </w:hyperlink>
    </w:p>
    <w:p w14:paraId="294C87EE" w14:textId="4F823FB5" w:rsidR="00494DF5" w:rsidRDefault="00494DF5">
      <w:pPr>
        <w:pStyle w:val="26"/>
        <w:rPr>
          <w:noProof/>
        </w:rPr>
      </w:pPr>
      <w:hyperlink w:anchor="_Toc450637069" w:history="1">
        <w:r w:rsidRPr="00661BDB">
          <w:rPr>
            <w:rStyle w:val="af"/>
            <w:noProof/>
          </w:rPr>
          <w:t>3.3 RDMA</w:t>
        </w:r>
        <w:r w:rsidRPr="00661BDB">
          <w:rPr>
            <w:rStyle w:val="af"/>
            <w:noProof/>
          </w:rPr>
          <w:t>简介</w:t>
        </w:r>
        <w:r>
          <w:rPr>
            <w:noProof/>
            <w:webHidden/>
          </w:rPr>
          <w:tab/>
        </w:r>
        <w:r>
          <w:rPr>
            <w:noProof/>
            <w:webHidden/>
          </w:rPr>
          <w:fldChar w:fldCharType="begin"/>
        </w:r>
        <w:r>
          <w:rPr>
            <w:noProof/>
            <w:webHidden/>
          </w:rPr>
          <w:instrText xml:space="preserve"> PAGEREF _Toc450637069 \h </w:instrText>
        </w:r>
        <w:r>
          <w:rPr>
            <w:noProof/>
            <w:webHidden/>
          </w:rPr>
        </w:r>
        <w:r>
          <w:rPr>
            <w:noProof/>
            <w:webHidden/>
          </w:rPr>
          <w:fldChar w:fldCharType="separate"/>
        </w:r>
        <w:r>
          <w:rPr>
            <w:noProof/>
            <w:webHidden/>
          </w:rPr>
          <w:t>34</w:t>
        </w:r>
        <w:r>
          <w:rPr>
            <w:noProof/>
            <w:webHidden/>
          </w:rPr>
          <w:fldChar w:fldCharType="end"/>
        </w:r>
      </w:hyperlink>
    </w:p>
    <w:p w14:paraId="78077885" w14:textId="0098EB8C" w:rsidR="00494DF5" w:rsidRDefault="00494DF5">
      <w:pPr>
        <w:pStyle w:val="26"/>
        <w:rPr>
          <w:noProof/>
        </w:rPr>
      </w:pPr>
      <w:hyperlink w:anchor="_Toc450637070" w:history="1">
        <w:r w:rsidRPr="00661BDB">
          <w:rPr>
            <w:rStyle w:val="af"/>
            <w:rFonts w:ascii="Times New Roman" w:hAnsi="Times New Roman" w:cs="Times New Roman"/>
            <w:noProof/>
          </w:rPr>
          <w:t xml:space="preserve">3.4 </w:t>
        </w:r>
        <w:r w:rsidRPr="00661BDB">
          <w:rPr>
            <w:rStyle w:val="af"/>
            <w:rFonts w:ascii="Times New Roman" w:hAnsi="Times New Roman" w:cs="Times New Roman"/>
            <w:noProof/>
          </w:rPr>
          <w:t>基于</w:t>
        </w:r>
        <w:r w:rsidRPr="00661BDB">
          <w:rPr>
            <w:rStyle w:val="af"/>
            <w:rFonts w:ascii="Times New Roman" w:hAnsi="Times New Roman" w:cs="Times New Roman"/>
            <w:noProof/>
          </w:rPr>
          <w:t>RDMA</w:t>
        </w:r>
        <w:r w:rsidRPr="00661BDB">
          <w:rPr>
            <w:rStyle w:val="af"/>
            <w:rFonts w:ascii="Times New Roman" w:hAnsi="Times New Roman" w:cs="Times New Roman"/>
            <w:noProof/>
          </w:rPr>
          <w:t>的</w:t>
        </w:r>
        <w:r w:rsidRPr="00661BDB">
          <w:rPr>
            <w:rStyle w:val="af"/>
            <w:rFonts w:ascii="Times New Roman" w:hAnsi="Times New Roman" w:cs="Times New Roman"/>
            <w:noProof/>
          </w:rPr>
          <w:t>Shuffle</w:t>
        </w:r>
        <w:r w:rsidRPr="00661BDB">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_Toc450637070 \h </w:instrText>
        </w:r>
        <w:r>
          <w:rPr>
            <w:noProof/>
            <w:webHidden/>
          </w:rPr>
        </w:r>
        <w:r>
          <w:rPr>
            <w:noProof/>
            <w:webHidden/>
          </w:rPr>
          <w:fldChar w:fldCharType="separate"/>
        </w:r>
        <w:r>
          <w:rPr>
            <w:noProof/>
            <w:webHidden/>
          </w:rPr>
          <w:t>35</w:t>
        </w:r>
        <w:r>
          <w:rPr>
            <w:noProof/>
            <w:webHidden/>
          </w:rPr>
          <w:fldChar w:fldCharType="end"/>
        </w:r>
      </w:hyperlink>
    </w:p>
    <w:p w14:paraId="51A775F5" w14:textId="2857B250" w:rsidR="00494DF5" w:rsidRDefault="00494DF5">
      <w:pPr>
        <w:pStyle w:val="32"/>
        <w:tabs>
          <w:tab w:val="right" w:leader="dot" w:pos="8296"/>
        </w:tabs>
        <w:ind w:left="840"/>
        <w:rPr>
          <w:noProof/>
        </w:rPr>
      </w:pPr>
      <w:hyperlink w:anchor="_Toc450637071" w:history="1">
        <w:r w:rsidRPr="00661BDB">
          <w:rPr>
            <w:rStyle w:val="af"/>
            <w:noProof/>
          </w:rPr>
          <w:t>3.4.1 Shuffle</w:t>
        </w:r>
        <w:r w:rsidRPr="00661BDB">
          <w:rPr>
            <w:rStyle w:val="af"/>
            <w:noProof/>
          </w:rPr>
          <w:t>详细设计</w:t>
        </w:r>
        <w:r>
          <w:rPr>
            <w:noProof/>
            <w:webHidden/>
          </w:rPr>
          <w:tab/>
        </w:r>
        <w:r>
          <w:rPr>
            <w:noProof/>
            <w:webHidden/>
          </w:rPr>
          <w:fldChar w:fldCharType="begin"/>
        </w:r>
        <w:r>
          <w:rPr>
            <w:noProof/>
            <w:webHidden/>
          </w:rPr>
          <w:instrText xml:space="preserve"> PAGEREF _Toc450637071 \h </w:instrText>
        </w:r>
        <w:r>
          <w:rPr>
            <w:noProof/>
            <w:webHidden/>
          </w:rPr>
        </w:r>
        <w:r>
          <w:rPr>
            <w:noProof/>
            <w:webHidden/>
          </w:rPr>
          <w:fldChar w:fldCharType="separate"/>
        </w:r>
        <w:r>
          <w:rPr>
            <w:noProof/>
            <w:webHidden/>
          </w:rPr>
          <w:t>36</w:t>
        </w:r>
        <w:r>
          <w:rPr>
            <w:noProof/>
            <w:webHidden/>
          </w:rPr>
          <w:fldChar w:fldCharType="end"/>
        </w:r>
      </w:hyperlink>
    </w:p>
    <w:p w14:paraId="20652AB9" w14:textId="5BE61587" w:rsidR="00494DF5" w:rsidRDefault="00494DF5">
      <w:pPr>
        <w:pStyle w:val="32"/>
        <w:tabs>
          <w:tab w:val="right" w:leader="dot" w:pos="8296"/>
        </w:tabs>
        <w:ind w:left="840"/>
        <w:rPr>
          <w:noProof/>
        </w:rPr>
      </w:pPr>
      <w:hyperlink w:anchor="_Toc450637072" w:history="1">
        <w:r w:rsidRPr="00661BDB">
          <w:rPr>
            <w:rStyle w:val="af"/>
            <w:noProof/>
          </w:rPr>
          <w:t>3.4.2 Shuffle</w:t>
        </w:r>
        <w:r w:rsidRPr="00661BDB">
          <w:rPr>
            <w:rStyle w:val="af"/>
            <w:noProof/>
          </w:rPr>
          <w:t>实现</w:t>
        </w:r>
        <w:r>
          <w:rPr>
            <w:noProof/>
            <w:webHidden/>
          </w:rPr>
          <w:tab/>
        </w:r>
        <w:r>
          <w:rPr>
            <w:noProof/>
            <w:webHidden/>
          </w:rPr>
          <w:fldChar w:fldCharType="begin"/>
        </w:r>
        <w:r>
          <w:rPr>
            <w:noProof/>
            <w:webHidden/>
          </w:rPr>
          <w:instrText xml:space="preserve"> PAGEREF _Toc450637072 \h </w:instrText>
        </w:r>
        <w:r>
          <w:rPr>
            <w:noProof/>
            <w:webHidden/>
          </w:rPr>
        </w:r>
        <w:r>
          <w:rPr>
            <w:noProof/>
            <w:webHidden/>
          </w:rPr>
          <w:fldChar w:fldCharType="separate"/>
        </w:r>
        <w:r>
          <w:rPr>
            <w:noProof/>
            <w:webHidden/>
          </w:rPr>
          <w:t>38</w:t>
        </w:r>
        <w:r>
          <w:rPr>
            <w:noProof/>
            <w:webHidden/>
          </w:rPr>
          <w:fldChar w:fldCharType="end"/>
        </w:r>
      </w:hyperlink>
    </w:p>
    <w:p w14:paraId="6424B234" w14:textId="10AE4121" w:rsidR="00494DF5" w:rsidRDefault="00494DF5">
      <w:pPr>
        <w:pStyle w:val="26"/>
        <w:rPr>
          <w:noProof/>
        </w:rPr>
      </w:pPr>
      <w:hyperlink w:anchor="_Toc450637073" w:history="1">
        <w:r w:rsidRPr="00661BDB">
          <w:rPr>
            <w:rStyle w:val="af"/>
            <w:noProof/>
          </w:rPr>
          <w:t>3.5</w:t>
        </w:r>
        <w:r>
          <w:rPr>
            <w:noProof/>
          </w:rPr>
          <w:tab/>
        </w:r>
        <w:r w:rsidRPr="00661BDB">
          <w:rPr>
            <w:rStyle w:val="af"/>
            <w:noProof/>
          </w:rPr>
          <w:t>实验结果与分析</w:t>
        </w:r>
        <w:r>
          <w:rPr>
            <w:noProof/>
            <w:webHidden/>
          </w:rPr>
          <w:tab/>
        </w:r>
        <w:r>
          <w:rPr>
            <w:noProof/>
            <w:webHidden/>
          </w:rPr>
          <w:fldChar w:fldCharType="begin"/>
        </w:r>
        <w:r>
          <w:rPr>
            <w:noProof/>
            <w:webHidden/>
          </w:rPr>
          <w:instrText xml:space="preserve"> PAGEREF _Toc450637073 \h </w:instrText>
        </w:r>
        <w:r>
          <w:rPr>
            <w:noProof/>
            <w:webHidden/>
          </w:rPr>
        </w:r>
        <w:r>
          <w:rPr>
            <w:noProof/>
            <w:webHidden/>
          </w:rPr>
          <w:fldChar w:fldCharType="separate"/>
        </w:r>
        <w:r>
          <w:rPr>
            <w:noProof/>
            <w:webHidden/>
          </w:rPr>
          <w:t>39</w:t>
        </w:r>
        <w:r>
          <w:rPr>
            <w:noProof/>
            <w:webHidden/>
          </w:rPr>
          <w:fldChar w:fldCharType="end"/>
        </w:r>
      </w:hyperlink>
    </w:p>
    <w:p w14:paraId="6ED55B2A" w14:textId="4CC5418C" w:rsidR="00494DF5" w:rsidRDefault="00494DF5">
      <w:pPr>
        <w:pStyle w:val="26"/>
        <w:rPr>
          <w:noProof/>
        </w:rPr>
      </w:pPr>
      <w:hyperlink w:anchor="_Toc450637074" w:history="1">
        <w:r w:rsidRPr="00661BDB">
          <w:rPr>
            <w:rStyle w:val="af"/>
            <w:noProof/>
          </w:rPr>
          <w:t xml:space="preserve">3.6 </w:t>
        </w:r>
        <w:r w:rsidRPr="00661BDB">
          <w:rPr>
            <w:rStyle w:val="af"/>
            <w:noProof/>
          </w:rPr>
          <w:t>本章小结</w:t>
        </w:r>
        <w:r>
          <w:rPr>
            <w:noProof/>
            <w:webHidden/>
          </w:rPr>
          <w:tab/>
        </w:r>
        <w:r>
          <w:rPr>
            <w:noProof/>
            <w:webHidden/>
          </w:rPr>
          <w:fldChar w:fldCharType="begin"/>
        </w:r>
        <w:r>
          <w:rPr>
            <w:noProof/>
            <w:webHidden/>
          </w:rPr>
          <w:instrText xml:space="preserve"> PAGEREF _Toc450637074 \h </w:instrText>
        </w:r>
        <w:r>
          <w:rPr>
            <w:noProof/>
            <w:webHidden/>
          </w:rPr>
        </w:r>
        <w:r>
          <w:rPr>
            <w:noProof/>
            <w:webHidden/>
          </w:rPr>
          <w:fldChar w:fldCharType="separate"/>
        </w:r>
        <w:r>
          <w:rPr>
            <w:noProof/>
            <w:webHidden/>
          </w:rPr>
          <w:t>41</w:t>
        </w:r>
        <w:r>
          <w:rPr>
            <w:noProof/>
            <w:webHidden/>
          </w:rPr>
          <w:fldChar w:fldCharType="end"/>
        </w:r>
      </w:hyperlink>
    </w:p>
    <w:p w14:paraId="0A175824" w14:textId="65CBEEE9" w:rsidR="00494DF5" w:rsidRDefault="00494DF5">
      <w:pPr>
        <w:pStyle w:val="1c"/>
        <w:tabs>
          <w:tab w:val="left" w:pos="1260"/>
          <w:tab w:val="right" w:leader="dot" w:pos="8296"/>
        </w:tabs>
        <w:rPr>
          <w:noProof/>
        </w:rPr>
      </w:pPr>
      <w:hyperlink w:anchor="_Toc450637075" w:history="1">
        <w:r w:rsidRPr="00661BDB">
          <w:rPr>
            <w:rStyle w:val="af"/>
            <w:rFonts w:ascii="Times New Roman" w:eastAsia="宋体" w:hAnsi="Times New Roman" w:cs="Times New Roman"/>
            <w:noProof/>
          </w:rPr>
          <w:t>第四章</w:t>
        </w:r>
        <w:r>
          <w:rPr>
            <w:noProof/>
          </w:rPr>
          <w:tab/>
        </w:r>
        <w:r w:rsidRPr="00661BDB">
          <w:rPr>
            <w:rStyle w:val="af"/>
            <w:rFonts w:ascii="Times New Roman" w:eastAsia="宋体" w:hAnsi="Times New Roman" w:cs="Times New Roman"/>
            <w:noProof/>
          </w:rPr>
          <w:t>基于改进的</w:t>
        </w:r>
        <w:r w:rsidRPr="00661BDB">
          <w:rPr>
            <w:rStyle w:val="af"/>
            <w:rFonts w:ascii="Times New Roman" w:eastAsia="宋体" w:hAnsi="Times New Roman" w:cs="Times New Roman"/>
            <w:noProof/>
          </w:rPr>
          <w:t>YARN</w:t>
        </w:r>
        <w:r w:rsidRPr="00661BDB">
          <w:rPr>
            <w:rStyle w:val="af"/>
            <w:rFonts w:ascii="Times New Roman" w:eastAsia="宋体" w:hAnsi="Times New Roman" w:cs="Times New Roman"/>
            <w:noProof/>
          </w:rPr>
          <w:t>平台的</w:t>
        </w:r>
        <w:r w:rsidRPr="00661BDB">
          <w:rPr>
            <w:rStyle w:val="af"/>
            <w:rFonts w:ascii="Times New Roman" w:eastAsia="宋体" w:hAnsi="Times New Roman" w:cs="Times New Roman"/>
            <w:noProof/>
          </w:rPr>
          <w:t>PKTM</w:t>
        </w:r>
        <w:r w:rsidRPr="00661BDB">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_Toc450637075 \h </w:instrText>
        </w:r>
        <w:r>
          <w:rPr>
            <w:noProof/>
            <w:webHidden/>
          </w:rPr>
        </w:r>
        <w:r>
          <w:rPr>
            <w:noProof/>
            <w:webHidden/>
          </w:rPr>
          <w:fldChar w:fldCharType="separate"/>
        </w:r>
        <w:r>
          <w:rPr>
            <w:noProof/>
            <w:webHidden/>
          </w:rPr>
          <w:t>42</w:t>
        </w:r>
        <w:r>
          <w:rPr>
            <w:noProof/>
            <w:webHidden/>
          </w:rPr>
          <w:fldChar w:fldCharType="end"/>
        </w:r>
      </w:hyperlink>
    </w:p>
    <w:p w14:paraId="3C9D168C" w14:textId="20EC92A5" w:rsidR="00494DF5" w:rsidRDefault="00494DF5">
      <w:pPr>
        <w:pStyle w:val="26"/>
        <w:rPr>
          <w:noProof/>
        </w:rPr>
      </w:pPr>
      <w:hyperlink w:anchor="_Toc450637076" w:history="1">
        <w:r w:rsidRPr="00661BDB">
          <w:rPr>
            <w:rStyle w:val="af"/>
            <w:noProof/>
          </w:rPr>
          <w:t>4.1 PKTM</w:t>
        </w:r>
        <w:r w:rsidRPr="00661BDB">
          <w:rPr>
            <w:rStyle w:val="af"/>
            <w:noProof/>
          </w:rPr>
          <w:t>概述</w:t>
        </w:r>
        <w:r>
          <w:rPr>
            <w:noProof/>
            <w:webHidden/>
          </w:rPr>
          <w:tab/>
        </w:r>
        <w:r>
          <w:rPr>
            <w:noProof/>
            <w:webHidden/>
          </w:rPr>
          <w:fldChar w:fldCharType="begin"/>
        </w:r>
        <w:r>
          <w:rPr>
            <w:noProof/>
            <w:webHidden/>
          </w:rPr>
          <w:instrText xml:space="preserve"> PAGEREF _Toc450637076 \h </w:instrText>
        </w:r>
        <w:r>
          <w:rPr>
            <w:noProof/>
            <w:webHidden/>
          </w:rPr>
        </w:r>
        <w:r>
          <w:rPr>
            <w:noProof/>
            <w:webHidden/>
          </w:rPr>
          <w:fldChar w:fldCharType="separate"/>
        </w:r>
        <w:r>
          <w:rPr>
            <w:noProof/>
            <w:webHidden/>
          </w:rPr>
          <w:t>42</w:t>
        </w:r>
        <w:r>
          <w:rPr>
            <w:noProof/>
            <w:webHidden/>
          </w:rPr>
          <w:fldChar w:fldCharType="end"/>
        </w:r>
      </w:hyperlink>
    </w:p>
    <w:p w14:paraId="7176DEE9" w14:textId="7512F98D" w:rsidR="00494DF5" w:rsidRDefault="00494DF5">
      <w:pPr>
        <w:pStyle w:val="26"/>
        <w:rPr>
          <w:noProof/>
        </w:rPr>
      </w:pPr>
      <w:hyperlink w:anchor="_Toc450637077" w:history="1">
        <w:r w:rsidRPr="00661BDB">
          <w:rPr>
            <w:rStyle w:val="af"/>
            <w:noProof/>
          </w:rPr>
          <w:t xml:space="preserve">4.2 </w:t>
        </w:r>
        <w:r w:rsidRPr="00661BDB">
          <w:rPr>
            <w:rStyle w:val="af"/>
            <w:noProof/>
          </w:rPr>
          <w:t>相关工作</w:t>
        </w:r>
        <w:r>
          <w:rPr>
            <w:noProof/>
            <w:webHidden/>
          </w:rPr>
          <w:tab/>
        </w:r>
        <w:r>
          <w:rPr>
            <w:noProof/>
            <w:webHidden/>
          </w:rPr>
          <w:fldChar w:fldCharType="begin"/>
        </w:r>
        <w:r>
          <w:rPr>
            <w:noProof/>
            <w:webHidden/>
          </w:rPr>
          <w:instrText xml:space="preserve"> PAGEREF _Toc450637077 \h </w:instrText>
        </w:r>
        <w:r>
          <w:rPr>
            <w:noProof/>
            <w:webHidden/>
          </w:rPr>
        </w:r>
        <w:r>
          <w:rPr>
            <w:noProof/>
            <w:webHidden/>
          </w:rPr>
          <w:fldChar w:fldCharType="separate"/>
        </w:r>
        <w:r>
          <w:rPr>
            <w:noProof/>
            <w:webHidden/>
          </w:rPr>
          <w:t>43</w:t>
        </w:r>
        <w:r>
          <w:rPr>
            <w:noProof/>
            <w:webHidden/>
          </w:rPr>
          <w:fldChar w:fldCharType="end"/>
        </w:r>
      </w:hyperlink>
    </w:p>
    <w:p w14:paraId="7852799E" w14:textId="3838728E" w:rsidR="00494DF5" w:rsidRDefault="00494DF5">
      <w:pPr>
        <w:pStyle w:val="26"/>
        <w:rPr>
          <w:noProof/>
        </w:rPr>
      </w:pPr>
      <w:hyperlink w:anchor="_Toc450637078" w:history="1">
        <w:r w:rsidRPr="00661BDB">
          <w:rPr>
            <w:rStyle w:val="af"/>
            <w:rFonts w:ascii="Times New Roman" w:hAnsi="Times New Roman" w:cs="Times New Roman"/>
            <w:noProof/>
          </w:rPr>
          <w:t>4.3 PKTM</w:t>
        </w:r>
        <w:r w:rsidRPr="00661BDB">
          <w:rPr>
            <w:rStyle w:val="af"/>
            <w:rFonts w:ascii="Times New Roman" w:hAnsi="Times New Roman" w:cs="Times New Roman"/>
            <w:noProof/>
          </w:rPr>
          <w:t>分布式算法实现</w:t>
        </w:r>
        <w:r>
          <w:rPr>
            <w:noProof/>
            <w:webHidden/>
          </w:rPr>
          <w:tab/>
        </w:r>
        <w:r>
          <w:rPr>
            <w:noProof/>
            <w:webHidden/>
          </w:rPr>
          <w:fldChar w:fldCharType="begin"/>
        </w:r>
        <w:r>
          <w:rPr>
            <w:noProof/>
            <w:webHidden/>
          </w:rPr>
          <w:instrText xml:space="preserve"> PAGEREF _Toc450637078 \h </w:instrText>
        </w:r>
        <w:r>
          <w:rPr>
            <w:noProof/>
            <w:webHidden/>
          </w:rPr>
        </w:r>
        <w:r>
          <w:rPr>
            <w:noProof/>
            <w:webHidden/>
          </w:rPr>
          <w:fldChar w:fldCharType="separate"/>
        </w:r>
        <w:r>
          <w:rPr>
            <w:noProof/>
            <w:webHidden/>
          </w:rPr>
          <w:t>43</w:t>
        </w:r>
        <w:r>
          <w:rPr>
            <w:noProof/>
            <w:webHidden/>
          </w:rPr>
          <w:fldChar w:fldCharType="end"/>
        </w:r>
      </w:hyperlink>
    </w:p>
    <w:p w14:paraId="0F108EAC" w14:textId="64FEB09D" w:rsidR="00494DF5" w:rsidRDefault="00494DF5">
      <w:pPr>
        <w:pStyle w:val="32"/>
        <w:tabs>
          <w:tab w:val="right" w:leader="dot" w:pos="8296"/>
        </w:tabs>
        <w:ind w:left="840"/>
        <w:rPr>
          <w:noProof/>
        </w:rPr>
      </w:pPr>
      <w:hyperlink w:anchor="_Toc450637079" w:history="1">
        <w:r w:rsidRPr="00661BDB">
          <w:rPr>
            <w:rStyle w:val="af"/>
            <w:noProof/>
          </w:rPr>
          <w:t>4.3.1 Hadoop</w:t>
        </w:r>
        <w:r w:rsidRPr="00661BDB">
          <w:rPr>
            <w:rStyle w:val="af"/>
            <w:noProof/>
          </w:rPr>
          <w:t>上的</w:t>
        </w:r>
        <w:r w:rsidRPr="00661BDB">
          <w:rPr>
            <w:rStyle w:val="af"/>
            <w:noProof/>
          </w:rPr>
          <w:t>Kirchhoff</w:t>
        </w:r>
        <w:r w:rsidRPr="00661BDB">
          <w:rPr>
            <w:rStyle w:val="af"/>
            <w:noProof/>
          </w:rPr>
          <w:t>算法实现</w:t>
        </w:r>
        <w:r>
          <w:rPr>
            <w:noProof/>
            <w:webHidden/>
          </w:rPr>
          <w:tab/>
        </w:r>
        <w:r>
          <w:rPr>
            <w:noProof/>
            <w:webHidden/>
          </w:rPr>
          <w:fldChar w:fldCharType="begin"/>
        </w:r>
        <w:r>
          <w:rPr>
            <w:noProof/>
            <w:webHidden/>
          </w:rPr>
          <w:instrText xml:space="preserve"> PAGEREF _Toc450637079 \h </w:instrText>
        </w:r>
        <w:r>
          <w:rPr>
            <w:noProof/>
            <w:webHidden/>
          </w:rPr>
        </w:r>
        <w:r>
          <w:rPr>
            <w:noProof/>
            <w:webHidden/>
          </w:rPr>
          <w:fldChar w:fldCharType="separate"/>
        </w:r>
        <w:r>
          <w:rPr>
            <w:noProof/>
            <w:webHidden/>
          </w:rPr>
          <w:t>43</w:t>
        </w:r>
        <w:r>
          <w:rPr>
            <w:noProof/>
            <w:webHidden/>
          </w:rPr>
          <w:fldChar w:fldCharType="end"/>
        </w:r>
      </w:hyperlink>
    </w:p>
    <w:p w14:paraId="093E2219" w14:textId="04E60C83" w:rsidR="00494DF5" w:rsidRDefault="00494DF5">
      <w:pPr>
        <w:pStyle w:val="32"/>
        <w:tabs>
          <w:tab w:val="right" w:leader="dot" w:pos="8296"/>
        </w:tabs>
        <w:ind w:left="840"/>
        <w:rPr>
          <w:noProof/>
        </w:rPr>
      </w:pPr>
      <w:hyperlink w:anchor="_Toc450637080" w:history="1">
        <w:r w:rsidRPr="00661BDB">
          <w:rPr>
            <w:rStyle w:val="af"/>
            <w:noProof/>
          </w:rPr>
          <w:t>4.3.2 Spark</w:t>
        </w:r>
        <w:r w:rsidRPr="00661BDB">
          <w:rPr>
            <w:rStyle w:val="af"/>
            <w:noProof/>
          </w:rPr>
          <w:t>上的</w:t>
        </w:r>
        <w:r w:rsidRPr="00661BDB">
          <w:rPr>
            <w:rStyle w:val="af"/>
            <w:noProof/>
          </w:rPr>
          <w:t>Kirchhoff</w:t>
        </w:r>
        <w:r w:rsidRPr="00661BDB">
          <w:rPr>
            <w:rStyle w:val="af"/>
            <w:noProof/>
          </w:rPr>
          <w:t>算法实现</w:t>
        </w:r>
        <w:r>
          <w:rPr>
            <w:noProof/>
            <w:webHidden/>
          </w:rPr>
          <w:tab/>
        </w:r>
        <w:r>
          <w:rPr>
            <w:noProof/>
            <w:webHidden/>
          </w:rPr>
          <w:fldChar w:fldCharType="begin"/>
        </w:r>
        <w:r>
          <w:rPr>
            <w:noProof/>
            <w:webHidden/>
          </w:rPr>
          <w:instrText xml:space="preserve"> PAGEREF _Toc450637080 \h </w:instrText>
        </w:r>
        <w:r>
          <w:rPr>
            <w:noProof/>
            <w:webHidden/>
          </w:rPr>
        </w:r>
        <w:r>
          <w:rPr>
            <w:noProof/>
            <w:webHidden/>
          </w:rPr>
          <w:fldChar w:fldCharType="separate"/>
        </w:r>
        <w:r>
          <w:rPr>
            <w:noProof/>
            <w:webHidden/>
          </w:rPr>
          <w:t>46</w:t>
        </w:r>
        <w:r>
          <w:rPr>
            <w:noProof/>
            <w:webHidden/>
          </w:rPr>
          <w:fldChar w:fldCharType="end"/>
        </w:r>
      </w:hyperlink>
    </w:p>
    <w:p w14:paraId="2FAEC2BE" w14:textId="65C52C66" w:rsidR="00494DF5" w:rsidRDefault="00494DF5">
      <w:pPr>
        <w:pStyle w:val="26"/>
        <w:rPr>
          <w:noProof/>
        </w:rPr>
      </w:pPr>
      <w:hyperlink w:anchor="_Toc450637081" w:history="1">
        <w:r w:rsidRPr="00661BDB">
          <w:rPr>
            <w:rStyle w:val="af"/>
            <w:noProof/>
          </w:rPr>
          <w:t xml:space="preserve">4.4 </w:t>
        </w:r>
        <w:r w:rsidRPr="00661BDB">
          <w:rPr>
            <w:rStyle w:val="af"/>
            <w:noProof/>
          </w:rPr>
          <w:t>实验结果与分析</w:t>
        </w:r>
        <w:r>
          <w:rPr>
            <w:noProof/>
            <w:webHidden/>
          </w:rPr>
          <w:tab/>
        </w:r>
        <w:r>
          <w:rPr>
            <w:noProof/>
            <w:webHidden/>
          </w:rPr>
          <w:fldChar w:fldCharType="begin"/>
        </w:r>
        <w:r>
          <w:rPr>
            <w:noProof/>
            <w:webHidden/>
          </w:rPr>
          <w:instrText xml:space="preserve"> PAGEREF _Toc450637081 \h </w:instrText>
        </w:r>
        <w:r>
          <w:rPr>
            <w:noProof/>
            <w:webHidden/>
          </w:rPr>
        </w:r>
        <w:r>
          <w:rPr>
            <w:noProof/>
            <w:webHidden/>
          </w:rPr>
          <w:fldChar w:fldCharType="separate"/>
        </w:r>
        <w:r>
          <w:rPr>
            <w:noProof/>
            <w:webHidden/>
          </w:rPr>
          <w:t>48</w:t>
        </w:r>
        <w:r>
          <w:rPr>
            <w:noProof/>
            <w:webHidden/>
          </w:rPr>
          <w:fldChar w:fldCharType="end"/>
        </w:r>
      </w:hyperlink>
    </w:p>
    <w:p w14:paraId="5E71CC90" w14:textId="7057367F" w:rsidR="00494DF5" w:rsidRDefault="00494DF5">
      <w:pPr>
        <w:pStyle w:val="32"/>
        <w:tabs>
          <w:tab w:val="right" w:leader="dot" w:pos="8296"/>
        </w:tabs>
        <w:ind w:left="840"/>
        <w:rPr>
          <w:noProof/>
        </w:rPr>
      </w:pPr>
      <w:hyperlink w:anchor="_Toc450637082" w:history="1">
        <w:r w:rsidRPr="00661BDB">
          <w:rPr>
            <w:rStyle w:val="af"/>
            <w:noProof/>
          </w:rPr>
          <w:t xml:space="preserve">4.4.1 </w:t>
        </w:r>
        <w:r w:rsidRPr="00661BDB">
          <w:rPr>
            <w:rStyle w:val="af"/>
            <w:noProof/>
          </w:rPr>
          <w:t>数据准</w:t>
        </w:r>
        <w:r w:rsidRPr="00661BDB">
          <w:rPr>
            <w:rStyle w:val="af"/>
            <w:noProof/>
          </w:rPr>
          <w:t>备</w:t>
        </w:r>
        <w:r>
          <w:rPr>
            <w:noProof/>
            <w:webHidden/>
          </w:rPr>
          <w:tab/>
        </w:r>
        <w:r>
          <w:rPr>
            <w:noProof/>
            <w:webHidden/>
          </w:rPr>
          <w:fldChar w:fldCharType="begin"/>
        </w:r>
        <w:r>
          <w:rPr>
            <w:noProof/>
            <w:webHidden/>
          </w:rPr>
          <w:instrText xml:space="preserve"> PAGEREF _Toc450637082 \h </w:instrText>
        </w:r>
        <w:r>
          <w:rPr>
            <w:noProof/>
            <w:webHidden/>
          </w:rPr>
        </w:r>
        <w:r>
          <w:rPr>
            <w:noProof/>
            <w:webHidden/>
          </w:rPr>
          <w:fldChar w:fldCharType="separate"/>
        </w:r>
        <w:r>
          <w:rPr>
            <w:noProof/>
            <w:webHidden/>
          </w:rPr>
          <w:t>49</w:t>
        </w:r>
        <w:r>
          <w:rPr>
            <w:noProof/>
            <w:webHidden/>
          </w:rPr>
          <w:fldChar w:fldCharType="end"/>
        </w:r>
      </w:hyperlink>
    </w:p>
    <w:p w14:paraId="4EC18C79" w14:textId="16BD3AF2" w:rsidR="00494DF5" w:rsidRDefault="00494DF5">
      <w:pPr>
        <w:pStyle w:val="32"/>
        <w:tabs>
          <w:tab w:val="right" w:leader="dot" w:pos="8296"/>
        </w:tabs>
        <w:ind w:left="840"/>
        <w:rPr>
          <w:noProof/>
        </w:rPr>
      </w:pPr>
      <w:hyperlink w:anchor="_Toc450637083" w:history="1">
        <w:r w:rsidRPr="00661BDB">
          <w:rPr>
            <w:rStyle w:val="af"/>
            <w:noProof/>
          </w:rPr>
          <w:t xml:space="preserve">4.4.2 </w:t>
        </w:r>
        <w:r w:rsidRPr="00661BDB">
          <w:rPr>
            <w:rStyle w:val="af"/>
            <w:noProof/>
          </w:rPr>
          <w:t>实验结果</w:t>
        </w:r>
        <w:r>
          <w:rPr>
            <w:noProof/>
            <w:webHidden/>
          </w:rPr>
          <w:tab/>
        </w:r>
        <w:r>
          <w:rPr>
            <w:noProof/>
            <w:webHidden/>
          </w:rPr>
          <w:fldChar w:fldCharType="begin"/>
        </w:r>
        <w:r>
          <w:rPr>
            <w:noProof/>
            <w:webHidden/>
          </w:rPr>
          <w:instrText xml:space="preserve"> PAGEREF _Toc450637083 \h </w:instrText>
        </w:r>
        <w:r>
          <w:rPr>
            <w:noProof/>
            <w:webHidden/>
          </w:rPr>
        </w:r>
        <w:r>
          <w:rPr>
            <w:noProof/>
            <w:webHidden/>
          </w:rPr>
          <w:fldChar w:fldCharType="separate"/>
        </w:r>
        <w:r>
          <w:rPr>
            <w:noProof/>
            <w:webHidden/>
          </w:rPr>
          <w:t>49</w:t>
        </w:r>
        <w:r>
          <w:rPr>
            <w:noProof/>
            <w:webHidden/>
          </w:rPr>
          <w:fldChar w:fldCharType="end"/>
        </w:r>
      </w:hyperlink>
    </w:p>
    <w:p w14:paraId="7236E7D4" w14:textId="13AF419E" w:rsidR="00494DF5" w:rsidRDefault="00494DF5">
      <w:pPr>
        <w:pStyle w:val="26"/>
        <w:rPr>
          <w:noProof/>
        </w:rPr>
      </w:pPr>
      <w:hyperlink w:anchor="_Toc450637084" w:history="1">
        <w:r w:rsidRPr="00661BDB">
          <w:rPr>
            <w:rStyle w:val="af"/>
            <w:noProof/>
          </w:rPr>
          <w:t>4.5</w:t>
        </w:r>
        <w:r w:rsidRPr="00661BDB">
          <w:rPr>
            <w:rStyle w:val="af"/>
            <w:noProof/>
          </w:rPr>
          <w:t>本章小结</w:t>
        </w:r>
        <w:r>
          <w:rPr>
            <w:noProof/>
            <w:webHidden/>
          </w:rPr>
          <w:tab/>
        </w:r>
        <w:r>
          <w:rPr>
            <w:noProof/>
            <w:webHidden/>
          </w:rPr>
          <w:fldChar w:fldCharType="begin"/>
        </w:r>
        <w:r>
          <w:rPr>
            <w:noProof/>
            <w:webHidden/>
          </w:rPr>
          <w:instrText xml:space="preserve"> PAGEREF _Toc450637084 \h </w:instrText>
        </w:r>
        <w:r>
          <w:rPr>
            <w:noProof/>
            <w:webHidden/>
          </w:rPr>
        </w:r>
        <w:r>
          <w:rPr>
            <w:noProof/>
            <w:webHidden/>
          </w:rPr>
          <w:fldChar w:fldCharType="separate"/>
        </w:r>
        <w:r>
          <w:rPr>
            <w:noProof/>
            <w:webHidden/>
          </w:rPr>
          <w:t>53</w:t>
        </w:r>
        <w:r>
          <w:rPr>
            <w:noProof/>
            <w:webHidden/>
          </w:rPr>
          <w:fldChar w:fldCharType="end"/>
        </w:r>
      </w:hyperlink>
    </w:p>
    <w:p w14:paraId="3F68A31B" w14:textId="34FA0383" w:rsidR="00494DF5" w:rsidRDefault="00494DF5">
      <w:pPr>
        <w:pStyle w:val="1c"/>
        <w:tabs>
          <w:tab w:val="left" w:pos="1260"/>
          <w:tab w:val="right" w:leader="dot" w:pos="8296"/>
        </w:tabs>
        <w:rPr>
          <w:noProof/>
        </w:rPr>
      </w:pPr>
      <w:hyperlink w:anchor="_Toc450637085" w:history="1">
        <w:r w:rsidRPr="00661BDB">
          <w:rPr>
            <w:rStyle w:val="af"/>
            <w:rFonts w:ascii="Times New Roman" w:eastAsia="宋体" w:hAnsi="Times New Roman" w:cs="Times New Roman"/>
            <w:noProof/>
          </w:rPr>
          <w:t>第五章</w:t>
        </w:r>
        <w:r>
          <w:rPr>
            <w:noProof/>
          </w:rPr>
          <w:tab/>
        </w:r>
        <w:r w:rsidRPr="00661BDB">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_Toc450637085 \h </w:instrText>
        </w:r>
        <w:r>
          <w:rPr>
            <w:noProof/>
            <w:webHidden/>
          </w:rPr>
        </w:r>
        <w:r>
          <w:rPr>
            <w:noProof/>
            <w:webHidden/>
          </w:rPr>
          <w:fldChar w:fldCharType="separate"/>
        </w:r>
        <w:r>
          <w:rPr>
            <w:noProof/>
            <w:webHidden/>
          </w:rPr>
          <w:t>54</w:t>
        </w:r>
        <w:r>
          <w:rPr>
            <w:noProof/>
            <w:webHidden/>
          </w:rPr>
          <w:fldChar w:fldCharType="end"/>
        </w:r>
      </w:hyperlink>
    </w:p>
    <w:p w14:paraId="2C461CA6" w14:textId="3119DE5C" w:rsidR="00494DF5" w:rsidRDefault="00494DF5">
      <w:pPr>
        <w:pStyle w:val="26"/>
        <w:rPr>
          <w:noProof/>
        </w:rPr>
      </w:pPr>
      <w:hyperlink w:anchor="_Toc450637086" w:history="1">
        <w:r w:rsidRPr="00661BDB">
          <w:rPr>
            <w:rStyle w:val="af"/>
            <w:rFonts w:ascii="Times New Roman" w:eastAsia="宋体" w:hAnsi="Times New Roman" w:cs="Times New Roman"/>
            <w:noProof/>
          </w:rPr>
          <w:t>5.1</w:t>
        </w:r>
        <w:r>
          <w:rPr>
            <w:noProof/>
          </w:rPr>
          <w:tab/>
        </w:r>
        <w:r w:rsidRPr="00661BDB">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_Toc450637086 \h </w:instrText>
        </w:r>
        <w:r>
          <w:rPr>
            <w:noProof/>
            <w:webHidden/>
          </w:rPr>
        </w:r>
        <w:r>
          <w:rPr>
            <w:noProof/>
            <w:webHidden/>
          </w:rPr>
          <w:fldChar w:fldCharType="separate"/>
        </w:r>
        <w:r>
          <w:rPr>
            <w:noProof/>
            <w:webHidden/>
          </w:rPr>
          <w:t>54</w:t>
        </w:r>
        <w:r>
          <w:rPr>
            <w:noProof/>
            <w:webHidden/>
          </w:rPr>
          <w:fldChar w:fldCharType="end"/>
        </w:r>
      </w:hyperlink>
    </w:p>
    <w:p w14:paraId="18C5DDFB" w14:textId="2DBE7CF3" w:rsidR="00494DF5" w:rsidRDefault="00494DF5">
      <w:pPr>
        <w:pStyle w:val="26"/>
        <w:rPr>
          <w:noProof/>
        </w:rPr>
      </w:pPr>
      <w:hyperlink w:anchor="_Toc450637087" w:history="1">
        <w:r w:rsidRPr="00661BDB">
          <w:rPr>
            <w:rStyle w:val="af"/>
            <w:rFonts w:ascii="Times New Roman" w:eastAsia="宋体" w:hAnsi="Times New Roman" w:cs="Times New Roman"/>
            <w:noProof/>
          </w:rPr>
          <w:t>5.2</w:t>
        </w:r>
        <w:r>
          <w:rPr>
            <w:noProof/>
          </w:rPr>
          <w:tab/>
        </w:r>
        <w:r w:rsidRPr="00661BDB">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_Toc450637087 \h </w:instrText>
        </w:r>
        <w:r>
          <w:rPr>
            <w:noProof/>
            <w:webHidden/>
          </w:rPr>
        </w:r>
        <w:r>
          <w:rPr>
            <w:noProof/>
            <w:webHidden/>
          </w:rPr>
          <w:fldChar w:fldCharType="separate"/>
        </w:r>
        <w:r>
          <w:rPr>
            <w:noProof/>
            <w:webHidden/>
          </w:rPr>
          <w:t>54</w:t>
        </w:r>
        <w:r>
          <w:rPr>
            <w:noProof/>
            <w:webHidden/>
          </w:rPr>
          <w:fldChar w:fldCharType="end"/>
        </w:r>
      </w:hyperlink>
    </w:p>
    <w:p w14:paraId="79E19935" w14:textId="5784561C" w:rsidR="00494DF5" w:rsidRDefault="00494DF5">
      <w:pPr>
        <w:pStyle w:val="1c"/>
        <w:tabs>
          <w:tab w:val="right" w:leader="dot" w:pos="8296"/>
        </w:tabs>
        <w:rPr>
          <w:noProof/>
        </w:rPr>
      </w:pPr>
      <w:hyperlink w:anchor="_Toc450637088" w:history="1">
        <w:r w:rsidRPr="00661BDB">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_Toc450637088 \h </w:instrText>
        </w:r>
        <w:r>
          <w:rPr>
            <w:noProof/>
            <w:webHidden/>
          </w:rPr>
        </w:r>
        <w:r>
          <w:rPr>
            <w:noProof/>
            <w:webHidden/>
          </w:rPr>
          <w:fldChar w:fldCharType="separate"/>
        </w:r>
        <w:r>
          <w:rPr>
            <w:noProof/>
            <w:webHidden/>
          </w:rPr>
          <w:t>55</w:t>
        </w:r>
        <w:r>
          <w:rPr>
            <w:noProof/>
            <w:webHidden/>
          </w:rPr>
          <w:fldChar w:fldCharType="end"/>
        </w:r>
      </w:hyperlink>
    </w:p>
    <w:p w14:paraId="5EBF7AD7" w14:textId="0F12883E" w:rsidR="00494DF5" w:rsidRDefault="00494DF5">
      <w:pPr>
        <w:pStyle w:val="1c"/>
        <w:tabs>
          <w:tab w:val="right" w:leader="dot" w:pos="8296"/>
        </w:tabs>
        <w:rPr>
          <w:noProof/>
        </w:rPr>
      </w:pPr>
      <w:hyperlink w:anchor="_Toc450637089" w:history="1">
        <w:r w:rsidRPr="00661BDB">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_Toc450637089 \h </w:instrText>
        </w:r>
        <w:r>
          <w:rPr>
            <w:noProof/>
            <w:webHidden/>
          </w:rPr>
        </w:r>
        <w:r>
          <w:rPr>
            <w:noProof/>
            <w:webHidden/>
          </w:rPr>
          <w:fldChar w:fldCharType="separate"/>
        </w:r>
        <w:r>
          <w:rPr>
            <w:noProof/>
            <w:webHidden/>
          </w:rPr>
          <w:t>61</w:t>
        </w:r>
        <w:r>
          <w:rPr>
            <w:noProof/>
            <w:webHidden/>
          </w:rPr>
          <w:fldChar w:fldCharType="end"/>
        </w:r>
      </w:hyperlink>
    </w:p>
    <w:p w14:paraId="72D87C38" w14:textId="355BF583" w:rsidR="00494DF5" w:rsidRDefault="00494DF5">
      <w:pPr>
        <w:pStyle w:val="26"/>
        <w:rPr>
          <w:noProof/>
        </w:rPr>
      </w:pPr>
      <w:hyperlink w:anchor="_Toc450637090" w:history="1">
        <w:r w:rsidRPr="00661BDB">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_Toc450637090 \h </w:instrText>
        </w:r>
        <w:r>
          <w:rPr>
            <w:noProof/>
            <w:webHidden/>
          </w:rPr>
        </w:r>
        <w:r>
          <w:rPr>
            <w:noProof/>
            <w:webHidden/>
          </w:rPr>
          <w:fldChar w:fldCharType="separate"/>
        </w:r>
        <w:r>
          <w:rPr>
            <w:noProof/>
            <w:webHidden/>
          </w:rPr>
          <w:t>61</w:t>
        </w:r>
        <w:r>
          <w:rPr>
            <w:noProof/>
            <w:webHidden/>
          </w:rPr>
          <w:fldChar w:fldCharType="end"/>
        </w:r>
      </w:hyperlink>
    </w:p>
    <w:p w14:paraId="762262AE" w14:textId="5C125BB3" w:rsidR="00494DF5" w:rsidRDefault="00494DF5">
      <w:pPr>
        <w:pStyle w:val="26"/>
        <w:rPr>
          <w:noProof/>
        </w:rPr>
      </w:pPr>
      <w:hyperlink w:anchor="_Toc450637091" w:history="1">
        <w:r w:rsidRPr="00661BDB">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_Toc450637091 \h </w:instrText>
        </w:r>
        <w:r>
          <w:rPr>
            <w:noProof/>
            <w:webHidden/>
          </w:rPr>
        </w:r>
        <w:r>
          <w:rPr>
            <w:noProof/>
            <w:webHidden/>
          </w:rPr>
          <w:fldChar w:fldCharType="separate"/>
        </w:r>
        <w:r>
          <w:rPr>
            <w:noProof/>
            <w:webHidden/>
          </w:rPr>
          <w:t>61</w:t>
        </w:r>
        <w:r>
          <w:rPr>
            <w:noProof/>
            <w:webHidden/>
          </w:rPr>
          <w:fldChar w:fldCharType="end"/>
        </w:r>
      </w:hyperlink>
    </w:p>
    <w:p w14:paraId="2030B49C" w14:textId="1CC89682" w:rsidR="00494DF5" w:rsidRDefault="00494DF5">
      <w:pPr>
        <w:pStyle w:val="1c"/>
        <w:tabs>
          <w:tab w:val="right" w:leader="dot" w:pos="8296"/>
        </w:tabs>
        <w:rPr>
          <w:noProof/>
        </w:rPr>
      </w:pPr>
      <w:hyperlink w:anchor="_Toc450637092" w:history="1">
        <w:r w:rsidRPr="00661BDB">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_Toc450637092 \h </w:instrText>
        </w:r>
        <w:r>
          <w:rPr>
            <w:noProof/>
            <w:webHidden/>
          </w:rPr>
        </w:r>
        <w:r>
          <w:rPr>
            <w:noProof/>
            <w:webHidden/>
          </w:rPr>
          <w:fldChar w:fldCharType="separate"/>
        </w:r>
        <w:r>
          <w:rPr>
            <w:noProof/>
            <w:webHidden/>
          </w:rPr>
          <w:t>62</w:t>
        </w:r>
        <w:r>
          <w:rPr>
            <w:noProof/>
            <w:webHidden/>
          </w:rPr>
          <w:fldChar w:fldCharType="end"/>
        </w:r>
      </w:hyperlink>
    </w:p>
    <w:p w14:paraId="558B48A2" w14:textId="59C91C39"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4" w:name="_Toc450637038"/>
      <w:r w:rsidRPr="00B96E99">
        <w:rPr>
          <w:rFonts w:ascii="Times New Roman" w:eastAsia="宋体" w:hAnsi="Times New Roman" w:cs="Times New Roman"/>
        </w:rPr>
        <w:lastRenderedPageBreak/>
        <w:t>绪论</w:t>
      </w:r>
      <w:bookmarkEnd w:id="14"/>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5" w:name="_Toc450637039"/>
      <w:r w:rsidRPr="00B96E99">
        <w:rPr>
          <w:rFonts w:ascii="Times New Roman" w:eastAsia="宋体" w:hAnsi="Times New Roman" w:cs="Times New Roman"/>
        </w:rPr>
        <w:t>研究背景与意义</w:t>
      </w:r>
      <w:bookmarkEnd w:id="15"/>
    </w:p>
    <w:p w14:paraId="58C12AFB" w14:textId="77777777" w:rsidR="00526714" w:rsidRPr="00526714" w:rsidRDefault="00526714" w:rsidP="00526714">
      <w:pPr>
        <w:spacing w:line="400" w:lineRule="exact"/>
        <w:ind w:firstLine="420"/>
        <w:rPr>
          <w:ins w:id="16"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7"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8" w:author="ericson yang" w:date="2016-05-07T12:49:00Z">
        <w:r w:rsidRPr="00526714">
          <w:rPr>
            <w:rFonts w:ascii="Times New Roman" w:eastAsia="宋体" w:hAnsi="Times New Roman" w:cs="Times New Roman" w:hint="eastAsia"/>
            <w:sz w:val="24"/>
            <w:szCs w:val="24"/>
          </w:rPr>
          <w:t>大数据</w:t>
        </w:r>
      </w:ins>
      <w:ins w:id="19" w:author="ericson yang" w:date="2016-05-04T17:02:00Z">
        <w:r w:rsidRPr="00526714">
          <w:rPr>
            <w:rFonts w:ascii="Times New Roman" w:eastAsia="宋体" w:hAnsi="Times New Roman" w:cs="Times New Roman" w:hint="eastAsia"/>
            <w:sz w:val="24"/>
            <w:szCs w:val="24"/>
          </w:rPr>
          <w:t>计算</w:t>
        </w:r>
      </w:ins>
      <w:del w:id="20" w:author="ericson yang" w:date="2016-05-04T17:06:00Z">
        <w:r w:rsidRPr="00526714" w:rsidDel="00FA55A5">
          <w:rPr>
            <w:rFonts w:ascii="Times New Roman" w:eastAsia="宋体" w:hAnsi="Times New Roman" w:cs="Times New Roman"/>
            <w:sz w:val="24"/>
            <w:szCs w:val="24"/>
          </w:rPr>
          <w:delText>大数据</w:delText>
        </w:r>
      </w:del>
      <w:del w:id="21"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2" w:author="ericson yang" w:date="2016-05-04T17:06:00Z">
        <w:r w:rsidRPr="00526714" w:rsidDel="00C14DC7">
          <w:rPr>
            <w:rFonts w:ascii="Times New Roman" w:eastAsia="宋体" w:hAnsi="Times New Roman" w:cs="Times New Roman"/>
            <w:sz w:val="24"/>
            <w:szCs w:val="24"/>
          </w:rPr>
          <w:delText>，</w:delText>
        </w:r>
      </w:del>
      <w:ins w:id="23"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4"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5"/>
      <w:r w:rsidRPr="00526714">
        <w:rPr>
          <w:rFonts w:ascii="Times New Roman" w:eastAsia="宋体" w:hAnsi="Times New Roman" w:cs="Times New Roman"/>
          <w:sz w:val="24"/>
          <w:szCs w:val="24"/>
        </w:rPr>
        <w:t>等</w:t>
      </w:r>
      <w:commentRangeEnd w:id="25"/>
      <w:r>
        <w:rPr>
          <w:rStyle w:val="af3"/>
        </w:rPr>
        <w:commentReference w:id="25"/>
      </w:r>
      <w:r w:rsidRPr="00526714">
        <w:rPr>
          <w:rFonts w:ascii="Times New Roman" w:eastAsia="宋体" w:hAnsi="Times New Roman" w:cs="Times New Roman"/>
          <w:sz w:val="24"/>
          <w:szCs w:val="24"/>
        </w:rPr>
        <w:t>。</w:t>
      </w:r>
      <w:ins w:id="26"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7" w:author="ericson yang" w:date="2016-05-07T12:55:00Z">
        <w:r w:rsidRPr="00526714">
          <w:rPr>
            <w:rFonts w:ascii="Times New Roman" w:eastAsia="宋体" w:hAnsi="Times New Roman" w:cs="Times New Roman" w:hint="eastAsia"/>
            <w:sz w:val="24"/>
            <w:szCs w:val="24"/>
          </w:rPr>
          <w:t>查询；基于实时数据流的数据处理。</w:t>
        </w:r>
      </w:ins>
      <w:ins w:id="28" w:author="ericson yang" w:date="2016-05-07T12:56:00Z">
        <w:r w:rsidRPr="00526714">
          <w:rPr>
            <w:rFonts w:ascii="Times New Roman" w:eastAsia="宋体" w:hAnsi="Times New Roman" w:cs="Times New Roman" w:hint="eastAsia"/>
            <w:sz w:val="24"/>
            <w:szCs w:val="24"/>
          </w:rPr>
          <w:t>不同的框架通过不同的实现方式来</w:t>
        </w:r>
      </w:ins>
      <w:ins w:id="29" w:author="ericson yang" w:date="2016-05-07T12:57:00Z">
        <w:r w:rsidRPr="00526714">
          <w:rPr>
            <w:rFonts w:ascii="Times New Roman" w:eastAsia="宋体" w:hAnsi="Times New Roman" w:cs="Times New Roman" w:hint="eastAsia"/>
            <w:sz w:val="24"/>
            <w:szCs w:val="24"/>
          </w:rPr>
          <w:t>处理不同类型的数据。</w:t>
        </w:r>
      </w:ins>
      <w:ins w:id="30"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31"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2" w:author="ericson yang" w:date="2016-05-07T13:00:00Z">
        <w:r w:rsidRPr="00526714">
          <w:rPr>
            <w:rFonts w:ascii="Times New Roman" w:eastAsia="宋体" w:hAnsi="Times New Roman" w:cs="Times New Roman" w:hint="eastAsia"/>
            <w:sz w:val="24"/>
            <w:szCs w:val="24"/>
          </w:rPr>
          <w:t>经过不断的发展，</w:t>
        </w:r>
      </w:ins>
      <w:ins w:id="33"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4"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5"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6"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7" w:author="ericson yang" w:date="2016-05-04T16:35:00Z">
        <w:r w:rsidRPr="00526714">
          <w:rPr>
            <w:rFonts w:ascii="Times New Roman" w:eastAsia="宋体" w:hAnsi="Times New Roman" w:cs="Times New Roman" w:hint="eastAsia"/>
            <w:sz w:val="24"/>
            <w:szCs w:val="24"/>
          </w:rPr>
          <w:t>）</w:t>
        </w:r>
      </w:ins>
      <w:ins w:id="38"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9" w:author="ericson yang" w:date="2016-05-07T13:06:00Z">
        <w:r w:rsidRPr="00526714" w:rsidDel="007A2142">
          <w:rPr>
            <w:rFonts w:ascii="Times New Roman" w:eastAsia="宋体" w:hAnsi="Times New Roman" w:cs="Times New Roman" w:hint="eastAsia"/>
            <w:sz w:val="24"/>
            <w:szCs w:val="24"/>
          </w:rPr>
          <w:delText>一些</w:delText>
        </w:r>
      </w:del>
      <w:ins w:id="40" w:author="ericson yang" w:date="2016-05-07T13:06:00Z">
        <w:r w:rsidRPr="00526714">
          <w:rPr>
            <w:rFonts w:ascii="Times New Roman" w:eastAsia="宋体" w:hAnsi="Times New Roman" w:cs="Times New Roman" w:hint="eastAsia"/>
            <w:sz w:val="24"/>
            <w:szCs w:val="24"/>
          </w:rPr>
          <w:t>应用</w:t>
        </w:r>
      </w:ins>
      <w:ins w:id="41" w:author="ericson yang" w:date="2016-05-07T13:07:00Z">
        <w:r w:rsidRPr="00526714">
          <w:rPr>
            <w:rFonts w:ascii="Times New Roman" w:eastAsia="宋体" w:hAnsi="Times New Roman" w:cs="Times New Roman" w:hint="eastAsia"/>
            <w:sz w:val="24"/>
            <w:szCs w:val="24"/>
          </w:rPr>
          <w:t>于很多领域</w:t>
        </w:r>
      </w:ins>
      <w:ins w:id="42" w:author="ericson yang" w:date="2016-05-07T13:06:00Z">
        <w:r w:rsidRPr="00526714">
          <w:rPr>
            <w:rFonts w:ascii="Times New Roman" w:eastAsia="宋体" w:hAnsi="Times New Roman" w:cs="Times New Roman" w:hint="eastAsia"/>
            <w:sz w:val="24"/>
            <w:szCs w:val="24"/>
          </w:rPr>
          <w:t>，如地震勘探。</w:t>
        </w:r>
      </w:ins>
      <w:ins w:id="43" w:author="ericson yang" w:date="2016-05-07T13:10:00Z">
        <w:r w:rsidRPr="00526714">
          <w:rPr>
            <w:rFonts w:ascii="Times New Roman" w:eastAsia="宋体" w:hAnsi="Times New Roman" w:cs="Times New Roman" w:hint="eastAsia"/>
            <w:sz w:val="24"/>
            <w:szCs w:val="24"/>
          </w:rPr>
          <w:t>地震勘探是高性能</w:t>
        </w:r>
      </w:ins>
      <w:ins w:id="44"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5"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6"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7"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8" w:author="ericson yang" w:date="2016-05-07T12:41:00Z"/>
          <w:rFonts w:ascii="Times New Roman" w:eastAsia="宋体" w:hAnsi="Times New Roman" w:cs="Times New Roman"/>
          <w:sz w:val="24"/>
          <w:szCs w:val="24"/>
        </w:rPr>
        <w:pPrChange w:id="49" w:author="ericson yang" w:date="2016-05-07T13:24:00Z">
          <w:pPr>
            <w:spacing w:line="400" w:lineRule="exact"/>
            <w:ind w:firstLineChars="200" w:firstLine="480"/>
          </w:pPr>
        </w:pPrChange>
      </w:pPr>
      <w:ins w:id="50" w:author="ericson yang" w:date="2016-05-07T12:50:00Z">
        <w:r w:rsidRPr="00526714">
          <w:rPr>
            <w:rFonts w:ascii="Times New Roman" w:eastAsia="宋体" w:hAnsi="Times New Roman" w:cs="Times New Roman" w:hint="eastAsia"/>
            <w:sz w:val="24"/>
            <w:szCs w:val="24"/>
          </w:rPr>
          <w:t>大数据处理</w:t>
        </w:r>
      </w:ins>
      <w:del w:id="51"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2" w:author="ericson yang" w:date="2016-05-07T11:19:00Z">
        <w:r w:rsidRPr="00526714">
          <w:rPr>
            <w:rFonts w:ascii="Times New Roman" w:eastAsia="宋体" w:hAnsi="Times New Roman" w:cs="Times New Roman" w:hint="eastAsia"/>
            <w:sz w:val="24"/>
            <w:szCs w:val="24"/>
          </w:rPr>
          <w:t>于这两个方向的研究</w:t>
        </w:r>
      </w:ins>
      <w:ins w:id="53" w:author="ericson yang" w:date="2016-05-07T11:23:00Z">
        <w:r w:rsidRPr="00526714">
          <w:rPr>
            <w:rFonts w:ascii="Times New Roman" w:eastAsia="宋体" w:hAnsi="Times New Roman" w:cs="Times New Roman" w:hint="eastAsia"/>
            <w:sz w:val="24"/>
            <w:szCs w:val="24"/>
          </w:rPr>
          <w:t>开发</w:t>
        </w:r>
      </w:ins>
      <w:ins w:id="54" w:author="ericson yang" w:date="2016-05-07T11:19:00Z">
        <w:r w:rsidRPr="00526714">
          <w:rPr>
            <w:rFonts w:ascii="Times New Roman" w:eastAsia="宋体" w:hAnsi="Times New Roman" w:cs="Times New Roman" w:hint="eastAsia"/>
            <w:sz w:val="24"/>
            <w:szCs w:val="24"/>
          </w:rPr>
          <w:t>。</w:t>
        </w:r>
      </w:ins>
      <w:ins w:id="55" w:author="ericson yang" w:date="2016-05-07T12:35:00Z">
        <w:r w:rsidRPr="00526714">
          <w:rPr>
            <w:rFonts w:ascii="Times New Roman" w:eastAsia="宋体" w:hAnsi="Times New Roman" w:cs="Times New Roman" w:hint="eastAsia"/>
            <w:sz w:val="24"/>
            <w:szCs w:val="24"/>
          </w:rPr>
          <w:t>在高性能计算中，</w:t>
        </w:r>
      </w:ins>
      <w:ins w:id="56"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7" w:author="ericson yang" w:date="2016-05-07T12:30:00Z">
        <w:r w:rsidRPr="00526714">
          <w:rPr>
            <w:rFonts w:ascii="Times New Roman" w:eastAsia="宋体" w:hAnsi="Times New Roman" w:cs="Times New Roman" w:hint="eastAsia"/>
            <w:sz w:val="24"/>
            <w:szCs w:val="24"/>
          </w:rPr>
          <w:t>目前</w:t>
        </w:r>
      </w:ins>
      <w:ins w:id="58" w:author="ericson yang" w:date="2016-05-07T12:55:00Z">
        <w:r w:rsidRPr="00526714">
          <w:rPr>
            <w:rFonts w:ascii="Times New Roman" w:eastAsia="宋体" w:hAnsi="Times New Roman" w:cs="Times New Roman" w:hint="eastAsia"/>
            <w:sz w:val="24"/>
            <w:szCs w:val="24"/>
          </w:rPr>
          <w:t>大数据处理</w:t>
        </w:r>
      </w:ins>
      <w:ins w:id="59" w:author="ericson yang" w:date="2016-05-07T12:30:00Z">
        <w:r w:rsidRPr="00526714">
          <w:rPr>
            <w:rFonts w:ascii="Times New Roman" w:eastAsia="宋体" w:hAnsi="Times New Roman" w:cs="Times New Roman" w:hint="eastAsia"/>
            <w:sz w:val="24"/>
            <w:szCs w:val="24"/>
          </w:rPr>
          <w:t>和高性能计算都</w:t>
        </w:r>
      </w:ins>
      <w:ins w:id="60"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61"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2" w:author="ericson yang" w:date="2016-05-07T12:34:00Z">
        <w:r w:rsidRPr="00526714">
          <w:rPr>
            <w:rFonts w:ascii="Times New Roman" w:eastAsia="宋体" w:hAnsi="Times New Roman" w:cs="Times New Roman" w:hint="eastAsia"/>
            <w:sz w:val="24"/>
            <w:szCs w:val="24"/>
          </w:rPr>
          <w:t>从而达到较高的效率。</w:t>
        </w:r>
      </w:ins>
      <w:ins w:id="63" w:author="ericson yang" w:date="2016-05-07T12:40:00Z">
        <w:r w:rsidRPr="00526714">
          <w:rPr>
            <w:rFonts w:ascii="Times New Roman" w:eastAsia="宋体" w:hAnsi="Times New Roman" w:cs="Times New Roman" w:hint="eastAsia"/>
            <w:sz w:val="24"/>
            <w:szCs w:val="24"/>
          </w:rPr>
          <w:t>集群的</w:t>
        </w:r>
      </w:ins>
      <w:ins w:id="64"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5" w:author="ericson yang" w:date="2016-05-07T12:48:00Z">
        <w:r w:rsidRPr="00526714">
          <w:rPr>
            <w:rFonts w:ascii="Times New Roman" w:eastAsia="宋体" w:hAnsi="Times New Roman" w:cs="Times New Roman" w:hint="eastAsia"/>
            <w:sz w:val="24"/>
            <w:szCs w:val="24"/>
          </w:rPr>
          <w:t>。</w:t>
        </w:r>
      </w:ins>
      <w:ins w:id="66"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7" w:author="ericson yang" w:date="2016-05-07T13:16:00Z">
        <w:r w:rsidRPr="00526714">
          <w:rPr>
            <w:rFonts w:ascii="Times New Roman" w:eastAsia="宋体" w:hAnsi="Times New Roman" w:cs="Times New Roman" w:hint="eastAsia"/>
            <w:sz w:val="24"/>
            <w:szCs w:val="24"/>
          </w:rPr>
          <w:t>地震勘探等高性能计算有诸多不足，比如</w:t>
        </w:r>
      </w:ins>
      <w:ins w:id="68"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9" w:author="ericson yang" w:date="2016-05-07T13:18:00Z">
        <w:r w:rsidRPr="00526714">
          <w:rPr>
            <w:rFonts w:ascii="Times New Roman" w:eastAsia="宋体" w:hAnsi="Times New Roman" w:cs="Times New Roman" w:hint="eastAsia"/>
            <w:sz w:val="24"/>
            <w:szCs w:val="24"/>
          </w:rPr>
          <w:t>等。因此，本文主要针对这些不足做出</w:t>
        </w:r>
      </w:ins>
      <w:ins w:id="70" w:author="ericson yang" w:date="2016-05-07T13:19:00Z">
        <w:r w:rsidRPr="00526714">
          <w:rPr>
            <w:rFonts w:ascii="Times New Roman" w:eastAsia="宋体" w:hAnsi="Times New Roman" w:cs="Times New Roman" w:hint="eastAsia"/>
            <w:sz w:val="24"/>
            <w:szCs w:val="24"/>
          </w:rPr>
          <w:t>改进，下面首先</w:t>
        </w:r>
      </w:ins>
      <w:ins w:id="71" w:author="ericson yang" w:date="2016-05-07T13:24:00Z">
        <w:r w:rsidRPr="00526714">
          <w:rPr>
            <w:rFonts w:ascii="Times New Roman" w:eastAsia="宋体" w:hAnsi="Times New Roman" w:cs="Times New Roman" w:hint="eastAsia"/>
            <w:sz w:val="24"/>
            <w:szCs w:val="24"/>
          </w:rPr>
          <w:t>简要</w:t>
        </w:r>
      </w:ins>
      <w:ins w:id="72"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3"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4" w:name="_Toc450637040"/>
      <w:r w:rsidRPr="00B96E99">
        <w:lastRenderedPageBreak/>
        <w:t xml:space="preserve">1.1.1 </w:t>
      </w:r>
      <w:r w:rsidR="00AA6CBF" w:rsidRPr="00B96E99">
        <w:t>Hadoop</w:t>
      </w:r>
      <w:r w:rsidR="000F52FE">
        <w:rPr>
          <w:rFonts w:hint="eastAsia"/>
        </w:rPr>
        <w:t>背景</w:t>
      </w:r>
      <w:bookmarkEnd w:id="74"/>
    </w:p>
    <w:p w14:paraId="71D3933D" w14:textId="5AF04C70" w:rsidR="002F792D" w:rsidRPr="00B96E99" w:rsidRDefault="002F792D" w:rsidP="002F792D">
      <w:pPr>
        <w:spacing w:line="400" w:lineRule="exact"/>
        <w:ind w:firstLineChars="200" w:firstLine="480"/>
        <w:rPr>
          <w:ins w:id="75" w:author="ericson yang" w:date="2016-05-07T13:42:00Z"/>
          <w:rFonts w:ascii="Times New Roman" w:hAnsi="Times New Roman" w:cs="Times New Roman"/>
          <w:sz w:val="24"/>
          <w:szCs w:val="24"/>
        </w:rPr>
      </w:pPr>
      <w:ins w:id="76"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7" w:author="JieTang" w:date="2016-05-02T19:29:00Z">
          <w:pPr>
            <w:pStyle w:val="30"/>
            <w:numPr>
              <w:ilvl w:val="3"/>
              <w:numId w:val="26"/>
            </w:numPr>
            <w:ind w:left="864" w:hanging="864"/>
          </w:pPr>
        </w:pPrChange>
      </w:pPr>
      <w:bookmarkStart w:id="78" w:name="_Toc450637041"/>
      <w:ins w:id="79" w:author="JieTang" w:date="2016-05-02T19:30:00Z">
        <w:r w:rsidRPr="00B57E1A">
          <w:rPr>
            <w:rFonts w:hint="eastAsia"/>
          </w:rPr>
          <w:t xml:space="preserve">1.1.1.1 </w:t>
        </w:r>
      </w:ins>
      <w:r w:rsidR="005A3576" w:rsidRPr="00B57E1A">
        <w:t>MapReduce</w:t>
      </w:r>
      <w:r w:rsidR="005A3576" w:rsidRPr="00B57E1A">
        <w:t>介绍</w:t>
      </w:r>
      <w:bookmarkEnd w:id="78"/>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80"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81"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2" w:name="_Toc450637042"/>
      <w:r>
        <w:rPr>
          <w:rFonts w:hint="eastAsia"/>
        </w:rPr>
        <w:t>1</w:t>
      </w:r>
      <w:r>
        <w:t>.1.2 YARN</w:t>
      </w:r>
      <w:r>
        <w:rPr>
          <w:rFonts w:hint="eastAsia"/>
        </w:rPr>
        <w:t>平台背景</w:t>
      </w:r>
      <w:bookmarkEnd w:id="82"/>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3" w:name="_Toc450637043"/>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3"/>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4" w:author="JieTang" w:date="2016-05-02T19:35:00Z">
          <w:pPr>
            <w:pStyle w:val="30"/>
            <w:numPr>
              <w:ilvl w:val="3"/>
              <w:numId w:val="26"/>
            </w:numPr>
            <w:ind w:left="864" w:hanging="864"/>
          </w:pPr>
        </w:pPrChange>
      </w:pPr>
      <w:bookmarkStart w:id="85" w:name="_Toc450637044"/>
      <w:ins w:id="86" w:author="JieTang" w:date="2016-05-02T19:35:00Z">
        <w:r w:rsidRPr="006B14C0">
          <w:rPr>
            <w:rFonts w:hint="eastAsia"/>
          </w:rPr>
          <w:t>1.1.</w:t>
        </w:r>
      </w:ins>
      <w:r w:rsidR="006B14C0" w:rsidRPr="006B14C0">
        <w:t>3</w:t>
      </w:r>
      <w:ins w:id="87" w:author="JieTang" w:date="2016-05-02T19:35:00Z">
        <w:r w:rsidRPr="006B14C0">
          <w:rPr>
            <w:rFonts w:hint="eastAsia"/>
          </w:rPr>
          <w:t xml:space="preserve">.1 </w:t>
        </w:r>
      </w:ins>
      <w:r w:rsidR="00F7188A" w:rsidRPr="006B14C0">
        <w:t>RDD</w:t>
      </w:r>
      <w:r w:rsidR="00F7188A" w:rsidRPr="006B14C0">
        <w:t>介绍</w:t>
      </w:r>
      <w:bookmarkEnd w:id="85"/>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8" w:author="JieTang" w:date="2016-05-02T19:36:00Z">
        <w:r w:rsidR="003314FC">
          <w:rPr>
            <w:rFonts w:ascii="Times New Roman" w:eastAsia="宋体" w:hAnsi="Times New Roman" w:cs="Times New Roman" w:hint="eastAsia"/>
            <w:sz w:val="24"/>
            <w:szCs w:val="24"/>
          </w:rPr>
          <w:t>部分</w:t>
        </w:r>
      </w:ins>
      <w:del w:id="89"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90" w:author="JieTang" w:date="2016-05-02T19:37:00Z">
        <w:r w:rsidR="003314FC">
          <w:rPr>
            <w:rFonts w:ascii="Times New Roman" w:eastAsia="宋体" w:hAnsi="Times New Roman" w:cs="Times New Roman" w:hint="eastAsia"/>
            <w:sz w:val="24"/>
            <w:szCs w:val="24"/>
          </w:rPr>
          <w:t>读入</w:t>
        </w:r>
      </w:ins>
      <w:del w:id="91"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2"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3"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4"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5" w:name="_Toc450637045"/>
      <w:r>
        <w:rPr>
          <w:rFonts w:hint="eastAsia"/>
        </w:rPr>
        <w:t xml:space="preserve">1.2 </w:t>
      </w:r>
      <w:r w:rsidR="000110F6" w:rsidRPr="00B96E99">
        <w:t>研究现状</w:t>
      </w:r>
      <w:bookmarkEnd w:id="95"/>
    </w:p>
    <w:p w14:paraId="2350E573" w14:textId="77777777" w:rsidR="004F7A40" w:rsidRPr="00DD513F" w:rsidRDefault="003314FC">
      <w:pPr>
        <w:pStyle w:val="30"/>
        <w:pPrChange w:id="96" w:author="JieTang" w:date="2016-05-02T19:38:00Z">
          <w:pPr>
            <w:pStyle w:val="30"/>
            <w:numPr>
              <w:ilvl w:val="2"/>
              <w:numId w:val="26"/>
            </w:numPr>
            <w:ind w:left="720" w:hanging="720"/>
          </w:pPr>
        </w:pPrChange>
      </w:pPr>
      <w:bookmarkStart w:id="97" w:name="_Toc450637046"/>
      <w:ins w:id="98"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7"/>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9" w:name="_Toc450637047"/>
      <w:r>
        <w:t>1.2.2 S</w:t>
      </w:r>
      <w:r>
        <w:rPr>
          <w:rFonts w:hint="eastAsia"/>
        </w:rPr>
        <w:t>huffle</w:t>
      </w:r>
      <w:r>
        <w:rPr>
          <w:rFonts w:hint="eastAsia"/>
        </w:rPr>
        <w:t>研究现状</w:t>
      </w:r>
      <w:bookmarkEnd w:id="99"/>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100"/>
      <w:r w:rsidR="005C68B5" w:rsidRPr="00B96E99">
        <w:rPr>
          <w:rFonts w:ascii="Times New Roman" w:eastAsia="宋体" w:hAnsi="Times New Roman" w:cs="Times New Roman"/>
          <w:sz w:val="24"/>
          <w:szCs w:val="24"/>
        </w:rPr>
        <w:t xml:space="preserve">Shuffle </w:t>
      </w:r>
      <w:commentRangeEnd w:id="100"/>
      <w:r w:rsidR="005C68B5">
        <w:rPr>
          <w:rStyle w:val="af3"/>
        </w:rPr>
        <w:commentReference w:id="100"/>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01" w:name="_Toc450637048"/>
      <w:r>
        <w:rPr>
          <w:rFonts w:hint="eastAsia"/>
        </w:rPr>
        <w:t>1</w:t>
      </w:r>
      <w:r>
        <w:t>.2.3 PKTM</w:t>
      </w:r>
      <w:r>
        <w:rPr>
          <w:rFonts w:hint="eastAsia"/>
        </w:rPr>
        <w:t>研究现状</w:t>
      </w:r>
      <w:bookmarkEnd w:id="101"/>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2" w:name="_Toc450637049"/>
      <w:r>
        <w:rPr>
          <w:rFonts w:hint="eastAsia"/>
        </w:rPr>
        <w:t xml:space="preserve">1.3 </w:t>
      </w:r>
      <w:r>
        <w:rPr>
          <w:rFonts w:hint="eastAsia"/>
        </w:rPr>
        <w:t>本文主要工作和内容组织</w:t>
      </w:r>
      <w:bookmarkEnd w:id="102"/>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3" w:name="_Toc450637050"/>
      <w:r w:rsidRPr="00796BA1">
        <w:t xml:space="preserve">1.3.1 </w:t>
      </w:r>
      <w:r w:rsidRPr="00796BA1">
        <w:t>本文工作</w:t>
      </w:r>
      <w:bookmarkEnd w:id="103"/>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4" w:name="OLE_LINK1"/>
      <w:bookmarkStart w:id="105"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4"/>
      <w:bookmarkEnd w:id="105"/>
      <w:r w:rsidRPr="00B96E99">
        <w:rPr>
          <w:rFonts w:ascii="Times New Roman" w:eastAsia="宋体" w:hAnsi="Times New Roman" w:cs="Times New Roman"/>
          <w:sz w:val="24"/>
          <w:szCs w:val="24"/>
        </w:rPr>
        <w:t>rk</w:t>
      </w:r>
      <w:del w:id="106" w:author="JieTang" w:date="2016-05-02T19:43:00Z">
        <w:r w:rsidRPr="00B96E99" w:rsidDel="00FC5E44">
          <w:rPr>
            <w:rFonts w:ascii="Times New Roman" w:eastAsia="宋体" w:hAnsi="Times New Roman" w:cs="Times New Roman" w:hint="eastAsia"/>
            <w:sz w:val="24"/>
            <w:szCs w:val="24"/>
          </w:rPr>
          <w:delText>做了一些</w:delText>
        </w:r>
      </w:del>
      <w:ins w:id="107"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8"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9"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10" w:author="JieTang" w:date="2016-05-02T19:44:00Z">
        <w:r w:rsidR="00FC5E44">
          <w:rPr>
            <w:rFonts w:ascii="Times New Roman" w:eastAsia="宋体" w:hAnsi="Times New Roman" w:cs="Times New Roman" w:hint="eastAsia"/>
            <w:sz w:val="24"/>
            <w:szCs w:val="24"/>
          </w:rPr>
          <w:t>对其进行了改进，以</w:t>
        </w:r>
      </w:ins>
      <w:del w:id="111"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2"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3"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4"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6" w:author="JieTang" w:date="2016-05-02T19:45:00Z">
        <w:r w:rsidR="00A82CE7" w:rsidRPr="00B96E99" w:rsidDel="00FC5E44">
          <w:rPr>
            <w:rFonts w:ascii="Times New Roman" w:eastAsia="宋体" w:hAnsi="Times New Roman" w:cs="Times New Roman"/>
            <w:sz w:val="24"/>
            <w:szCs w:val="24"/>
          </w:rPr>
          <w:delText>第二章</w:delText>
        </w:r>
      </w:del>
      <w:del w:id="117" w:author="JieTang" w:date="2016-05-02T20:04:00Z">
        <w:r w:rsidR="00A82CE7" w:rsidRPr="00B96E99" w:rsidDel="00493A43">
          <w:rPr>
            <w:rFonts w:ascii="Times New Roman" w:eastAsia="宋体" w:hAnsi="Times New Roman" w:cs="Times New Roman"/>
            <w:sz w:val="24"/>
            <w:szCs w:val="24"/>
          </w:rPr>
          <w:delText>首先</w:delText>
        </w:r>
      </w:del>
      <w:ins w:id="118"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9"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20"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21"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2"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3"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4"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5" w:author="JieTang" w:date="2016-05-02T19:46:00Z">
        <w:r w:rsidR="00FC5E44">
          <w:rPr>
            <w:rFonts w:ascii="Times New Roman" w:eastAsia="宋体" w:hAnsi="Times New Roman" w:cs="Times New Roman" w:hint="eastAsia"/>
            <w:sz w:val="24"/>
            <w:szCs w:val="24"/>
          </w:rPr>
          <w:t>深入</w:t>
        </w:r>
      </w:ins>
      <w:del w:id="126"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7"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8" w:author="JieTang" w:date="2016-05-02T20:04:00Z">
        <w:r w:rsidR="00493A43">
          <w:rPr>
            <w:rFonts w:ascii="Times New Roman" w:eastAsia="宋体" w:hAnsi="Times New Roman" w:cs="Times New Roman" w:hint="eastAsia"/>
            <w:sz w:val="24"/>
            <w:szCs w:val="24"/>
          </w:rPr>
          <w:t>了</w:t>
        </w:r>
      </w:ins>
      <w:ins w:id="129"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30" w:author="JieTang" w:date="2016-05-02T20:05:00Z">
        <w:r w:rsidR="00493A43">
          <w:rPr>
            <w:rFonts w:ascii="Times New Roman" w:eastAsia="宋体" w:hAnsi="Times New Roman" w:cs="Times New Roman" w:hint="eastAsia"/>
            <w:sz w:val="24"/>
            <w:szCs w:val="24"/>
          </w:rPr>
          <w:t>提出了一种基于</w:t>
        </w:r>
      </w:ins>
      <w:del w:id="131"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2"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3"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4"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5" w:author="JieTang" w:date="2016-05-02T20:05:00Z">
        <w:r w:rsidR="00493A43">
          <w:rPr>
            <w:rFonts w:ascii="Times New Roman" w:eastAsia="宋体" w:hAnsi="Times New Roman" w:cs="Times New Roman" w:hint="eastAsia"/>
            <w:sz w:val="24"/>
            <w:szCs w:val="24"/>
          </w:rPr>
          <w:t>中的关键</w:t>
        </w:r>
      </w:ins>
      <w:del w:id="136"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7"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8" w:name="_Toc450637051"/>
      <w:r>
        <w:rPr>
          <w:rFonts w:hint="eastAsia"/>
        </w:rPr>
        <w:t xml:space="preserve">1.3.2 </w:t>
      </w:r>
      <w:r>
        <w:rPr>
          <w:rFonts w:hint="eastAsia"/>
        </w:rPr>
        <w:t>章节安排</w:t>
      </w:r>
      <w:bookmarkEnd w:id="138"/>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9" w:name="_Toc450637052"/>
      <w:ins w:id="140" w:author="JieTang" w:date="2016-05-02T20:06:00Z">
        <w:r>
          <w:rPr>
            <w:rFonts w:ascii="Times New Roman" w:eastAsia="宋体" w:hAnsi="Times New Roman" w:cs="Times New Roman" w:hint="eastAsia"/>
          </w:rPr>
          <w:t>一种</w:t>
        </w:r>
      </w:ins>
      <w:ins w:id="141" w:author="JieTang" w:date="2016-05-02T20:29:00Z">
        <w:r w:rsidR="00D642EC">
          <w:rPr>
            <w:rFonts w:ascii="Times New Roman" w:eastAsia="宋体" w:hAnsi="Times New Roman" w:cs="Times New Roman" w:hint="eastAsia"/>
          </w:rPr>
          <w:t>基于</w:t>
        </w:r>
      </w:ins>
      <w:ins w:id="142" w:author="JieTang" w:date="2016-05-02T20:30:00Z">
        <w:r w:rsidR="00D642EC">
          <w:rPr>
            <w:rFonts w:ascii="Times New Roman" w:eastAsia="宋体" w:hAnsi="Times New Roman" w:cs="Times New Roman" w:hint="eastAsia"/>
          </w:rPr>
          <w:t>人工鱼群算法</w:t>
        </w:r>
      </w:ins>
      <w:ins w:id="143"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4" w:author="JieTang" w:date="2016-05-02T20:31:00Z">
        <w:r w:rsidR="00D642EC">
          <w:rPr>
            <w:rFonts w:ascii="Times New Roman" w:eastAsia="宋体" w:hAnsi="Times New Roman" w:cs="Times New Roman" w:hint="eastAsia"/>
          </w:rPr>
          <w:t>器</w:t>
        </w:r>
      </w:ins>
      <w:bookmarkEnd w:id="139"/>
      <w:del w:id="145" w:author="JieTang" w:date="2016-05-02T20:10:00Z">
        <w:r w:rsidR="001E2456" w:rsidRPr="00B96E99" w:rsidDel="006F24DF">
          <w:rPr>
            <w:rFonts w:ascii="Times New Roman" w:eastAsia="宋体" w:hAnsi="Times New Roman" w:cs="Times New Roman"/>
          </w:rPr>
          <w:delText>器</w:delText>
        </w:r>
      </w:del>
      <w:del w:id="146"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7" w:name="_Toc450637053"/>
      <w:r>
        <w:rPr>
          <w:rFonts w:hint="eastAsia"/>
        </w:rPr>
        <w:t>2</w:t>
      </w:r>
      <w:r>
        <w:t>.1 YARN</w:t>
      </w:r>
      <w:r>
        <w:rPr>
          <w:rFonts w:hint="eastAsia"/>
        </w:rPr>
        <w:t>调度器概述</w:t>
      </w:r>
      <w:bookmarkEnd w:id="147"/>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8"/>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8"/>
      <w:r w:rsidR="007F0434">
        <w:rPr>
          <w:rStyle w:val="af3"/>
        </w:rPr>
        <w:commentReference w:id="148"/>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9"/>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9"/>
      <w:r w:rsidR="007F0434">
        <w:rPr>
          <w:rStyle w:val="af3"/>
        </w:rPr>
        <w:commentReference w:id="149"/>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50" w:name="_Toc450637054"/>
      <w:r>
        <w:rPr>
          <w:rFonts w:hint="eastAsia"/>
        </w:rPr>
        <w:lastRenderedPageBreak/>
        <w:t xml:space="preserve">2.2 </w:t>
      </w:r>
      <w:r>
        <w:rPr>
          <w:rFonts w:hint="eastAsia"/>
        </w:rPr>
        <w:t>相关工作</w:t>
      </w:r>
      <w:bookmarkEnd w:id="150"/>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51" w:author="JieTang" w:date="2016-05-02T20:11:00Z">
          <w:pPr>
            <w:pStyle w:val="24"/>
            <w:numPr>
              <w:ilvl w:val="1"/>
              <w:numId w:val="16"/>
            </w:numPr>
            <w:ind w:left="576" w:hanging="576"/>
          </w:pPr>
        </w:pPrChange>
      </w:pPr>
      <w:bookmarkStart w:id="152" w:name="_Toc450637055"/>
      <w:ins w:id="153"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4"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2"/>
      <w:del w:id="155"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56" w:name="_Toc450637056"/>
      <w:r>
        <w:rPr>
          <w:rFonts w:hint="eastAsia"/>
        </w:rPr>
        <w:t>2.3.1</w:t>
      </w:r>
      <w:r w:rsidR="00F46C83">
        <w:t xml:space="preserve"> </w:t>
      </w:r>
      <w:r w:rsidR="00F46C83">
        <w:rPr>
          <w:rFonts w:hint="eastAsia"/>
        </w:rPr>
        <w:t>资源调度问题陈述</w:t>
      </w:r>
      <w:bookmarkEnd w:id="156"/>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57" w:name="_Toc450637057"/>
      <w:r>
        <w:rPr>
          <w:rFonts w:hint="eastAsia"/>
        </w:rPr>
        <w:t xml:space="preserve">2.3.2 </w:t>
      </w:r>
      <w:r w:rsidR="003275A1">
        <w:rPr>
          <w:rFonts w:hint="eastAsia"/>
        </w:rPr>
        <w:t>基于人工鱼群的</w:t>
      </w:r>
      <w:r>
        <w:rPr>
          <w:rFonts w:hint="eastAsia"/>
        </w:rPr>
        <w:t>资源调度器框架</w:t>
      </w:r>
      <w:bookmarkEnd w:id="157"/>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58" w:name="_Toc450637058"/>
      <w:r>
        <w:lastRenderedPageBreak/>
        <w:t xml:space="preserve">2.3.3 </w:t>
      </w:r>
      <w:r>
        <w:rPr>
          <w:rFonts w:hint="eastAsia"/>
        </w:rPr>
        <w:t>详细设计</w:t>
      </w:r>
      <w:bookmarkEnd w:id="158"/>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59" w:name="_Toc450637059"/>
      <w:r>
        <w:rPr>
          <w:rFonts w:hint="eastAsia"/>
        </w:rPr>
        <w:t>2.3.3.1 Memory-based</w:t>
      </w:r>
      <w:r>
        <w:rPr>
          <w:rFonts w:hint="eastAsia"/>
        </w:rPr>
        <w:t>目标函数</w:t>
      </w:r>
      <w:r w:rsidR="005148A7">
        <w:rPr>
          <w:rFonts w:hint="eastAsia"/>
        </w:rPr>
        <w:t>设计</w:t>
      </w:r>
      <w:bookmarkEnd w:id="159"/>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1E0117"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E011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1E011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60" w:name="_Toc450637060"/>
      <w:r>
        <w:rPr>
          <w:rFonts w:hint="eastAsia"/>
        </w:rPr>
        <w:t>2.3.3</w:t>
      </w:r>
      <w:r>
        <w:t>.2 Time-based</w:t>
      </w:r>
      <w:r>
        <w:rPr>
          <w:rFonts w:hint="eastAsia"/>
        </w:rPr>
        <w:t>目标函数设计</w:t>
      </w:r>
      <w:bookmarkEnd w:id="160"/>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349DE707" w:rsidR="00FC4922" w:rsidRPr="00B96E99" w:rsidRDefault="001E0117" w:rsidP="00C8384F">
      <w:pPr>
        <w:spacing w:line="400" w:lineRule="exact"/>
        <w:ind w:firstLineChars="200" w:firstLine="480"/>
        <w:jc w:val="center"/>
        <w:rPr>
          <w:rFonts w:ascii="Times New Roman" w:eastAsia="宋体" w:hAnsi="Times New Roman" w:cs="Times New Roman" w:hint="eastAsia"/>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210F594" w:rsidR="002D7830" w:rsidRPr="00B96E99" w:rsidRDefault="001E0117" w:rsidP="00C8384F">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02A80626" w:rsidR="002D7830" w:rsidRPr="00B96E99" w:rsidRDefault="001E0117" w:rsidP="00926938">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w:t>
      </w:r>
      <w:r w:rsidRPr="00B96E99">
        <w:rPr>
          <w:rFonts w:ascii="Times New Roman" w:eastAsia="宋体" w:hAnsi="Times New Roman" w:cs="Times New Roman"/>
          <w:sz w:val="24"/>
          <w:szCs w:val="24"/>
        </w:rPr>
        <w:lastRenderedPageBreak/>
        <w:t>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1EA8D558" w:rsidR="00D115B9" w:rsidRPr="00B96E99" w:rsidRDefault="00213263">
      <w:pPr>
        <w:pStyle w:val="50"/>
        <w:pPrChange w:id="161"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40044D0"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7</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2"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5D4E504A" w:rsidR="00E17B59" w:rsidRPr="00B96E99" w:rsidRDefault="001E0117"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1E011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63" w:name="_Toc450637061"/>
      <w:r>
        <w:t>2.3.3.3 AFSA</w:t>
      </w:r>
      <w:r>
        <w:rPr>
          <w:rFonts w:hint="eastAsia"/>
        </w:rPr>
        <w:t>在调度器上的实现</w:t>
      </w:r>
      <w:bookmarkEnd w:id="163"/>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02E43B02" w:rsidR="00F01301" w:rsidRPr="00B96E99" w:rsidRDefault="001E0117" w:rsidP="004016D3">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4" w:name="_Toc450637062"/>
      <w:r>
        <w:lastRenderedPageBreak/>
        <w:t>2.4</w:t>
      </w:r>
      <w:r w:rsidR="00577899" w:rsidRPr="00555F0A">
        <w:t xml:space="preserve"> </w:t>
      </w:r>
      <w:r w:rsidR="00577899" w:rsidRPr="00555F0A">
        <w:t>实验环境和结果</w:t>
      </w:r>
      <w:bookmarkEnd w:id="164"/>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28"/>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5"/>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7" w:author="JieTang" w:date="2016-05-02T21:38:00Z" w:name="move449988431"/>
      <w:moveTo w:id="16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9" w:author="JieTang" w:date="2016-05-02T21:38:00Z" w:name="move449988428"/>
      <w:moveToRangeEnd w:id="167"/>
      <w:moveFrom w:id="170"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9"/>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71" w:author="JieTang" w:date="2016-05-02T21:38:00Z" w:name="move449988431"/>
      <w:moveFrom w:id="172"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71"/>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3" w:name="_Toc450637063"/>
      <w:r w:rsidRPr="00136017">
        <w:t>2.</w:t>
      </w:r>
      <w:r w:rsidR="00D96C28" w:rsidRPr="00136017">
        <w:t xml:space="preserve">4.1 </w:t>
      </w:r>
      <w:r w:rsidR="00D96C28" w:rsidRPr="00136017">
        <w:t>实验配置</w:t>
      </w:r>
      <w:bookmarkEnd w:id="173"/>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4" w:author="JieTang" w:date="2016-05-02T21:38:00Z" w:name="move449988417"/>
      <w:moveTo w:id="175"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4"/>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6" w:author="JieTang" w:date="2016-05-02T21:38:00Z" w:name="move449988417"/>
      <w:moveFrom w:id="177"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78" w:author="JieTang" w:date="2016-05-02T20:15:00Z">
          <w:pPr>
            <w:pStyle w:val="30"/>
          </w:pPr>
        </w:pPrChange>
      </w:pPr>
      <w:bookmarkStart w:id="179" w:name="_Toc450637064"/>
      <w:moveFromRangeEnd w:id="176"/>
      <w:r w:rsidRPr="004860D7">
        <w:t>2.</w:t>
      </w:r>
      <w:r w:rsidR="005672E6" w:rsidRPr="004860D7">
        <w:t xml:space="preserve">4.2 </w:t>
      </w:r>
      <w:r w:rsidR="005672E6" w:rsidRPr="004860D7">
        <w:t>实验结果和分析</w:t>
      </w:r>
      <w:bookmarkEnd w:id="179"/>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80"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81" w:author="JieTang" w:date="2016-05-02T21:37:00Z">
            <w:rPr>
              <w:rFonts w:hint="eastAsia"/>
            </w:rPr>
          </w:rPrChange>
        </w:rPr>
        <w:t>同种类型的</w:t>
      </w:r>
      <w:r w:rsidRPr="00E245B8">
        <w:rPr>
          <w:rFonts w:ascii="Times New Roman" w:eastAsia="宋体" w:hAnsi="Times New Roman" w:cs="Times New Roman"/>
          <w:sz w:val="24"/>
          <w:szCs w:val="24"/>
          <w:rPrChange w:id="182" w:author="JieTang" w:date="2016-05-02T21:37:00Z">
            <w:rPr/>
          </w:rPrChange>
        </w:rPr>
        <w:t>jobs</w:t>
      </w:r>
      <w:del w:id="183" w:author="JieTang" w:date="2016-05-02T21:37:00Z">
        <w:r w:rsidRPr="00E245B8" w:rsidDel="00283F4B">
          <w:rPr>
            <w:rFonts w:ascii="Times New Roman" w:eastAsia="宋体" w:hAnsi="Times New Roman" w:cs="Times New Roman" w:hint="eastAsia"/>
            <w:sz w:val="24"/>
            <w:szCs w:val="24"/>
            <w:rPrChange w:id="184"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85"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6"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7" w:author="JieTang" w:date="2016-05-02T21:36:00Z">
            <w:rPr/>
          </w:rPrChange>
        </w:rPr>
        <w:t>WordCount</w:t>
      </w:r>
      <w:r w:rsidRPr="00E245B8">
        <w:rPr>
          <w:rFonts w:ascii="Times New Roman" w:eastAsia="宋体" w:hAnsi="Times New Roman" w:cs="Times New Roman" w:hint="eastAsia"/>
          <w:sz w:val="24"/>
          <w:szCs w:val="24"/>
          <w:rPrChange w:id="188" w:author="JieTang" w:date="2016-05-02T21:36:00Z">
            <w:rPr>
              <w:rFonts w:hint="eastAsia"/>
            </w:rPr>
          </w:rPrChange>
        </w:rPr>
        <w:t>程序，一共有</w:t>
      </w:r>
      <w:r w:rsidRPr="00E245B8">
        <w:rPr>
          <w:rFonts w:ascii="Times New Roman" w:eastAsia="宋体" w:hAnsi="Times New Roman" w:cs="Times New Roman"/>
          <w:sz w:val="24"/>
          <w:szCs w:val="24"/>
          <w:rPrChange w:id="189" w:author="JieTang" w:date="2016-05-02T21:36:00Z">
            <w:rPr/>
          </w:rPrChange>
        </w:rPr>
        <w:t>6</w:t>
      </w:r>
      <w:r w:rsidRPr="00E245B8">
        <w:rPr>
          <w:rFonts w:ascii="Times New Roman" w:eastAsia="宋体" w:hAnsi="Times New Roman" w:cs="Times New Roman" w:hint="eastAsia"/>
          <w:sz w:val="24"/>
          <w:szCs w:val="24"/>
          <w:rPrChange w:id="190" w:author="JieTang" w:date="2016-05-02T21:36:00Z">
            <w:rPr>
              <w:rFonts w:hint="eastAsia"/>
            </w:rPr>
          </w:rPrChange>
        </w:rPr>
        <w:t>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，每个</w:t>
      </w:r>
      <w:r w:rsidRPr="00E245B8">
        <w:rPr>
          <w:rFonts w:ascii="Times New Roman" w:eastAsia="宋体" w:hAnsi="Times New Roman" w:cs="Times New Roman"/>
          <w:sz w:val="24"/>
          <w:szCs w:val="24"/>
          <w:rPrChange w:id="193" w:author="JieTang" w:date="2016-05-02T21:36:00Z">
            <w:rPr/>
          </w:rPrChange>
        </w:rPr>
        <w:t>job</w:t>
      </w:r>
      <w:r w:rsidRPr="00E245B8">
        <w:rPr>
          <w:rFonts w:ascii="Times New Roman" w:eastAsia="宋体" w:hAnsi="Times New Roman" w:cs="Times New Roman" w:hint="eastAsia"/>
          <w:sz w:val="24"/>
          <w:szCs w:val="24"/>
          <w:rPrChange w:id="194" w:author="JieTang" w:date="2016-05-02T21:36:00Z">
            <w:rPr>
              <w:rFonts w:hint="eastAsia"/>
            </w:rPr>
          </w:rPrChange>
        </w:rPr>
        <w:t>有</w:t>
      </w:r>
      <w:r w:rsidRPr="00E245B8">
        <w:rPr>
          <w:rFonts w:ascii="Times New Roman" w:eastAsia="宋体" w:hAnsi="Times New Roman" w:cs="Times New Roman"/>
          <w:sz w:val="24"/>
          <w:szCs w:val="24"/>
          <w:rPrChange w:id="195" w:author="JieTang" w:date="2016-05-02T21:36:00Z">
            <w:rPr/>
          </w:rPrChange>
        </w:rPr>
        <w:t xml:space="preserve">7.18G </w:t>
      </w:r>
      <w:r w:rsidRPr="00E245B8">
        <w:rPr>
          <w:rFonts w:ascii="Times New Roman" w:eastAsia="宋体" w:hAnsi="Times New Roman" w:cs="Times New Roman" w:hint="eastAsia"/>
          <w:sz w:val="24"/>
          <w:szCs w:val="24"/>
          <w:rPrChange w:id="196" w:author="JieTang" w:date="2016-05-02T21:36:00Z">
            <w:rPr>
              <w:rFonts w:hint="eastAsia"/>
            </w:rPr>
          </w:rPrChange>
        </w:rPr>
        <w:t>的输入文件，该文件由</w:t>
      </w:r>
      <w:r w:rsidRPr="00E245B8">
        <w:rPr>
          <w:rFonts w:ascii="Times New Roman" w:eastAsia="宋体" w:hAnsi="Times New Roman" w:cs="Times New Roman"/>
          <w:sz w:val="24"/>
          <w:szCs w:val="24"/>
          <w:rPrChange w:id="197" w:author="JieTang" w:date="2016-05-02T21:36:00Z">
            <w:rPr/>
          </w:rPrChange>
        </w:rPr>
        <w:t>RandomTextWriter</w:t>
      </w:r>
      <w:r w:rsidRPr="00E245B8">
        <w:rPr>
          <w:rFonts w:ascii="Times New Roman" w:eastAsia="宋体" w:hAnsi="Times New Roman" w:cs="Times New Roman" w:hint="eastAsia"/>
          <w:sz w:val="24"/>
          <w:szCs w:val="24"/>
          <w:rPrChange w:id="198" w:author="JieTang" w:date="2016-05-02T21:36:00Z">
            <w:rPr>
              <w:rFonts w:hint="eastAsia"/>
            </w:rPr>
          </w:rPrChange>
        </w:rPr>
        <w:t>程序产生，具体配置如下表</w:t>
      </w:r>
      <w:r w:rsidRPr="00E245B8">
        <w:rPr>
          <w:rFonts w:ascii="Times New Roman" w:eastAsia="宋体" w:hAnsi="Times New Roman" w:cs="Times New Roman"/>
          <w:sz w:val="24"/>
          <w:szCs w:val="24"/>
          <w:rPrChange w:id="199" w:author="JieTang" w:date="2016-05-02T21:36:00Z">
            <w:rPr/>
          </w:rPrChange>
        </w:rPr>
        <w:t xml:space="preserve">2.4 </w:t>
      </w:r>
      <w:r w:rsidRPr="00E245B8">
        <w:rPr>
          <w:rFonts w:ascii="Times New Roman" w:eastAsia="宋体" w:hAnsi="Times New Roman" w:cs="Times New Roman" w:hint="eastAsia"/>
          <w:sz w:val="24"/>
          <w:szCs w:val="24"/>
          <w:rPrChange w:id="200"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201"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202"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3" w:author="JieTang" w:date="2016-05-02T21:37:00Z">
            <w:rPr>
              <w:rFonts w:hint="eastAsia"/>
            </w:rPr>
          </w:rPrChange>
        </w:rPr>
        <w:t>不同种类型的</w:t>
      </w:r>
      <w:r w:rsidRPr="00CB7258">
        <w:rPr>
          <w:rFonts w:ascii="Times New Roman" w:eastAsia="宋体" w:hAnsi="Times New Roman" w:cs="Times New Roman"/>
          <w:sz w:val="24"/>
          <w:szCs w:val="24"/>
          <w:rPrChange w:id="204" w:author="JieTang" w:date="2016-05-02T21:37:00Z">
            <w:rPr/>
          </w:rPrChange>
        </w:rPr>
        <w:t>jobs</w:t>
      </w:r>
      <w:r w:rsidRPr="00CB7258">
        <w:rPr>
          <w:rFonts w:ascii="Times New Roman" w:eastAsia="宋体" w:hAnsi="Times New Roman" w:cs="Times New Roman" w:hint="eastAsia"/>
          <w:sz w:val="24"/>
          <w:szCs w:val="24"/>
          <w:rPrChange w:id="205"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6" w:name="_Toc450637065"/>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6"/>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7"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8" w:name="_Toc450637066"/>
      <w:ins w:id="209" w:author="JieTang" w:date="2016-05-02T20:28:00Z">
        <w:r>
          <w:rPr>
            <w:rFonts w:ascii="Times New Roman" w:eastAsia="宋体" w:hAnsi="Times New Roman" w:cs="Times New Roman" w:hint="eastAsia"/>
          </w:rPr>
          <w:lastRenderedPageBreak/>
          <w:t>基于</w:t>
        </w:r>
      </w:ins>
      <w:ins w:id="210"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11" w:author="JieTang" w:date="2016-05-02T20:29:00Z">
        <w:r w:rsidR="00D65268" w:rsidRPr="00B96E99" w:rsidDel="00D642EC">
          <w:rPr>
            <w:rFonts w:ascii="Times New Roman" w:eastAsia="宋体" w:hAnsi="Times New Roman" w:cs="Times New Roman" w:hint="eastAsia"/>
          </w:rPr>
          <w:delText>过程更改</w:delText>
        </w:r>
      </w:del>
      <w:ins w:id="212" w:author="JieTang" w:date="2016-05-02T20:29:00Z">
        <w:r w:rsidR="00D642EC">
          <w:rPr>
            <w:rFonts w:ascii="Times New Roman" w:eastAsia="宋体" w:hAnsi="Times New Roman" w:cs="Times New Roman" w:hint="eastAsia"/>
          </w:rPr>
          <w:t>算法改进</w:t>
        </w:r>
      </w:ins>
      <w:bookmarkEnd w:id="208"/>
    </w:p>
    <w:p w14:paraId="78A11C7B" w14:textId="7F3FAF76" w:rsidR="00A7455B" w:rsidRDefault="00A7455B" w:rsidP="00D92667">
      <w:pPr>
        <w:pStyle w:val="24"/>
      </w:pPr>
      <w:bookmarkStart w:id="213" w:name="_Toc450637067"/>
      <w:r>
        <w:rPr>
          <w:rFonts w:hint="eastAsia"/>
        </w:rPr>
        <w:t>3.1 Shuffle</w:t>
      </w:r>
      <w:r>
        <w:rPr>
          <w:rFonts w:hint="eastAsia"/>
        </w:rPr>
        <w:t>概述</w:t>
      </w:r>
      <w:bookmarkEnd w:id="213"/>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214"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5"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t>多的阶段</w:t>
      </w:r>
      <w:del w:id="217" w:author="JieTang" w:date="2016-05-02T21:33:00Z">
        <w:r w:rsidRPr="00283F4B" w:rsidDel="00283F4B">
          <w:rPr>
            <w:rFonts w:ascii="Times New Roman" w:eastAsia="宋体" w:hAnsi="Times New Roman" w:cs="Times New Roman" w:hint="eastAsia"/>
            <w:b/>
            <w:sz w:val="24"/>
            <w:szCs w:val="24"/>
            <w:rPrChange w:id="218"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9" w:author="JieTang" w:date="2016-05-02T21:33:00Z">
            <w:rPr/>
          </w:rPrChange>
        </w:rPr>
      </w:pPr>
      <w:r w:rsidRPr="004E7DB6">
        <w:rPr>
          <w:rFonts w:ascii="Times New Roman" w:eastAsia="宋体" w:hAnsi="Times New Roman" w:cs="Times New Roman"/>
          <w:sz w:val="24"/>
          <w:szCs w:val="24"/>
          <w:rPrChange w:id="220" w:author="JieTang" w:date="2016-05-02T21:33:00Z">
            <w:rPr/>
          </w:rPrChange>
        </w:rPr>
        <w:t>Reduce</w:t>
      </w:r>
      <w:r w:rsidRPr="004E7DB6">
        <w:rPr>
          <w:rFonts w:ascii="Times New Roman" w:eastAsia="宋体" w:hAnsi="Times New Roman" w:cs="Times New Roman" w:hint="eastAsia"/>
          <w:sz w:val="24"/>
          <w:szCs w:val="24"/>
          <w:rPrChange w:id="221"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2" w:author="JieTang" w:date="2016-05-02T21:33:00Z">
            <w:rPr>
              <w:rFonts w:hint="eastAsia"/>
            </w:rPr>
          </w:rPrChange>
        </w:rPr>
        <w:t>阶段和</w:t>
      </w:r>
      <w:r w:rsidRPr="004E7DB6">
        <w:rPr>
          <w:rFonts w:ascii="Times New Roman" w:eastAsia="宋体" w:hAnsi="Times New Roman" w:cs="Times New Roman"/>
          <w:sz w:val="24"/>
          <w:szCs w:val="24"/>
          <w:rPrChange w:id="223" w:author="JieTang" w:date="2016-05-02T21:33:00Z">
            <w:rPr/>
          </w:rPrChange>
        </w:rPr>
        <w:t>Reduce</w:t>
      </w:r>
      <w:r w:rsidRPr="004E7DB6">
        <w:rPr>
          <w:rFonts w:ascii="Times New Roman" w:eastAsia="宋体" w:hAnsi="Times New Roman" w:cs="Times New Roman" w:hint="eastAsia"/>
          <w:sz w:val="24"/>
          <w:szCs w:val="24"/>
          <w:rPrChange w:id="224" w:author="JieTang" w:date="2016-05-02T21:33:00Z">
            <w:rPr>
              <w:rFonts w:hint="eastAsia"/>
            </w:rPr>
          </w:rPrChange>
        </w:rPr>
        <w:t>阶段。</w:t>
      </w:r>
      <w:r w:rsidRPr="004E7DB6">
        <w:rPr>
          <w:rFonts w:ascii="Times New Roman" w:eastAsia="宋体" w:hAnsi="Times New Roman" w:cs="Times New Roman"/>
          <w:sz w:val="24"/>
          <w:szCs w:val="24"/>
          <w:rPrChange w:id="225" w:author="JieTang" w:date="2016-05-02T21:33:00Z">
            <w:rPr/>
          </w:rPrChange>
        </w:rPr>
        <w:t xml:space="preserve">Shuffle </w:t>
      </w:r>
      <w:r w:rsidRPr="004E7DB6">
        <w:rPr>
          <w:rFonts w:ascii="Times New Roman" w:eastAsia="宋体" w:hAnsi="Times New Roman" w:cs="Times New Roman" w:hint="eastAsia"/>
          <w:sz w:val="24"/>
          <w:szCs w:val="24"/>
          <w:rPrChange w:id="226" w:author="JieTang" w:date="2016-05-02T21:33:00Z">
            <w:rPr>
              <w:rFonts w:hint="eastAsia"/>
            </w:rPr>
          </w:rPrChange>
        </w:rPr>
        <w:t>阶段请求</w:t>
      </w:r>
      <w:r w:rsidRPr="004E7DB6">
        <w:rPr>
          <w:rFonts w:ascii="Times New Roman" w:eastAsia="宋体" w:hAnsi="Times New Roman" w:cs="Times New Roman"/>
          <w:sz w:val="24"/>
          <w:szCs w:val="24"/>
          <w:rPrChange w:id="227" w:author="JieTang" w:date="2016-05-02T21:33:00Z">
            <w:rPr/>
          </w:rPrChange>
        </w:rPr>
        <w:t>map</w:t>
      </w:r>
      <w:r w:rsidRPr="004E7DB6">
        <w:rPr>
          <w:rFonts w:ascii="Times New Roman" w:eastAsia="宋体" w:hAnsi="Times New Roman" w:cs="Times New Roman" w:hint="eastAsia"/>
          <w:sz w:val="24"/>
          <w:szCs w:val="24"/>
          <w:rPrChange w:id="228" w:author="JieTang" w:date="2016-05-02T21:33:00Z">
            <w:rPr>
              <w:rFonts w:hint="eastAsia"/>
            </w:rPr>
          </w:rPrChange>
        </w:rPr>
        <w:t>中间数据，是</w:t>
      </w:r>
      <w:r w:rsidRPr="004E7DB6">
        <w:rPr>
          <w:rFonts w:ascii="Times New Roman" w:eastAsia="宋体" w:hAnsi="Times New Roman" w:cs="Times New Roman"/>
          <w:sz w:val="24"/>
          <w:szCs w:val="24"/>
          <w:rPrChange w:id="229" w:author="JieTang" w:date="2016-05-02T21:33:00Z">
            <w:rPr/>
          </w:rPrChange>
        </w:rPr>
        <w:t>I/O</w:t>
      </w:r>
      <w:r w:rsidRPr="004E7DB6">
        <w:rPr>
          <w:rFonts w:ascii="Times New Roman" w:eastAsia="宋体" w:hAnsi="Times New Roman" w:cs="Times New Roman" w:hint="eastAsia"/>
          <w:sz w:val="24"/>
          <w:szCs w:val="24"/>
          <w:rPrChange w:id="230"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31" w:author="JieTang" w:date="2016-05-02T21:33:00Z">
            <w:rPr/>
          </w:rPrChange>
        </w:rPr>
        <w:t xml:space="preserve">reduce </w:t>
      </w:r>
      <w:r w:rsidRPr="004E7DB6">
        <w:rPr>
          <w:rFonts w:ascii="Times New Roman" w:eastAsia="宋体" w:hAnsi="Times New Roman" w:cs="Times New Roman" w:hint="eastAsia"/>
          <w:sz w:val="24"/>
          <w:szCs w:val="24"/>
          <w:rPrChange w:id="232" w:author="JieTang" w:date="2016-05-02T21:33:00Z">
            <w:rPr>
              <w:rFonts w:hint="eastAsia"/>
            </w:rPr>
          </w:rPrChange>
        </w:rPr>
        <w:t>函数的执行时</w:t>
      </w:r>
      <w:r w:rsidRPr="004E7DB6">
        <w:rPr>
          <w:rFonts w:ascii="Times New Roman" w:eastAsia="宋体" w:hAnsi="Times New Roman" w:cs="Times New Roman"/>
          <w:sz w:val="24"/>
          <w:szCs w:val="24"/>
          <w:rPrChange w:id="233" w:author="JieTang" w:date="2016-05-02T21:33:00Z">
            <w:rPr/>
          </w:rPrChange>
        </w:rPr>
        <w:t>cpu</w:t>
      </w:r>
      <w:r w:rsidRPr="004E7DB6">
        <w:rPr>
          <w:rFonts w:ascii="Times New Roman" w:eastAsia="宋体" w:hAnsi="Times New Roman" w:cs="Times New Roman" w:hint="eastAsia"/>
          <w:sz w:val="24"/>
          <w:szCs w:val="24"/>
          <w:rPrChange w:id="234"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5" w:author="JieTang" w:date="2016-05-02T21:33:00Z">
            <w:rPr/>
          </w:rPrChange>
        </w:rPr>
        <w:t>[29]</w:t>
      </w:r>
      <w:r w:rsidRPr="004E7DB6">
        <w:rPr>
          <w:rFonts w:ascii="Times New Roman" w:eastAsia="宋体" w:hAnsi="Times New Roman" w:cs="Times New Roman" w:hint="eastAsia"/>
          <w:sz w:val="24"/>
          <w:szCs w:val="24"/>
          <w:rPrChange w:id="236" w:author="JieTang" w:date="2016-05-02T21:33:00Z">
            <w:rPr>
              <w:rFonts w:hint="eastAsia"/>
            </w:rPr>
          </w:rPrChange>
        </w:rPr>
        <w:t>。</w:t>
      </w:r>
      <w:r w:rsidRPr="004E7DB6">
        <w:rPr>
          <w:rFonts w:ascii="Times New Roman" w:eastAsia="宋体" w:hAnsi="Times New Roman" w:cs="Times New Roman"/>
          <w:sz w:val="24"/>
          <w:szCs w:val="24"/>
          <w:rPrChange w:id="237" w:author="JieTang" w:date="2016-05-02T21:33:00Z">
            <w:rPr/>
          </w:rPrChange>
        </w:rPr>
        <w:t xml:space="preserve"> </w:t>
      </w:r>
      <w:r w:rsidRPr="004E7DB6">
        <w:rPr>
          <w:rFonts w:ascii="Times New Roman" w:eastAsia="宋体" w:hAnsi="Times New Roman" w:cs="Times New Roman" w:hint="eastAsia"/>
          <w:sz w:val="24"/>
          <w:szCs w:val="24"/>
          <w:rPrChange w:id="238" w:author="JieTang" w:date="2016-05-02T21:33:00Z">
            <w:rPr>
              <w:rFonts w:hint="eastAsia"/>
            </w:rPr>
          </w:rPrChange>
        </w:rPr>
        <w:t>此外，</w:t>
      </w:r>
      <w:r w:rsidRPr="004E7DB6">
        <w:rPr>
          <w:rFonts w:ascii="Times New Roman" w:eastAsia="宋体" w:hAnsi="Times New Roman" w:cs="Times New Roman"/>
          <w:sz w:val="24"/>
          <w:szCs w:val="24"/>
          <w:rPrChange w:id="239" w:author="JieTang" w:date="2016-05-02T21:33:00Z">
            <w:rPr/>
          </w:rPrChange>
        </w:rPr>
        <w:t>reduce</w:t>
      </w:r>
      <w:r w:rsidRPr="004E7DB6">
        <w:rPr>
          <w:rFonts w:ascii="Times New Roman" w:eastAsia="宋体" w:hAnsi="Times New Roman" w:cs="Times New Roman" w:hint="eastAsia"/>
          <w:sz w:val="24"/>
          <w:szCs w:val="24"/>
          <w:rPrChange w:id="240" w:author="JieTang" w:date="2016-05-02T21:33:00Z">
            <w:rPr>
              <w:rFonts w:hint="eastAsia"/>
            </w:rPr>
          </w:rPrChange>
        </w:rPr>
        <w:t>会一直等到</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3" w:author="JieTang" w:date="2016-05-02T21:33:00Z">
            <w:rPr/>
          </w:rPrChange>
        </w:rPr>
        <w:t>Shuffle</w:t>
      </w:r>
      <w:r w:rsidRPr="004E7DB6">
        <w:rPr>
          <w:rFonts w:ascii="Times New Roman" w:eastAsia="宋体" w:hAnsi="Times New Roman" w:cs="Times New Roman" w:hint="eastAsia"/>
          <w:sz w:val="24"/>
          <w:szCs w:val="24"/>
          <w:rPrChange w:id="244" w:author="JieTang" w:date="2016-05-02T21:33:00Z">
            <w:rPr>
              <w:rFonts w:hint="eastAsia"/>
            </w:rPr>
          </w:rPrChange>
        </w:rPr>
        <w:t>阶段浪费了</w:t>
      </w:r>
      <w:r w:rsidRPr="004E7DB6">
        <w:rPr>
          <w:rFonts w:ascii="Times New Roman" w:eastAsia="宋体" w:hAnsi="Times New Roman" w:cs="Times New Roman"/>
          <w:sz w:val="24"/>
          <w:szCs w:val="24"/>
          <w:rPrChange w:id="245" w:author="JieTang" w:date="2016-05-02T21:33:00Z">
            <w:rPr/>
          </w:rPrChange>
        </w:rPr>
        <w:t>cpu</w:t>
      </w:r>
      <w:r w:rsidRPr="004E7DB6">
        <w:rPr>
          <w:rFonts w:ascii="Times New Roman" w:eastAsia="宋体" w:hAnsi="Times New Roman" w:cs="Times New Roman" w:hint="eastAsia"/>
          <w:sz w:val="24"/>
          <w:szCs w:val="24"/>
          <w:rPrChange w:id="246" w:author="JieTang" w:date="2016-05-02T21:33:00Z">
            <w:rPr>
              <w:rFonts w:hint="eastAsia"/>
            </w:rPr>
          </w:rPrChange>
        </w:rPr>
        <w:t>资源；而在</w:t>
      </w:r>
      <w:r w:rsidRPr="004E7DB6">
        <w:rPr>
          <w:rFonts w:ascii="Times New Roman" w:eastAsia="宋体" w:hAnsi="Times New Roman" w:cs="Times New Roman"/>
          <w:sz w:val="24"/>
          <w:szCs w:val="24"/>
          <w:rPrChange w:id="247" w:author="JieTang" w:date="2016-05-02T21:33:00Z">
            <w:rPr/>
          </w:rPrChange>
        </w:rPr>
        <w:t>reduce</w:t>
      </w:r>
      <w:r w:rsidRPr="004E7DB6">
        <w:rPr>
          <w:rFonts w:ascii="Times New Roman" w:eastAsia="宋体" w:hAnsi="Times New Roman" w:cs="Times New Roman" w:hint="eastAsia"/>
          <w:sz w:val="24"/>
          <w:szCs w:val="24"/>
          <w:rPrChange w:id="248"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9" w:author="JieTang" w:date="2016-05-02T21:33:00Z">
            <w:rPr/>
          </w:rPrChange>
        </w:rPr>
        <w:t xml:space="preserve">Shuffle </w:t>
      </w:r>
      <w:r w:rsidRPr="004E7DB6">
        <w:rPr>
          <w:rFonts w:ascii="Times New Roman" w:eastAsia="宋体" w:hAnsi="Times New Roman" w:cs="Times New Roman" w:hint="eastAsia"/>
          <w:sz w:val="24"/>
          <w:szCs w:val="24"/>
          <w:rPrChange w:id="250"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51" w:author="JieTang" w:date="2016-05-02T21:33:00Z">
            <w:rPr/>
          </w:rPrChange>
        </w:rPr>
        <w:t>Shuffle</w:t>
      </w:r>
      <w:r w:rsidRPr="004E7DB6">
        <w:rPr>
          <w:rFonts w:ascii="Times New Roman" w:eastAsia="宋体" w:hAnsi="Times New Roman" w:cs="Times New Roman" w:hint="eastAsia"/>
          <w:sz w:val="24"/>
          <w:szCs w:val="24"/>
          <w:rPrChange w:id="252" w:author="JieTang" w:date="2016-05-02T21:33:00Z">
            <w:rPr>
              <w:rFonts w:hint="eastAsia"/>
            </w:rPr>
          </w:rPrChange>
        </w:rPr>
        <w:t>过程的时间接近于</w:t>
      </w:r>
      <w:r w:rsidRPr="004E7DB6">
        <w:rPr>
          <w:rFonts w:ascii="Times New Roman" w:eastAsia="宋体" w:hAnsi="Times New Roman" w:cs="Times New Roman"/>
          <w:sz w:val="24"/>
          <w:szCs w:val="24"/>
          <w:rPrChange w:id="253" w:author="JieTang" w:date="2016-05-02T21:33:00Z">
            <w:rPr/>
          </w:rPrChange>
        </w:rPr>
        <w:t>reduce</w:t>
      </w:r>
      <w:r w:rsidRPr="004E7DB6">
        <w:rPr>
          <w:rFonts w:ascii="Times New Roman" w:eastAsia="宋体" w:hAnsi="Times New Roman" w:cs="Times New Roman" w:hint="eastAsia"/>
          <w:sz w:val="24"/>
          <w:szCs w:val="24"/>
          <w:rPrChange w:id="254"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55"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9"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t>阶段的低效率</w:t>
      </w:r>
      <w:del w:id="261" w:author="JieTang" w:date="2016-05-02T21:33:00Z">
        <w:r w:rsidRPr="00283F4B" w:rsidDel="00283F4B">
          <w:rPr>
            <w:rFonts w:ascii="Times New Roman" w:eastAsia="宋体" w:hAnsi="Times New Roman" w:cs="Times New Roman" w:hint="eastAsia"/>
            <w:b/>
            <w:sz w:val="24"/>
            <w:szCs w:val="24"/>
            <w:rPrChange w:id="262"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3" w:name="_Toc450637068"/>
      <w:r w:rsidRPr="00886EC9">
        <w:rPr>
          <w:rFonts w:hint="eastAsia"/>
        </w:rPr>
        <w:t>3.2</w:t>
      </w:r>
      <w:r w:rsidRPr="00886EC9">
        <w:rPr>
          <w:rFonts w:hint="eastAsia"/>
        </w:rPr>
        <w:t>相关工作</w:t>
      </w:r>
      <w:bookmarkEnd w:id="263"/>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64" w:name="_Toc450637069"/>
      <w:r w:rsidRPr="00091019">
        <w:t>3.3</w:t>
      </w:r>
      <w:r w:rsidR="00514581" w:rsidRPr="00091019">
        <w:t xml:space="preserve"> RDMA</w:t>
      </w:r>
      <w:r w:rsidR="00BF735A">
        <w:rPr>
          <w:rFonts w:hint="eastAsia"/>
        </w:rPr>
        <w:t>简介</w:t>
      </w:r>
      <w:bookmarkEnd w:id="264"/>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5" w:name="_Toc450637070"/>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5"/>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6" w:author="JieTang" w:date="2016-05-02T21:34:00Z">
        <w:r w:rsidRPr="00B96E99" w:rsidDel="00283F4B">
          <w:rPr>
            <w:rFonts w:ascii="Times New Roman" w:eastAsia="宋体" w:hAnsi="Times New Roman" w:cs="Times New Roman"/>
            <w:sz w:val="24"/>
            <w:szCs w:val="24"/>
          </w:rPr>
          <w:delText>一</w:delText>
        </w:r>
      </w:del>
      <w:del w:id="267"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8" w:name="_Toc450637071"/>
      <w:r w:rsidRPr="000E60DE">
        <w:t>3.4</w:t>
      </w:r>
      <w:r w:rsidR="00B916C6" w:rsidRPr="000E60DE">
        <w:t>.1 Shuffle</w:t>
      </w:r>
      <w:r w:rsidR="004C6711">
        <w:rPr>
          <w:rFonts w:hint="eastAsia"/>
        </w:rPr>
        <w:t>详细</w:t>
      </w:r>
      <w:r w:rsidR="00B916C6" w:rsidRPr="000E60DE">
        <w:t>设计</w:t>
      </w:r>
      <w:bookmarkEnd w:id="268"/>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3144" cy="2199810"/>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9" w:name="_Toc450637072"/>
      <w:r w:rsidRPr="000A3588">
        <w:lastRenderedPageBreak/>
        <w:t>3</w:t>
      </w:r>
      <w:r w:rsidR="000A3588" w:rsidRPr="000A3588">
        <w:t>.4</w:t>
      </w:r>
      <w:r w:rsidRPr="000A3588">
        <w:t>.2 Shuffle</w:t>
      </w:r>
      <w:r w:rsidRPr="000A3588">
        <w:t>实现</w:t>
      </w:r>
      <w:bookmarkEnd w:id="269"/>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70" w:name="_Toc450637073"/>
      <w:r w:rsidRPr="00883535">
        <w:lastRenderedPageBreak/>
        <w:t>实验结果与分析</w:t>
      </w:r>
      <w:bookmarkEnd w:id="270"/>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71"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9F6917">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9F6917">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085" cy="2724916"/>
                    </a:xfrm>
                    <a:prstGeom prst="rect">
                      <a:avLst/>
                    </a:prstGeom>
                  </pic:spPr>
                </pic:pic>
              </a:graphicData>
            </a:graphic>
          </wp:inline>
        </w:drawing>
      </w:r>
    </w:p>
    <w:p w14:paraId="4D872A36" w14:textId="1E7F7B52" w:rsidR="009F6917" w:rsidRDefault="009F6917" w:rsidP="009F6917">
      <w:pPr>
        <w:spacing w:line="400" w:lineRule="exact"/>
        <w:ind w:left="114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7B4588">
      <w:pPr>
        <w:spacing w:line="400" w:lineRule="exact"/>
        <w:ind w:left="11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B222C0">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994" cy="3708108"/>
                    </a:xfrm>
                    <a:prstGeom prst="rect">
                      <a:avLst/>
                    </a:prstGeom>
                  </pic:spPr>
                </pic:pic>
              </a:graphicData>
            </a:graphic>
          </wp:inline>
        </w:drawing>
      </w:r>
    </w:p>
    <w:p w14:paraId="4B71192C" w14:textId="1E9BDA9E" w:rsidR="005E265E" w:rsidRDefault="00B222C0" w:rsidP="008C39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651D3" w:rsidRPr="00B96E99">
        <w:rPr>
          <w:rFonts w:ascii="Times New Roman" w:eastAsia="宋体" w:hAnsi="Times New Roman" w:cs="Times New Roman"/>
          <w:sz w:val="24"/>
          <w:szCs w:val="24"/>
        </w:rPr>
        <w:t>图</w:t>
      </w:r>
      <w:r w:rsidR="002651D3" w:rsidRPr="00B96E99">
        <w:rPr>
          <w:rFonts w:ascii="Times New Roman" w:eastAsia="宋体" w:hAnsi="Times New Roman" w:cs="Times New Roman"/>
          <w:sz w:val="24"/>
          <w:szCs w:val="24"/>
        </w:rPr>
        <w:t xml:space="preserve">3.11 </w:t>
      </w:r>
      <w:r w:rsidR="002651D3" w:rsidRPr="00B96E99">
        <w:rPr>
          <w:rFonts w:ascii="Times New Roman" w:eastAsia="宋体" w:hAnsi="Times New Roman" w:cs="Times New Roman"/>
          <w:sz w:val="24"/>
          <w:szCs w:val="24"/>
        </w:rPr>
        <w:t>混合</w:t>
      </w:r>
      <w:r w:rsidR="002651D3" w:rsidRPr="00B96E99">
        <w:rPr>
          <w:rFonts w:ascii="Times New Roman" w:eastAsia="宋体" w:hAnsi="Times New Roman" w:cs="Times New Roman"/>
          <w:sz w:val="24"/>
          <w:szCs w:val="24"/>
        </w:rPr>
        <w:t>jobs</w:t>
      </w:r>
      <w:r w:rsidR="002651D3" w:rsidRPr="00B96E99">
        <w:rPr>
          <w:rFonts w:ascii="Times New Roman" w:eastAsia="宋体" w:hAnsi="Times New Roman" w:cs="Times New Roman"/>
          <w:sz w:val="24"/>
          <w:szCs w:val="24"/>
        </w:rPr>
        <w:t>运行性能</w:t>
      </w:r>
    </w:p>
    <w:p w14:paraId="5C1E98CB" w14:textId="5370EF8D" w:rsidR="00FD2FA4" w:rsidRPr="00B96E99" w:rsidRDefault="00FD2FA4" w:rsidP="007B4588">
      <w:pPr>
        <w:spacing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改进对效率有所提升。</w:t>
      </w:r>
    </w:p>
    <w:p w14:paraId="4CDF8A92" w14:textId="769666E1" w:rsidR="00B25472" w:rsidRPr="00B61073" w:rsidRDefault="008619AC" w:rsidP="00B61073">
      <w:pPr>
        <w:pStyle w:val="24"/>
      </w:pPr>
      <w:bookmarkStart w:id="272" w:name="_Toc450637074"/>
      <w:r w:rsidRPr="00B61073">
        <w:t>3.6</w:t>
      </w:r>
      <w:r w:rsidR="00E00975" w:rsidRPr="00B61073">
        <w:t xml:space="preserve"> </w:t>
      </w:r>
      <w:r w:rsidR="00B25472" w:rsidRPr="00B61073">
        <w:t>本章小结</w:t>
      </w:r>
      <w:bookmarkEnd w:id="272"/>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hint="eastAsia"/>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73" w:name="_Toc450637075"/>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273"/>
      <w:del w:id="274" w:author="JieTang" w:date="2016-05-02T20:57:00Z">
        <w:r w:rsidR="00AA484E" w:rsidRPr="00B96E99" w:rsidDel="00794173">
          <w:rPr>
            <w:rFonts w:ascii="Times New Roman" w:eastAsia="宋体" w:hAnsi="Times New Roman" w:cs="Times New Roman"/>
          </w:rPr>
          <w:delText>算法实现</w:delText>
        </w:r>
      </w:del>
    </w:p>
    <w:p w14:paraId="09B78B69" w14:textId="1A564A4B" w:rsidR="00E13C48" w:rsidRPr="002846FC" w:rsidRDefault="00352AAF" w:rsidP="002846FC">
      <w:pPr>
        <w:pStyle w:val="24"/>
      </w:pPr>
      <w:r w:rsidRPr="002846FC">
        <w:t xml:space="preserve"> </w:t>
      </w:r>
      <w:bookmarkStart w:id="275" w:name="_Toc450637076"/>
      <w:r w:rsidR="002846FC" w:rsidRPr="002846FC">
        <w:t xml:space="preserve">4.1 </w:t>
      </w:r>
      <w:r w:rsidR="00A11376" w:rsidRPr="002846FC">
        <w:t>PKTM</w:t>
      </w:r>
      <w:r w:rsidR="00FF5FEF" w:rsidRPr="002846FC">
        <w:t>概述</w:t>
      </w:r>
      <w:bookmarkEnd w:id="275"/>
    </w:p>
    <w:p w14:paraId="616BFE5A" w14:textId="77777777"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276" w:name="_Toc450637077"/>
      <w:r>
        <w:rPr>
          <w:rFonts w:hint="eastAsia"/>
        </w:rPr>
        <w:lastRenderedPageBreak/>
        <w:t xml:space="preserve">4.2 </w:t>
      </w:r>
      <w:r>
        <w:rPr>
          <w:rFonts w:hint="eastAsia"/>
        </w:rPr>
        <w:t>相关工作</w:t>
      </w:r>
      <w:bookmarkEnd w:id="276"/>
    </w:p>
    <w:p w14:paraId="1733165B" w14:textId="1E734B43"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Pr>
          <w:rFonts w:ascii="Times New Roman" w:eastAsia="宋体" w:hAnsi="Times New Roman" w:cs="Times New Roman" w:hint="eastAsia"/>
          <w:sz w:val="24"/>
          <w:szCs w:val="24"/>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FA1E14">
        <w:rPr>
          <w:rFonts w:ascii="Times New Roman" w:eastAsia="宋体" w:hAnsi="Times New Roman" w:cs="Times New Roman" w:hint="eastAsia"/>
          <w:sz w:val="24"/>
          <w:szCs w:val="24"/>
        </w:rPr>
        <w:t>上的改进，该文章只是单纯的实现了一个分布式版本，还有很大的提升空间；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FA1E14">
        <w:rPr>
          <w:rFonts w:ascii="Times New Roman" w:eastAsia="宋体" w:hAnsi="Times New Roman" w:cs="Times New Roman" w:hint="eastAsia"/>
          <w:sz w:val="24"/>
          <w:szCs w:val="24"/>
        </w:rPr>
        <w:t>提出了一个通过旅行时间获取偏移的速度模型的实际模型</w:t>
      </w:r>
      <w:r w:rsidR="00FA1E14">
        <w:rPr>
          <w:rFonts w:ascii="Times New Roman" w:eastAsia="宋体" w:hAnsi="Times New Roman" w:cs="Times New Roman" w:hint="eastAsia"/>
          <w:sz w:val="24"/>
          <w:szCs w:val="24"/>
        </w:rPr>
        <w:t>[</w:t>
      </w:r>
      <w:r w:rsidR="00FA1E14">
        <w:rPr>
          <w:rFonts w:ascii="Times New Roman" w:eastAsia="宋体" w:hAnsi="Times New Roman" w:cs="Times New Roman"/>
          <w:sz w:val="24"/>
          <w:szCs w:val="24"/>
        </w:rPr>
        <w:t>63</w:t>
      </w:r>
      <w:r w:rsidR="00FA1E14">
        <w:rPr>
          <w:rFonts w:ascii="Times New Roman" w:eastAsia="宋体" w:hAnsi="Times New Roman" w:cs="Times New Roman" w:hint="eastAsia"/>
          <w:sz w:val="24"/>
          <w:szCs w:val="24"/>
        </w:rPr>
        <w:t>]</w:t>
      </w:r>
      <w:r w:rsidR="00FA1E14">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65</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66</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4E6694CB" w:rsidR="00366C12" w:rsidRPr="00366C12" w:rsidRDefault="00366C12" w:rsidP="00AC7F7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w:t>
      </w:r>
      <w:r w:rsidR="00AD2EE5">
        <w:rPr>
          <w:rFonts w:ascii="Times New Roman" w:eastAsia="宋体" w:hAnsi="Times New Roman" w:cs="Times New Roman" w:hint="eastAsia"/>
          <w:sz w:val="24"/>
          <w:szCs w:val="24"/>
        </w:rPr>
        <w:t>有着数据量大，运行时间长等缺点，这就意味着普通的</w:t>
      </w:r>
      <w:r w:rsidR="00AD2EE5">
        <w:rPr>
          <w:rFonts w:ascii="Times New Roman" w:eastAsia="宋体" w:hAnsi="Times New Roman" w:cs="Times New Roman" w:hint="eastAsia"/>
          <w:sz w:val="24"/>
          <w:szCs w:val="24"/>
        </w:rPr>
        <w:t>CPU</w:t>
      </w:r>
      <w:r w:rsidR="00AD2EE5">
        <w:rPr>
          <w:rFonts w:ascii="Times New Roman" w:eastAsia="宋体" w:hAnsi="Times New Roman" w:cs="Times New Roman" w:hint="eastAsia"/>
          <w:sz w:val="24"/>
          <w:szCs w:val="24"/>
        </w:rPr>
        <w:t>算法已经不适合现在的需求，所以在本文，我们实现了</w:t>
      </w:r>
      <w:r w:rsidR="00AD2EE5">
        <w:rPr>
          <w:rFonts w:ascii="Times New Roman" w:eastAsia="宋体" w:hAnsi="Times New Roman" w:cs="Times New Roman" w:hint="eastAsia"/>
          <w:sz w:val="24"/>
          <w:szCs w:val="24"/>
        </w:rPr>
        <w:t>PKTM</w:t>
      </w:r>
      <w:r w:rsidR="00AD2EE5">
        <w:rPr>
          <w:rFonts w:ascii="Times New Roman" w:eastAsia="宋体" w:hAnsi="Times New Roman" w:cs="Times New Roman" w:hint="eastAsia"/>
          <w:sz w:val="24"/>
          <w:szCs w:val="24"/>
        </w:rPr>
        <w:t>的分布式算法</w:t>
      </w:r>
      <w:r w:rsidR="00680B0E">
        <w:rPr>
          <w:rFonts w:ascii="Times New Roman" w:eastAsia="宋体" w:hAnsi="Times New Roman" w:cs="Times New Roman" w:hint="eastAsia"/>
          <w:sz w:val="24"/>
          <w:szCs w:val="24"/>
        </w:rPr>
        <w:t>，并做出了一些优化。</w:t>
      </w:r>
    </w:p>
    <w:p w14:paraId="11C4C300" w14:textId="6B8442AA" w:rsidR="00B17259" w:rsidRPr="00B96E99" w:rsidRDefault="00266751" w:rsidP="00395C1B">
      <w:pPr>
        <w:pStyle w:val="24"/>
        <w:rPr>
          <w:rFonts w:ascii="Times New Roman" w:hAnsi="Times New Roman" w:cs="Times New Roman"/>
        </w:rPr>
      </w:pPr>
      <w:bookmarkStart w:id="277" w:name="_Toc450637078"/>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277"/>
    </w:p>
    <w:p w14:paraId="4479848E" w14:textId="6403970E"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的平台通用性和性能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278" w:name="_Toc450637079"/>
      <w:r w:rsidRPr="002577CB">
        <w:t>4.3</w:t>
      </w:r>
      <w:r w:rsidR="00675394" w:rsidRPr="002577CB">
        <w:t>.1 Hadoop</w:t>
      </w:r>
      <w:r w:rsidR="00675394" w:rsidRPr="002577CB">
        <w:t>上的</w:t>
      </w:r>
      <w:r w:rsidR="00675394" w:rsidRPr="002577CB">
        <w:t>Kirchhoff</w:t>
      </w:r>
      <w:r w:rsidR="00675394" w:rsidRPr="002577CB">
        <w:t>算法实现</w:t>
      </w:r>
      <w:bookmarkEnd w:id="278"/>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738C9525"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如何读取输入数据以及如何切分数据？</w:t>
      </w:r>
    </w:p>
    <w:p w14:paraId="0BC83D62" w14:textId="77777777" w:rsidR="00FD1ABB" w:rsidRDefault="009403B5" w:rsidP="00EE3A08">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算法的输入文件为道文件，每道数据都有固定的大小，这就意味不能从一道数据中间切分开。</w:t>
      </w:r>
      <w:r w:rsidR="002B2148">
        <w:rPr>
          <w:rFonts w:ascii="Times New Roman" w:eastAsia="宋体" w:hAnsi="Times New Roman" w:cs="Times New Roman" w:hint="eastAsia"/>
          <w:sz w:val="24"/>
          <w:szCs w:val="24"/>
        </w:rPr>
        <w:t>在</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中，每个输入文件块对应一个</w:t>
      </w:r>
      <w:r w:rsidR="002B2148">
        <w:rPr>
          <w:rFonts w:ascii="Times New Roman" w:eastAsia="宋体" w:hAnsi="Times New Roman" w:cs="Times New Roman" w:hint="eastAsia"/>
          <w:sz w:val="24"/>
          <w:szCs w:val="24"/>
        </w:rPr>
        <w:t>map task</w:t>
      </w:r>
      <w:r w:rsidR="002B2148">
        <w:rPr>
          <w:rFonts w:ascii="Times New Roman" w:eastAsia="宋体" w:hAnsi="Times New Roman" w:cs="Times New Roman" w:hint="eastAsia"/>
          <w:sz w:val="24"/>
          <w:szCs w:val="24"/>
        </w:rPr>
        <w:t>。</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提供了默认的分块机制，但该机制不适合</w:t>
      </w:r>
      <w:r w:rsidR="002B2148">
        <w:rPr>
          <w:rFonts w:ascii="Times New Roman" w:eastAsia="宋体" w:hAnsi="Times New Roman" w:cs="Times New Roman" w:hint="eastAsia"/>
          <w:sz w:val="24"/>
          <w:szCs w:val="24"/>
        </w:rPr>
        <w:t>PKT</w:t>
      </w:r>
      <w:r w:rsidR="002B2148">
        <w:rPr>
          <w:rFonts w:ascii="Times New Roman" w:eastAsia="宋体" w:hAnsi="Times New Roman" w:cs="Times New Roman"/>
          <w:sz w:val="24"/>
          <w:szCs w:val="24"/>
        </w:rPr>
        <w:t>M</w:t>
      </w:r>
      <w:r w:rsidR="002B2148">
        <w:rPr>
          <w:rFonts w:ascii="Times New Roman" w:eastAsia="宋体" w:hAnsi="Times New Roman" w:cs="Times New Roman" w:hint="eastAsia"/>
          <w:sz w:val="24"/>
          <w:szCs w:val="24"/>
        </w:rPr>
        <w:t>算法，因此我们自定义了输入文件</w:t>
      </w:r>
      <w:r w:rsidR="00FD1ABB">
        <w:rPr>
          <w:rFonts w:ascii="Times New Roman" w:eastAsia="宋体" w:hAnsi="Times New Roman" w:cs="Times New Roman" w:hint="eastAsia"/>
          <w:sz w:val="24"/>
          <w:szCs w:val="24"/>
        </w:rPr>
        <w:t>。</w:t>
      </w:r>
    </w:p>
    <w:p w14:paraId="3F33C592" w14:textId="2884DABD" w:rsidR="00663FEB" w:rsidRPr="006A2BC2" w:rsidRDefault="00466CC1" w:rsidP="00FD1ABB">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提供了重写</w:t>
      </w:r>
      <w:r>
        <w:rPr>
          <w:rFonts w:ascii="Times New Roman" w:eastAsia="宋体" w:hAnsi="Times New Roman" w:cs="Times New Roman" w:hint="eastAsia"/>
          <w:sz w:val="24"/>
          <w:szCs w:val="24"/>
        </w:rPr>
        <w:t>FileInputFormat</w:t>
      </w:r>
      <w:r>
        <w:rPr>
          <w:rFonts w:ascii="Times New Roman" w:eastAsia="宋体" w:hAnsi="Times New Roman" w:cs="Times New Roman" w:hint="eastAsia"/>
          <w:sz w:val="24"/>
          <w:szCs w:val="24"/>
        </w:rPr>
        <w:t>类来进行逻辑划分输入文件</w:t>
      </w:r>
      <w:r w:rsidR="00202EDF">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w:t>
      </w:r>
      <w:r w:rsidR="00147C12">
        <w:rPr>
          <w:rFonts w:ascii="Times New Roman" w:eastAsia="宋体" w:hAnsi="Times New Roman" w:cs="Times New Roman" w:hint="eastAsia"/>
          <w:sz w:val="24"/>
          <w:szCs w:val="24"/>
        </w:rPr>
        <w:t>每个</w:t>
      </w:r>
      <w:r w:rsidR="00147C12">
        <w:rPr>
          <w:rFonts w:ascii="Times New Roman" w:eastAsia="宋体" w:hAnsi="Times New Roman" w:cs="Times New Roman" w:hint="eastAsia"/>
          <w:sz w:val="24"/>
          <w:szCs w:val="24"/>
        </w:rPr>
        <w:t>split</w:t>
      </w:r>
      <w:r w:rsidR="00147C12">
        <w:rPr>
          <w:rFonts w:ascii="Times New Roman" w:eastAsia="宋体" w:hAnsi="Times New Roman" w:cs="Times New Roman" w:hint="eastAsia"/>
          <w:sz w:val="24"/>
          <w:szCs w:val="24"/>
        </w:rPr>
        <w:t>对应一个</w:t>
      </w:r>
      <w:r w:rsidR="00147C12">
        <w:rPr>
          <w:rFonts w:ascii="Times New Roman" w:eastAsia="宋体" w:hAnsi="Times New Roman" w:cs="Times New Roman" w:hint="eastAsia"/>
          <w:sz w:val="24"/>
          <w:szCs w:val="24"/>
        </w:rPr>
        <w:t>map</w:t>
      </w:r>
      <w:r w:rsidR="00147C12">
        <w:rPr>
          <w:rFonts w:ascii="Times New Roman" w:eastAsia="宋体" w:hAnsi="Times New Roman" w:cs="Times New Roman"/>
          <w:sz w:val="24"/>
          <w:szCs w:val="24"/>
        </w:rPr>
        <w:t xml:space="preserve"> </w:t>
      </w:r>
      <w:r w:rsidR="00147C12">
        <w:rPr>
          <w:rFonts w:ascii="Times New Roman" w:eastAsia="宋体" w:hAnsi="Times New Roman" w:cs="Times New Roman" w:hint="eastAsia"/>
          <w:sz w:val="24"/>
          <w:szCs w:val="24"/>
        </w:rPr>
        <w:t>task</w:t>
      </w:r>
      <w:r w:rsidR="00147C12">
        <w:rPr>
          <w:rFonts w:ascii="Times New Roman" w:eastAsia="宋体" w:hAnsi="Times New Roman" w:cs="Times New Roman" w:hint="eastAsia"/>
          <w:sz w:val="24"/>
          <w:szCs w:val="24"/>
        </w:rPr>
        <w:t>。</w:t>
      </w:r>
      <w:r w:rsidR="00663FEB" w:rsidRPr="00B96E99">
        <w:rPr>
          <w:rFonts w:ascii="Times New Roman" w:eastAsia="宋体" w:hAnsi="Times New Roman" w:cs="Times New Roman"/>
          <w:sz w:val="24"/>
          <w:szCs w:val="24"/>
        </w:rPr>
        <w:t>因此我们只要设置了每个</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的大小就可以确定</w:t>
      </w:r>
      <w:r w:rsidR="00D87FB8">
        <w:rPr>
          <w:rFonts w:ascii="Times New Roman" w:eastAsia="宋体" w:hAnsi="Times New Roman" w:cs="Times New Roman"/>
          <w:sz w:val="24"/>
          <w:szCs w:val="24"/>
        </w:rPr>
        <w:t xml:space="preserve">map </w:t>
      </w:r>
      <w:r w:rsidR="00D87FB8">
        <w:rPr>
          <w:rFonts w:ascii="Times New Roman" w:eastAsia="宋体" w:hAnsi="Times New Roman" w:cs="Times New Roman" w:hint="eastAsia"/>
          <w:sz w:val="24"/>
          <w:szCs w:val="24"/>
        </w:rPr>
        <w:t>task</w:t>
      </w:r>
      <w:r w:rsidR="00663FEB" w:rsidRPr="00B96E99">
        <w:rPr>
          <w:rFonts w:ascii="Times New Roman" w:eastAsia="宋体" w:hAnsi="Times New Roman" w:cs="Times New Roman"/>
          <w:sz w:val="24"/>
          <w:szCs w:val="24"/>
        </w:rPr>
        <w:t>的数量。首先在</w:t>
      </w:r>
      <w:r w:rsidR="00663FEB" w:rsidRPr="00B96E99">
        <w:rPr>
          <w:rFonts w:ascii="Times New Roman" w:eastAsia="宋体" w:hAnsi="Times New Roman" w:cs="Times New Roman"/>
          <w:sz w:val="24"/>
          <w:szCs w:val="24"/>
        </w:rPr>
        <w:t>FileInputFormat</w:t>
      </w:r>
      <w:r w:rsidR="00663FEB" w:rsidRPr="00B96E99">
        <w:rPr>
          <w:rFonts w:ascii="Times New Roman" w:eastAsia="宋体" w:hAnsi="Times New Roman" w:cs="Times New Roman"/>
          <w:sz w:val="24"/>
          <w:szCs w:val="24"/>
        </w:rPr>
        <w:t>中获取所有</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B96E99">
        <w:rPr>
          <w:rFonts w:ascii="Times New Roman" w:eastAsia="宋体" w:hAnsi="Times New Roman" w:cs="Times New Roman"/>
          <w:sz w:val="24"/>
          <w:szCs w:val="24"/>
        </w:rPr>
        <w:t>。在</w:t>
      </w:r>
      <w:r w:rsidR="00663FEB" w:rsidRPr="00B96E99">
        <w:rPr>
          <w:rFonts w:ascii="Times New Roman" w:eastAsia="宋体" w:hAnsi="Times New Roman" w:cs="Times New Roman"/>
          <w:sz w:val="24"/>
          <w:szCs w:val="24"/>
        </w:rPr>
        <w:t xml:space="preserve">Hadoop </w:t>
      </w:r>
      <w:r w:rsidR="00663FEB" w:rsidRPr="00B96E99">
        <w:rPr>
          <w:rFonts w:ascii="Times New Roman" w:eastAsia="宋体" w:hAnsi="Times New Roman" w:cs="Times New Roman"/>
          <w:sz w:val="24"/>
          <w:szCs w:val="24"/>
        </w:rPr>
        <w:t>中，</w:t>
      </w:r>
      <w:r w:rsidR="00663FEB" w:rsidRPr="00B96E99">
        <w:rPr>
          <w:rFonts w:ascii="Times New Roman" w:eastAsia="宋体" w:hAnsi="Times New Roman" w:cs="Times New Roman"/>
          <w:sz w:val="24"/>
          <w:szCs w:val="24"/>
        </w:rPr>
        <w:t xml:space="preserve">Reduce </w:t>
      </w:r>
      <w:r w:rsidR="00663FEB"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，在</w:t>
      </w:r>
      <w:r w:rsidR="005D68ED">
        <w:rPr>
          <w:rFonts w:ascii="Times New Roman" w:eastAsia="宋体" w:hAnsi="Times New Roman" w:cs="Times New Roman"/>
          <w:sz w:val="24"/>
          <w:szCs w:val="24"/>
        </w:rPr>
        <w:t>map</w:t>
      </w:r>
      <w:r w:rsidR="006A2BC2">
        <w:rPr>
          <w:rFonts w:ascii="Times New Roman" w:eastAsia="宋体" w:hAnsi="Times New Roman" w:cs="Times New Roman"/>
          <w:sz w:val="24"/>
          <w:szCs w:val="24"/>
        </w:rPr>
        <w:t xml:space="preserve"> task</w:t>
      </w:r>
      <w:r w:rsidR="00663FEB" w:rsidRPr="006A2BC2">
        <w:rPr>
          <w:rFonts w:ascii="Times New Roman" w:eastAsia="宋体" w:hAnsi="Times New Roman" w:cs="Times New Roman"/>
          <w:sz w:val="24"/>
          <w:szCs w:val="24"/>
        </w:rPr>
        <w:t>没有结束时，</w:t>
      </w:r>
      <w:r w:rsidR="00663FEB" w:rsidRPr="006A2BC2">
        <w:rPr>
          <w:rFonts w:ascii="Times New Roman" w:eastAsia="宋体" w:hAnsi="Times New Roman" w:cs="Times New Roman"/>
          <w:sz w:val="24"/>
          <w:szCs w:val="24"/>
        </w:rPr>
        <w:t xml:space="preserve">reduce </w:t>
      </w:r>
      <w:r w:rsidR="00663FEB" w:rsidRPr="006A2BC2">
        <w:rPr>
          <w:rFonts w:ascii="Times New Roman" w:eastAsia="宋体" w:hAnsi="Times New Roman" w:cs="Times New Roman"/>
          <w:sz w:val="24"/>
          <w:szCs w:val="24"/>
        </w:rPr>
        <w:t>就会被启动，因此，</w:t>
      </w:r>
      <w:r w:rsidR="00663FEB" w:rsidRPr="006A2BC2">
        <w:rPr>
          <w:rFonts w:ascii="Times New Roman" w:eastAsia="宋体" w:hAnsi="Times New Roman" w:cs="Times New Roman"/>
          <w:sz w:val="24"/>
          <w:szCs w:val="24"/>
        </w:rPr>
        <w:t>reduce</w:t>
      </w:r>
      <w:r w:rsidR="00663FEB" w:rsidRPr="006A2BC2">
        <w:rPr>
          <w:rFonts w:ascii="Times New Roman" w:eastAsia="宋体" w:hAnsi="Times New Roman" w:cs="Times New Roman"/>
          <w:sz w:val="24"/>
          <w:szCs w:val="24"/>
        </w:rPr>
        <w:t>占用资源会影响</w:t>
      </w:r>
      <w:r w:rsidR="006A2BC2">
        <w:rPr>
          <w:rFonts w:ascii="Times New Roman" w:eastAsia="宋体" w:hAnsi="Times New Roman" w:cs="Times New Roman"/>
          <w:sz w:val="24"/>
          <w:szCs w:val="24"/>
        </w:rPr>
        <w:t>map</w:t>
      </w:r>
      <w:r w:rsidR="00663FEB" w:rsidRPr="006A2BC2">
        <w:rPr>
          <w:rFonts w:ascii="Times New Roman" w:eastAsia="宋体" w:hAnsi="Times New Roman" w:cs="Times New Roman"/>
          <w:sz w:val="24"/>
          <w:szCs w:val="24"/>
        </w:rPr>
        <w:t>的数量，基于这些考虑设置</w:t>
      </w:r>
      <w:r w:rsidR="00663FEB" w:rsidRPr="006A2BC2">
        <w:rPr>
          <w:rFonts w:ascii="Times New Roman" w:eastAsia="宋体" w:hAnsi="Times New Roman" w:cs="Times New Roman"/>
          <w:sz w:val="24"/>
          <w:szCs w:val="24"/>
        </w:rPr>
        <w:t>split</w:t>
      </w:r>
      <w:r w:rsidR="00663FEB" w:rsidRPr="006A2BC2">
        <w:rPr>
          <w:rFonts w:ascii="Times New Roman" w:eastAsia="宋体" w:hAnsi="Times New Roman" w:cs="Times New Roman"/>
          <w:sz w:val="24"/>
          <w:szCs w:val="24"/>
        </w:rPr>
        <w:t>大小：</w:t>
      </w:r>
    </w:p>
    <w:p w14:paraId="402F4822" w14:textId="67CA9B44" w:rsidR="00663FEB" w:rsidRPr="00B96E99" w:rsidRDefault="00663FEB" w:rsidP="00232E50">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w:r w:rsidR="00232E50">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(10)</w:t>
      </w:r>
    </w:p>
    <w:p w14:paraId="0927A7E5" w14:textId="723D99E5" w:rsidR="003528DF" w:rsidRPr="0063334A" w:rsidRDefault="00663FEB" w:rsidP="0063334A">
      <w:pPr>
        <w:pStyle w:val="a3"/>
        <w:spacing w:line="400" w:lineRule="exact"/>
        <w:ind w:left="840" w:firstLineChars="0" w:firstLine="0"/>
        <w:rPr>
          <w:rFonts w:ascii="Times New Roman" w:eastAsia="宋体" w:hAnsi="Times New Roman" w:cs="Times New Roman" w:hint="eastAsia"/>
          <w:sz w:val="24"/>
          <w:szCs w:val="24"/>
        </w:rPr>
      </w:pPr>
      <m:oMath>
        <m:r>
          <m:rPr>
            <m:sty m:val="p"/>
          </m:rPr>
          <w:rPr>
            <w:rFonts w:ascii="Cambria Math" w:eastAsia="宋体" w:hAnsi="Cambria Math" w:cs="Times New Roman"/>
            <w:sz w:val="24"/>
            <w:szCs w:val="24"/>
          </w:rPr>
          <m:t>k∈[1,∞)</m:t>
        </m:r>
      </m:oMath>
      <w:r w:rsidRPr="00B96E99">
        <w:rPr>
          <w:rFonts w:ascii="Times New Roman" w:eastAsia="宋体" w:hAnsi="Times New Roman" w:cs="Times New Roman"/>
          <w:sz w:val="24"/>
          <w:szCs w:val="24"/>
        </w:rPr>
        <w:t>是一个可控参数，保证</w:t>
      </w:r>
      <w:r w:rsidR="0063334A">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的数量是集群资源容纳</w:t>
      </w:r>
      <w:r w:rsidR="003519DD">
        <w:rPr>
          <w:rFonts w:ascii="Times New Roman" w:eastAsia="宋体" w:hAnsi="Times New Roman" w:cs="Times New Roman"/>
          <w:sz w:val="24"/>
          <w:szCs w:val="24"/>
        </w:rPr>
        <w:t>map</w:t>
      </w:r>
      <w:r w:rsidRPr="0063334A">
        <w:rPr>
          <w:rFonts w:ascii="Times New Roman" w:eastAsia="宋体" w:hAnsi="Times New Roman" w:cs="Times New Roman"/>
          <w:sz w:val="24"/>
          <w:szCs w:val="24"/>
        </w:rPr>
        <w:t>数量的倍数，这样每次</w:t>
      </w:r>
      <w:r w:rsidR="00702E23">
        <w:rPr>
          <w:rFonts w:ascii="Times New Roman" w:eastAsia="宋体" w:hAnsi="Times New Roman" w:cs="Times New Roman"/>
          <w:sz w:val="24"/>
          <w:szCs w:val="24"/>
        </w:rPr>
        <w:t>map</w:t>
      </w:r>
      <w:r w:rsidR="00AD070C">
        <w:rPr>
          <w:rFonts w:ascii="Times New Roman" w:eastAsia="宋体" w:hAnsi="Times New Roman" w:cs="Times New Roman"/>
          <w:sz w:val="24"/>
          <w:szCs w:val="24"/>
        </w:rPr>
        <w:t xml:space="preserve"> </w:t>
      </w:r>
      <w:r w:rsidR="00AD070C">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都可以并行执行，不会剩余很少的</w:t>
      </w:r>
      <w:r w:rsidR="00AD070C">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最后运行。最后我们通过设置</w:t>
      </w:r>
      <w:r w:rsidRPr="0063334A">
        <w:rPr>
          <w:rFonts w:ascii="Times New Roman" w:eastAsia="宋体" w:hAnsi="Times New Roman" w:cs="Times New Roman"/>
          <w:sz w:val="24"/>
          <w:szCs w:val="24"/>
        </w:rPr>
        <w:t>mapreduce.input.fileinputformat.split.maxsize</w:t>
      </w:r>
      <w:r w:rsidRPr="0063334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Pr="0063334A">
        <w:rPr>
          <w:rFonts w:ascii="Times New Roman" w:eastAsia="宋体" w:hAnsi="Times New Roman" w:cs="Times New Roman"/>
          <w:sz w:val="24"/>
          <w:szCs w:val="24"/>
        </w:rPr>
        <w:t>来划分输入文件。另一个限制是，保证</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的大小为一道数据大小的倍数，防止</w:t>
      </w:r>
      <w:r w:rsidR="00D02601">
        <w:rPr>
          <w:rFonts w:ascii="Times New Roman" w:eastAsia="宋体" w:hAnsi="Times New Roman" w:cs="Times New Roman" w:hint="eastAsia"/>
          <w:sz w:val="24"/>
          <w:szCs w:val="24"/>
        </w:rPr>
        <w:t>从中间</w:t>
      </w:r>
      <w:r w:rsidRPr="0063334A">
        <w:rPr>
          <w:rFonts w:ascii="Times New Roman" w:eastAsia="宋体" w:hAnsi="Times New Roman" w:cs="Times New Roman"/>
          <w:sz w:val="24"/>
          <w:szCs w:val="24"/>
        </w:rPr>
        <w:t>切分一道数据。通过输入</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，我们读取输入道数据，形成</w:t>
      </w:r>
      <w:r w:rsidRPr="0063334A">
        <w:rPr>
          <w:rFonts w:ascii="Times New Roman" w:eastAsia="宋体" w:hAnsi="Times New Roman" w:cs="Times New Roman"/>
          <w:sz w:val="24"/>
          <w:szCs w:val="24"/>
        </w:rPr>
        <w:t xml:space="preserve">&lt;key,value&gt; </w:t>
      </w:r>
      <w:r w:rsidRPr="0063334A">
        <w:rPr>
          <w:rFonts w:ascii="Times New Roman" w:eastAsia="宋体" w:hAnsi="Times New Roman" w:cs="Times New Roman"/>
          <w:sz w:val="24"/>
          <w:szCs w:val="24"/>
        </w:rPr>
        <w:t>键值对，并发送到每个</w:t>
      </w:r>
      <w:r w:rsidR="009B5624">
        <w:rPr>
          <w:rFonts w:ascii="Times New Roman" w:eastAsia="宋体" w:hAnsi="Times New Roman" w:cs="Times New Roman"/>
          <w:sz w:val="24"/>
          <w:szCs w:val="24"/>
        </w:rPr>
        <w:t xml:space="preserve">map </w:t>
      </w:r>
      <w:r w:rsidR="009B5624">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中进行处理。</w:t>
      </w:r>
      <w:r w:rsidRPr="0063334A">
        <w:rPr>
          <w:rFonts w:ascii="Times New Roman" w:eastAsia="宋体" w:hAnsi="Times New Roman" w:cs="Times New Roman"/>
          <w:sz w:val="24"/>
          <w:szCs w:val="24"/>
        </w:rPr>
        <w:t xml:space="preserve">key </w:t>
      </w:r>
      <w:r w:rsidRPr="0063334A">
        <w:rPr>
          <w:rFonts w:ascii="Times New Roman" w:eastAsia="宋体" w:hAnsi="Times New Roman" w:cs="Times New Roman"/>
          <w:sz w:val="24"/>
          <w:szCs w:val="24"/>
        </w:rPr>
        <w:t>代表输入道在文件中的道号，</w:t>
      </w:r>
      <w:r w:rsidRPr="0063334A">
        <w:rPr>
          <w:rFonts w:ascii="Times New Roman" w:eastAsia="宋体" w:hAnsi="Times New Roman" w:cs="Times New Roman"/>
          <w:sz w:val="24"/>
          <w:szCs w:val="24"/>
        </w:rPr>
        <w:t>value</w:t>
      </w:r>
      <w:r w:rsidRPr="0063334A">
        <w:rPr>
          <w:rFonts w:ascii="Times New Roman" w:eastAsia="宋体" w:hAnsi="Times New Roman" w:cs="Times New Roman"/>
          <w:sz w:val="24"/>
          <w:szCs w:val="24"/>
        </w:rPr>
        <w:t>代表每个输入道对应的中心点坐标。</w:t>
      </w:r>
    </w:p>
    <w:p w14:paraId="6348B4E6" w14:textId="5D6E1936"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50EEDFBA" w14:textId="77777777" w:rsidR="002C4346" w:rsidRDefault="006E2F0E" w:rsidP="005612C2">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自定义输入阶段中生成</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集群就会对每个</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生成一个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，由于</w:t>
      </w:r>
      <w:r w:rsidR="00224FCF">
        <w:rPr>
          <w:rFonts w:ascii="Times New Roman" w:eastAsia="宋体" w:hAnsi="Times New Roman" w:cs="Times New Roman" w:hint="eastAsia"/>
          <w:sz w:val="24"/>
          <w:szCs w:val="24"/>
        </w:rPr>
        <w:t>需要计算的</w:t>
      </w:r>
      <w:r>
        <w:rPr>
          <w:rFonts w:ascii="Times New Roman" w:eastAsia="宋体" w:hAnsi="Times New Roman" w:cs="Times New Roman" w:hint="eastAsia"/>
          <w:sz w:val="24"/>
          <w:szCs w:val="24"/>
        </w:rPr>
        <w:t>数据量较大，这就导致我们不能在输入阶段完全将数据放入内存，因此我们设计在</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运行时</w:t>
      </w:r>
      <w:r w:rsidR="00E73325" w:rsidRPr="00B96E99">
        <w:rPr>
          <w:rFonts w:ascii="Times New Roman" w:eastAsia="宋体" w:hAnsi="Times New Roman" w:cs="Times New Roman"/>
          <w:sz w:val="24"/>
          <w:szCs w:val="24"/>
        </w:rPr>
        <w:t>读取</w:t>
      </w:r>
      <w:r w:rsidR="00E73325" w:rsidRPr="00B96E99">
        <w:rPr>
          <w:rFonts w:ascii="Times New Roman" w:eastAsia="宋体" w:hAnsi="Times New Roman" w:cs="Times New Roman"/>
          <w:sz w:val="24"/>
          <w:szCs w:val="24"/>
        </w:rPr>
        <w:t>HDFS</w:t>
      </w:r>
      <w:r w:rsidR="006B17B1">
        <w:rPr>
          <w:rFonts w:ascii="Times New Roman" w:eastAsia="宋体" w:hAnsi="Times New Roman" w:cs="Times New Roman" w:hint="eastAsia"/>
          <w:sz w:val="24"/>
          <w:szCs w:val="24"/>
        </w:rPr>
        <w:t>来获取</w:t>
      </w:r>
      <w:r w:rsidR="00E73325" w:rsidRPr="00B96E99">
        <w:rPr>
          <w:rFonts w:ascii="Times New Roman" w:eastAsia="宋体" w:hAnsi="Times New Roman" w:cs="Times New Roman"/>
          <w:sz w:val="24"/>
          <w:szCs w:val="24"/>
        </w:rPr>
        <w:t>速度数据，炮点坐标数据和检波器坐标数据，每个</w:t>
      </w:r>
      <w:r w:rsidR="00E207A9">
        <w:rPr>
          <w:rFonts w:ascii="Times New Roman" w:eastAsia="宋体" w:hAnsi="Times New Roman" w:cs="Times New Roman"/>
          <w:sz w:val="24"/>
          <w:szCs w:val="24"/>
        </w:rPr>
        <w:t xml:space="preserve">map </w:t>
      </w:r>
      <w:r w:rsidR="00E207A9">
        <w:rPr>
          <w:rFonts w:ascii="Times New Roman" w:eastAsia="宋体" w:hAnsi="Times New Roman" w:cs="Times New Roman" w:hint="eastAsia"/>
          <w:sz w:val="24"/>
          <w:szCs w:val="24"/>
        </w:rPr>
        <w:t>task</w:t>
      </w:r>
      <w:r w:rsidR="00E73325" w:rsidRPr="00B96E99">
        <w:rPr>
          <w:rFonts w:ascii="Times New Roman" w:eastAsia="宋体" w:hAnsi="Times New Roman" w:cs="Times New Roman"/>
          <w:sz w:val="24"/>
          <w:szCs w:val="24"/>
        </w:rPr>
        <w:t>都是并行的进行处理，这加快了运算的速度。</w:t>
      </w:r>
    </w:p>
    <w:p w14:paraId="63CA03D5" w14:textId="05359DEC" w:rsidR="005612C2" w:rsidRDefault="00E73325" w:rsidP="005612C2">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由于每个输入道都会产生一定量的输出道，每个不同的输入道产生的输出道有很多重合，因此，我们再</w:t>
      </w:r>
      <w:r w:rsidR="00BF36B3">
        <w:rPr>
          <w:rFonts w:ascii="Times New Roman" w:eastAsia="宋体" w:hAnsi="Times New Roman" w:cs="Times New Roman"/>
          <w:sz w:val="24"/>
          <w:szCs w:val="24"/>
        </w:rPr>
        <w:t xml:space="preserve">map </w:t>
      </w:r>
      <w:r w:rsidR="00BF36B3">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Pr>
          <w:rFonts w:ascii="Times New Roman" w:eastAsia="宋体" w:hAnsi="Times New Roman" w:cs="Times New Roman"/>
          <w:sz w:val="24"/>
          <w:szCs w:val="24"/>
        </w:rPr>
        <w:t xml:space="preserve">map </w:t>
      </w:r>
      <w:r w:rsidR="00106A7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中我们用多线程来处理输入道数据，我们设置每个</w:t>
      </w:r>
      <w:r w:rsidR="00BD7171">
        <w:rPr>
          <w:rFonts w:ascii="Times New Roman" w:eastAsia="宋体" w:hAnsi="Times New Roman" w:cs="Times New Roman"/>
          <w:sz w:val="24"/>
          <w:szCs w:val="24"/>
        </w:rPr>
        <w:t xml:space="preserve">map </w:t>
      </w:r>
      <w:r w:rsidR="00BD7171">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数据的线程数为</w:t>
      </w:r>
      <w:r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00EB1E9F">
        <w:rPr>
          <w:rFonts w:ascii="Times New Roman" w:eastAsia="宋体" w:hAnsi="Times New Roman" w:cs="Times New Roman"/>
          <w:sz w:val="24"/>
          <w:szCs w:val="24"/>
        </w:rPr>
        <w:t xml:space="preserve">map </w:t>
      </w:r>
      <w:r w:rsidR="00EB1E9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w:t>
      </w:r>
      <w:r w:rsidR="00953476">
        <w:rPr>
          <w:rFonts w:ascii="Times New Roman" w:eastAsia="宋体" w:hAnsi="Times New Roman" w:cs="Times New Roman"/>
          <w:sz w:val="24"/>
          <w:szCs w:val="24"/>
        </w:rPr>
        <w:lastRenderedPageBreak/>
        <w:t>的数据写入本地文件，减少数据的发送量，减轻网络</w:t>
      </w:r>
      <w:r w:rsidR="00953476">
        <w:rPr>
          <w:rFonts w:ascii="Times New Roman" w:eastAsia="宋体" w:hAnsi="Times New Roman" w:cs="Times New Roman" w:hint="eastAsia"/>
          <w:sz w:val="24"/>
          <w:szCs w:val="24"/>
        </w:rPr>
        <w:t>传输负载</w:t>
      </w:r>
      <w:r w:rsidRPr="00B96E99">
        <w:rPr>
          <w:rFonts w:ascii="Times New Roman" w:eastAsia="宋体" w:hAnsi="Times New Roman" w:cs="Times New Roman"/>
          <w:sz w:val="24"/>
          <w:szCs w:val="24"/>
        </w:rPr>
        <w:t>。将一个</w:t>
      </w:r>
      <w:r w:rsidR="003D326B">
        <w:rPr>
          <w:rFonts w:ascii="Times New Roman" w:eastAsia="宋体" w:hAnsi="Times New Roman" w:cs="Times New Roman"/>
          <w:sz w:val="24"/>
          <w:szCs w:val="24"/>
        </w:rPr>
        <w:t xml:space="preserve">map </w:t>
      </w:r>
      <w:r w:rsidR="003D326B">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中的输出道写入二进制文件，保存输出道的道号和文件名、偏移量，格式如：</w:t>
      </w:r>
      <w:r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r w:rsidR="00000CD7">
        <w:rPr>
          <w:rFonts w:ascii="Times New Roman" w:eastAsia="宋体" w:hAnsi="Times New Roman" w:cs="Times New Roman" w:hint="eastAsia"/>
          <w:sz w:val="24"/>
          <w:szCs w:val="24"/>
        </w:rPr>
        <w:t>此外，在每个节点的所有</w:t>
      </w:r>
      <w:r w:rsidR="00000CD7">
        <w:rPr>
          <w:rFonts w:ascii="Times New Roman" w:eastAsia="宋体" w:hAnsi="Times New Roman" w:cs="Times New Roman" w:hint="eastAsia"/>
          <w:sz w:val="24"/>
          <w:szCs w:val="24"/>
        </w:rPr>
        <w:t>map</w:t>
      </w:r>
      <w:r w:rsidR="00000CD7">
        <w:rPr>
          <w:rFonts w:ascii="Times New Roman" w:eastAsia="宋体" w:hAnsi="Times New Roman" w:cs="Times New Roman"/>
          <w:sz w:val="24"/>
          <w:szCs w:val="24"/>
        </w:rPr>
        <w:t xml:space="preserve"> </w:t>
      </w:r>
      <w:r w:rsidR="00000CD7">
        <w:rPr>
          <w:rFonts w:ascii="Times New Roman" w:eastAsia="宋体" w:hAnsi="Times New Roman" w:cs="Times New Roman" w:hint="eastAsia"/>
          <w:sz w:val="24"/>
          <w:szCs w:val="24"/>
        </w:rPr>
        <w:t>tasks</w:t>
      </w:r>
      <w:r w:rsidR="00000CD7">
        <w:rPr>
          <w:rFonts w:ascii="Times New Roman" w:eastAsia="宋体" w:hAnsi="Times New Roman" w:cs="Times New Roman" w:hint="eastAsia"/>
          <w:sz w:val="24"/>
          <w:szCs w:val="24"/>
        </w:rPr>
        <w:t>可以使用</w:t>
      </w:r>
      <w:r w:rsidR="00000CD7">
        <w:rPr>
          <w:rFonts w:ascii="Times New Roman" w:eastAsia="宋体" w:hAnsi="Times New Roman" w:cs="Times New Roman" w:hint="eastAsia"/>
          <w:sz w:val="24"/>
          <w:szCs w:val="24"/>
        </w:rPr>
        <w:t>Combiner</w:t>
      </w:r>
      <w:r w:rsidR="00000CD7">
        <w:rPr>
          <w:rFonts w:ascii="Times New Roman" w:eastAsia="宋体" w:hAnsi="Times New Roman" w:cs="Times New Roman" w:hint="eastAsia"/>
          <w:sz w:val="24"/>
          <w:szCs w:val="24"/>
        </w:rPr>
        <w:t>操作进一步减少中间数据量的大小。</w:t>
      </w:r>
    </w:p>
    <w:p w14:paraId="683AE2CB" w14:textId="42F7BDBB"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0971AAB5" w14:textId="3F8EF571" w:rsidR="00B17D47" w:rsidRPr="00B96E99" w:rsidRDefault="0066706A" w:rsidP="00D80CEE">
      <w:pPr>
        <w:pStyle w:val="a3"/>
        <w:spacing w:line="400" w:lineRule="exact"/>
        <w:ind w:left="83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B17D47" w:rsidRPr="00B96E99">
        <w:rPr>
          <w:rFonts w:ascii="Times New Roman" w:eastAsia="宋体" w:hAnsi="Times New Roman" w:cs="Times New Roman"/>
          <w:sz w:val="24"/>
          <w:szCs w:val="24"/>
        </w:rPr>
        <w:t>mapp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中</w:t>
      </w:r>
      <w:r w:rsidR="00B17D47" w:rsidRPr="00B96E99">
        <w:rPr>
          <w:rFonts w:ascii="Times New Roman" w:eastAsia="宋体" w:hAnsi="Times New Roman" w:cs="Times New Roman"/>
          <w:sz w:val="24"/>
          <w:szCs w:val="24"/>
        </w:rPr>
        <w:t>产生的输出道的</w:t>
      </w:r>
      <w:r w:rsidR="00B17D47" w:rsidRPr="00B96E99">
        <w:rPr>
          <w:rFonts w:ascii="Times New Roman" w:eastAsia="宋体" w:hAnsi="Times New Roman" w:cs="Times New Roman"/>
          <w:sz w:val="24"/>
          <w:szCs w:val="24"/>
        </w:rPr>
        <w:t xml:space="preserve">key </w:t>
      </w:r>
      <w:r w:rsidR="00B17D47" w:rsidRPr="00B96E99">
        <w:rPr>
          <w:rFonts w:ascii="Times New Roman" w:eastAsia="宋体" w:hAnsi="Times New Roman" w:cs="Times New Roman"/>
          <w:sz w:val="24"/>
          <w:szCs w:val="24"/>
        </w:rPr>
        <w:t>值为输出道道号，</w:t>
      </w:r>
      <w:r w:rsidR="00B17D47" w:rsidRPr="00B96E99">
        <w:rPr>
          <w:rFonts w:ascii="Times New Roman" w:eastAsia="宋体" w:hAnsi="Times New Roman" w:cs="Times New Roman"/>
          <w:sz w:val="24"/>
          <w:szCs w:val="24"/>
        </w:rPr>
        <w:t>Hadoop</w:t>
      </w:r>
      <w:r w:rsidR="00B17D47" w:rsidRPr="00B96E99">
        <w:rPr>
          <w:rFonts w:ascii="Times New Roman" w:eastAsia="宋体" w:hAnsi="Times New Roman" w:cs="Times New Roman"/>
          <w:sz w:val="24"/>
          <w:szCs w:val="24"/>
        </w:rPr>
        <w:t>会自动按文本来排序，而不是按照数字大小排序，</w:t>
      </w:r>
      <w:r w:rsidR="00AC5A8E">
        <w:rPr>
          <w:rFonts w:ascii="Times New Roman" w:eastAsia="宋体" w:hAnsi="Times New Roman" w:cs="Times New Roman" w:hint="eastAsia"/>
          <w:sz w:val="24"/>
          <w:szCs w:val="24"/>
        </w:rPr>
        <w:t>但是在最后的成像文件中，要求输出道按照大小排列，</w:t>
      </w:r>
      <w:r w:rsidR="00B17D47" w:rsidRPr="00B96E99">
        <w:rPr>
          <w:rFonts w:ascii="Times New Roman" w:eastAsia="宋体" w:hAnsi="Times New Roman" w:cs="Times New Roman"/>
          <w:sz w:val="24"/>
          <w:szCs w:val="24"/>
        </w:rPr>
        <w:t>所以，</w:t>
      </w:r>
      <w:r w:rsidR="00D6300A">
        <w:rPr>
          <w:rFonts w:ascii="Times New Roman" w:eastAsia="宋体" w:hAnsi="Times New Roman" w:cs="Times New Roman" w:hint="eastAsia"/>
          <w:sz w:val="24"/>
          <w:szCs w:val="24"/>
        </w:rPr>
        <w:t>为了方便后面的输出，</w:t>
      </w:r>
      <w:r w:rsidR="00B17D47" w:rsidRPr="00B96E99">
        <w:rPr>
          <w:rFonts w:ascii="Times New Roman" w:eastAsia="宋体" w:hAnsi="Times New Roman" w:cs="Times New Roman"/>
          <w:sz w:val="24"/>
          <w:szCs w:val="24"/>
        </w:rPr>
        <w:t>在</w:t>
      </w:r>
      <w:r w:rsidR="00BA0E27">
        <w:rPr>
          <w:rFonts w:ascii="Times New Roman" w:eastAsia="宋体" w:hAnsi="Times New Roman" w:cs="Times New Roman"/>
          <w:sz w:val="24"/>
          <w:szCs w:val="24"/>
        </w:rPr>
        <w:t>map</w:t>
      </w:r>
      <w:r w:rsidR="00BA0E27">
        <w:rPr>
          <w:rFonts w:ascii="Times New Roman" w:eastAsia="宋体" w:hAnsi="Times New Roman" w:cs="Times New Roman" w:hint="eastAsia"/>
          <w:sz w:val="24"/>
          <w:szCs w:val="24"/>
        </w:rPr>
        <w:t>端</w:t>
      </w:r>
      <w:r w:rsidR="00B17D47" w:rsidRPr="00B96E99">
        <w:rPr>
          <w:rFonts w:ascii="Times New Roman" w:eastAsia="宋体" w:hAnsi="Times New Roman" w:cs="Times New Roman"/>
          <w:sz w:val="24"/>
          <w:szCs w:val="24"/>
        </w:rPr>
        <w:t>发送到</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端时，进行一个</w:t>
      </w:r>
      <w:r w:rsidR="00D6300A">
        <w:rPr>
          <w:rFonts w:ascii="Times New Roman" w:eastAsia="宋体" w:hAnsi="Times New Roman" w:cs="Times New Roman" w:hint="eastAsia"/>
          <w:sz w:val="24"/>
          <w:szCs w:val="24"/>
        </w:rPr>
        <w:t>hash</w:t>
      </w:r>
      <w:r w:rsidR="00B17D47" w:rsidRPr="00B96E99">
        <w:rPr>
          <w:rFonts w:ascii="Times New Roman" w:eastAsia="宋体" w:hAnsi="Times New Roman" w:cs="Times New Roman"/>
          <w:sz w:val="24"/>
          <w:szCs w:val="24"/>
        </w:rPr>
        <w:t>映射，把道号按照</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任务的大小进行划分，</w:t>
      </w:r>
      <w:r w:rsidR="00B17D47" w:rsidRPr="00B96E99">
        <w:rPr>
          <w:rFonts w:ascii="Times New Roman" w:eastAsia="宋体" w:hAnsi="Times New Roman" w:cs="Times New Roman"/>
          <w:sz w:val="24"/>
          <w:szCs w:val="24"/>
        </w:rPr>
        <w:t>reduce id</w:t>
      </w:r>
      <w:r w:rsidR="00B17D47" w:rsidRPr="00B96E99">
        <w:rPr>
          <w:rFonts w:ascii="Times New Roman" w:eastAsia="宋体" w:hAnsi="Times New Roman" w:cs="Times New Roman"/>
          <w:sz w:val="24"/>
          <w:szCs w:val="24"/>
        </w:rPr>
        <w:t>小的</w:t>
      </w:r>
      <w:r w:rsidR="00465C74">
        <w:rPr>
          <w:rFonts w:ascii="Times New Roman" w:eastAsia="宋体" w:hAnsi="Times New Roman" w:cs="Times New Roman" w:hint="eastAsia"/>
          <w:sz w:val="24"/>
          <w:szCs w:val="24"/>
        </w:rPr>
        <w:t>task</w:t>
      </w:r>
      <w:r w:rsidR="00B17D47" w:rsidRPr="00B96E99">
        <w:rPr>
          <w:rFonts w:ascii="Times New Roman" w:eastAsia="宋体" w:hAnsi="Times New Roman" w:cs="Times New Roman"/>
          <w:sz w:val="24"/>
          <w:szCs w:val="24"/>
        </w:rPr>
        <w:t>对应道号小的输出道。映射公式为：</w:t>
      </w:r>
    </w:p>
    <w:p w14:paraId="68AE93E1" w14:textId="5D223CA3" w:rsidR="00B17D47" w:rsidRPr="00B96E99" w:rsidRDefault="00B17D47" w:rsidP="000D3D92">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w:r w:rsidR="000D3D92">
        <w:rPr>
          <w:rFonts w:ascii="Times New Roman" w:eastAsia="宋体" w:hAnsi="Times New Roman" w:cs="Times New Roman" w:hint="eastAsia"/>
          <w:sz w:val="24"/>
          <w:szCs w:val="24"/>
        </w:rPr>
        <w:t xml:space="preserve">   (</w:t>
      </w:r>
      <w:r w:rsidR="000D3D92">
        <w:rPr>
          <w:rFonts w:ascii="Times New Roman" w:eastAsia="宋体" w:hAnsi="Times New Roman" w:cs="Times New Roman"/>
          <w:sz w:val="24"/>
          <w:szCs w:val="24"/>
        </w:rPr>
        <w:t>11</w:t>
      </w:r>
      <w:r w:rsidR="000D3D92">
        <w:rPr>
          <w:rFonts w:ascii="Times New Roman" w:eastAsia="宋体" w:hAnsi="Times New Roman" w:cs="Times New Roman" w:hint="eastAsia"/>
          <w:sz w:val="24"/>
          <w:szCs w:val="24"/>
        </w:rPr>
        <w:t>)</w:t>
      </w:r>
    </w:p>
    <w:p w14:paraId="353674D8" w14:textId="37F294A8" w:rsidR="00000CD7" w:rsidRPr="006E3BA0" w:rsidRDefault="00B17D47" w:rsidP="006E3BA0">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w:t>
      </w:r>
      <w:r w:rsidR="006E3BA0">
        <w:rPr>
          <w:rFonts w:ascii="Times New Roman" w:eastAsia="宋体" w:hAnsi="Times New Roman" w:cs="Times New Roman" w:hint="eastAsia"/>
          <w:sz w:val="24"/>
          <w:szCs w:val="24"/>
        </w:rPr>
        <w:t>该排序也是并行的，大大的减少了排序时间</w:t>
      </w:r>
      <w:r w:rsidRPr="00B96E99">
        <w:rPr>
          <w:rFonts w:ascii="Times New Roman" w:eastAsia="宋体" w:hAnsi="Times New Roman" w:cs="Times New Roman"/>
          <w:sz w:val="24"/>
          <w:szCs w:val="24"/>
        </w:rPr>
        <w:t>。</w:t>
      </w:r>
    </w:p>
    <w:p w14:paraId="2823AD6C" w14:textId="237C50BB" w:rsidR="00F90F08" w:rsidRPr="00C8384F" w:rsidRDefault="00034B30"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如何产生输出文件？</w:t>
      </w:r>
    </w:p>
    <w:p w14:paraId="7331D03A" w14:textId="58F40650" w:rsidR="00E066DD" w:rsidRPr="002577CB" w:rsidRDefault="00E066DD" w:rsidP="00E066DD">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r>
        <w:rPr>
          <w:rFonts w:ascii="Times New Roman" w:eastAsia="宋体" w:hAnsi="Times New Roman" w:cs="Times New Roman" w:hint="eastAsia"/>
          <w:sz w:val="24"/>
          <w:szCs w:val="24"/>
        </w:rPr>
        <w:t>然后根据文件名，按照从小到大的顺序把所有</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输出文件聚合为一个成像文件。</w:t>
      </w:r>
      <w:r w:rsidR="002123F8">
        <w:rPr>
          <w:rFonts w:ascii="Times New Roman" w:eastAsia="宋体" w:hAnsi="Times New Roman" w:cs="Times New Roman" w:hint="eastAsia"/>
          <w:sz w:val="24"/>
          <w:szCs w:val="24"/>
        </w:rPr>
        <w:t>因为，每个</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内的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值是排好序的，所有</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之间的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也是更加</w:t>
      </w:r>
      <w:r w:rsidR="002123F8">
        <w:rPr>
          <w:rFonts w:ascii="Times New Roman" w:eastAsia="宋体" w:hAnsi="Times New Roman" w:cs="Times New Roman" w:hint="eastAsia"/>
          <w:sz w:val="24"/>
          <w:szCs w:val="24"/>
        </w:rPr>
        <w:t>hash</w:t>
      </w:r>
      <w:r w:rsidR="002123F8">
        <w:rPr>
          <w:rFonts w:ascii="Times New Roman" w:eastAsia="宋体" w:hAnsi="Times New Roman" w:cs="Times New Roman" w:hint="eastAsia"/>
          <w:sz w:val="24"/>
          <w:szCs w:val="24"/>
        </w:rPr>
        <w:t>映射排好序的。</w:t>
      </w:r>
    </w:p>
    <w:p w14:paraId="5CD72555" w14:textId="13B47F83" w:rsidR="005C3A4C" w:rsidRPr="00B96E99" w:rsidRDefault="00D80CEE" w:rsidP="009256E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00760673" w:rsidRPr="00B96E99">
        <w:rPr>
          <w:rFonts w:ascii="Times New Roman" w:eastAsia="宋体" w:hAnsi="Times New Roman" w:cs="Times New Roman"/>
          <w:sz w:val="24"/>
          <w:szCs w:val="24"/>
        </w:rPr>
        <w:t>Hadoop</w:t>
      </w:r>
      <w:r w:rsidR="00760673" w:rsidRPr="00B96E99">
        <w:rPr>
          <w:rFonts w:ascii="Times New Roman" w:eastAsia="宋体" w:hAnsi="Times New Roman" w:cs="Times New Roman"/>
          <w:sz w:val="24"/>
          <w:szCs w:val="24"/>
        </w:rPr>
        <w:t>上</w:t>
      </w:r>
      <w:r w:rsidR="006E4C62">
        <w:rPr>
          <w:rFonts w:ascii="Times New Roman" w:eastAsia="宋体" w:hAnsi="Times New Roman" w:cs="Times New Roman"/>
          <w:sz w:val="24"/>
          <w:szCs w:val="24"/>
        </w:rPr>
        <w:t>PKTM</w:t>
      </w:r>
      <w:r w:rsidR="00760673" w:rsidRPr="00B96E99">
        <w:rPr>
          <w:rFonts w:ascii="Times New Roman" w:eastAsia="宋体" w:hAnsi="Times New Roman" w:cs="Times New Roman"/>
          <w:sz w:val="24"/>
          <w:szCs w:val="24"/>
        </w:rPr>
        <w:t>算法</w:t>
      </w:r>
      <w:r w:rsidR="000D7CE9">
        <w:rPr>
          <w:rFonts w:ascii="Times New Roman" w:eastAsia="宋体" w:hAnsi="Times New Roman" w:cs="Times New Roman" w:hint="eastAsia"/>
          <w:sz w:val="24"/>
          <w:szCs w:val="24"/>
        </w:rPr>
        <w:t>的</w:t>
      </w:r>
      <w:r w:rsidR="00A40985">
        <w:rPr>
          <w:rFonts w:ascii="Times New Roman" w:eastAsia="宋体" w:hAnsi="Times New Roman" w:cs="Times New Roman" w:hint="eastAsia"/>
          <w:sz w:val="24"/>
          <w:szCs w:val="24"/>
        </w:rPr>
        <w:t>运行流图</w:t>
      </w:r>
      <w:r w:rsidR="000D7CE9">
        <w:rPr>
          <w:rFonts w:ascii="Times New Roman" w:eastAsia="宋体" w:hAnsi="Times New Roman" w:cs="Times New Roman" w:hint="eastAsia"/>
          <w:sz w:val="24"/>
          <w:szCs w:val="24"/>
        </w:rPr>
        <w:t>，</w:t>
      </w:r>
      <w:r w:rsidR="00760673" w:rsidRPr="00B96E99">
        <w:rPr>
          <w:rFonts w:ascii="Times New Roman" w:eastAsia="宋体" w:hAnsi="Times New Roman" w:cs="Times New Roman"/>
          <w:sz w:val="24"/>
          <w:szCs w:val="24"/>
        </w:rPr>
        <w:t>如图</w:t>
      </w:r>
      <w:r w:rsidR="00760673" w:rsidRPr="00B96E99">
        <w:rPr>
          <w:rFonts w:ascii="Times New Roman" w:eastAsia="宋体" w:hAnsi="Times New Roman" w:cs="Times New Roman"/>
          <w:sz w:val="24"/>
          <w:szCs w:val="24"/>
        </w:rPr>
        <w:t>4.2</w:t>
      </w:r>
      <w:r w:rsidR="00760673"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68DECB7" wp14:editId="428FB66A">
            <wp:extent cx="5303520" cy="38548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9417" cy="3902781"/>
                    </a:xfrm>
                    <a:prstGeom prst="rect">
                      <a:avLst/>
                    </a:prstGeom>
                  </pic:spPr>
                </pic:pic>
              </a:graphicData>
            </a:graphic>
          </wp:inline>
        </w:drawing>
      </w:r>
    </w:p>
    <w:p w14:paraId="16484BC5" w14:textId="1E1CF881"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279" w:name="_Toc450637080"/>
      <w:r w:rsidRPr="004C406A">
        <w:t>4.3</w:t>
      </w:r>
      <w:r w:rsidR="00A7160D" w:rsidRPr="004C406A">
        <w:t>.2 Spark</w:t>
      </w:r>
      <w:r w:rsidR="00A7160D" w:rsidRPr="004C406A">
        <w:t>上的</w:t>
      </w:r>
      <w:r w:rsidR="00A7160D" w:rsidRPr="004C406A">
        <w:t>Kirchhoff</w:t>
      </w:r>
      <w:r w:rsidR="00A7160D" w:rsidRPr="004C406A">
        <w:t>算法实现</w:t>
      </w:r>
      <w:bookmarkEnd w:id="279"/>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317D1E1D"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如何读取输入数据以及如何切分数据？</w:t>
      </w:r>
    </w:p>
    <w:p w14:paraId="3F9B16E0" w14:textId="74412FF5" w:rsidR="009561BD" w:rsidRPr="00B96E99" w:rsidRDefault="009561BD" w:rsidP="00C837BF">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00C837BF">
        <w:rPr>
          <w:rFonts w:ascii="Times New Roman" w:eastAsia="宋体" w:hAnsi="Times New Roman" w:cs="Times New Roman"/>
          <w:sz w:val="24"/>
          <w:szCs w:val="24"/>
        </w:rPr>
        <w:t xml:space="preserve">map </w:t>
      </w:r>
      <w:r w:rsidR="00C837B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BC971D5" w14:textId="73204DB6" w:rsidR="009561BD" w:rsidRPr="00E744A1" w:rsidRDefault="009561BD" w:rsidP="009561BD">
      <w:pPr>
        <w:pStyle w:val="a3"/>
        <w:ind w:left="839" w:firstLineChars="0" w:firstLine="0"/>
        <w:rPr>
          <w:rFonts w:ascii="Times New Roman" w:eastAsia="宋体" w:hAnsi="Times New Roman"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e>
              </m:d>
            </m:e>
          </m:func>
          <m: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r>
            <w:rPr>
              <w:rFonts w:ascii="Cambria Math" w:eastAsia="宋体" w:hAnsi="Cambria Math" w:cs="Times New Roman"/>
              <w:sz w:val="24"/>
              <w:szCs w:val="24"/>
            </w:rPr>
            <m:t>12)</m:t>
          </m:r>
        </m:oMath>
      </m:oMathPara>
    </w:p>
    <w:p w14:paraId="27F91D79" w14:textId="3A20C5C8" w:rsidR="009561BD" w:rsidRPr="00C8384F" w:rsidRDefault="009561BD" w:rsidP="009561BD">
      <w:pPr>
        <w:pStyle w:val="a3"/>
        <w:spacing w:line="400" w:lineRule="exact"/>
        <w:ind w:left="840" w:firstLineChars="0" w:firstLine="0"/>
        <w:rPr>
          <w:rFonts w:ascii="Times New Roman" w:eastAsia="宋体" w:hAnsi="Times New Roman" w:cs="Times New Roman" w:hint="eastAsia"/>
          <w:b/>
          <w:sz w:val="24"/>
          <w:szCs w:val="24"/>
        </w:rPr>
      </w:pPr>
      <m:oMath>
        <m:r>
          <m:rPr>
            <m:sty m:val="p"/>
          </m:rPr>
          <w:rPr>
            <w:rFonts w:ascii="Cambria Math" w:eastAsia="宋体" w:hAnsi="Cambria Math" w:cs="Times New Roman"/>
            <w:sz w:val="24"/>
            <w:szCs w:val="24"/>
          </w:rPr>
          <w:lastRenderedPageBreak/>
          <m:t>k∈[1,∞)</m:t>
        </m:r>
      </m:oMath>
      <w:r w:rsidRPr="00B96E99">
        <w:rPr>
          <w:rFonts w:ascii="Times New Roman" w:eastAsia="宋体" w:hAnsi="Times New Roman" w:cs="Times New Roman"/>
          <w:sz w:val="24"/>
          <w:szCs w:val="24"/>
        </w:rPr>
        <w:t>是一个可变参数，为一个整数，表示分区数为</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数的倍数，这样就保证了每次都并行处理分区，不会遗留剩余的分区被</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单独处理。</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代表这个集群上的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个数，一般</w:t>
      </w:r>
      <w:r w:rsidRPr="00B96E99">
        <w:rPr>
          <w:rFonts w:ascii="Times New Roman" w:eastAsia="宋体" w:hAnsi="Times New Roman" w:cs="Times New Roman"/>
          <w:sz w:val="24"/>
          <w:szCs w:val="24"/>
        </w:rPr>
        <w:t xml:space="preserve">1~2 CPU </w:t>
      </w:r>
      <w:r w:rsidRPr="00B96E99">
        <w:rPr>
          <w:rFonts w:ascii="Times New Roman" w:eastAsia="宋体" w:hAnsi="Times New Roman" w:cs="Times New Roman"/>
          <w:sz w:val="24"/>
          <w:szCs w:val="24"/>
        </w:rPr>
        <w:t>核一个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，如果内存特别小，则会影响</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数量，因此选择</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核心数和内存划分数最小的一个作为</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的数量。</w:t>
      </w:r>
    </w:p>
    <w:p w14:paraId="7F6AD38A" w14:textId="433D4C2F"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21A08809" w14:textId="02A4B00C" w:rsidR="00DC465C" w:rsidRPr="00050756" w:rsidRDefault="00DC465C" w:rsidP="00050756">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00863368">
        <w:rPr>
          <w:rFonts w:ascii="Times New Roman" w:eastAsia="宋体" w:hAnsi="Times New Roman" w:cs="Times New Roman"/>
          <w:sz w:val="24"/>
          <w:szCs w:val="24"/>
        </w:rPr>
        <w:t xml:space="preserve"> PKTM</w:t>
      </w:r>
      <w:r w:rsidR="00863368">
        <w:rPr>
          <w:rFonts w:ascii="Times New Roman" w:eastAsia="宋体" w:hAnsi="Times New Roman" w:cs="Times New Roman" w:hint="eastAsia"/>
          <w:sz w:val="24"/>
          <w:szCs w:val="24"/>
        </w:rPr>
        <w:t>算法</w:t>
      </w:r>
      <w:r w:rsidRPr="00B96E99">
        <w:rPr>
          <w:rFonts w:ascii="Times New Roman" w:eastAsia="宋体" w:hAnsi="Times New Roman" w:cs="Times New Roman"/>
          <w:sz w:val="24"/>
          <w:szCs w:val="24"/>
        </w:rPr>
        <w:t>中，</w:t>
      </w:r>
      <w:r w:rsidR="00E52424">
        <w:rPr>
          <w:rFonts w:ascii="Times New Roman" w:eastAsia="宋体" w:hAnsi="Times New Roman" w:cs="Times New Roman" w:hint="eastAsia"/>
          <w:sz w:val="24"/>
          <w:szCs w:val="24"/>
        </w:rPr>
        <w:t>我们对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Pr="00B96E99">
        <w:rPr>
          <w:rFonts w:ascii="Times New Roman" w:eastAsia="宋体" w:hAnsi="Times New Roman" w:cs="Times New Roman"/>
          <w:sz w:val="24"/>
          <w:szCs w:val="24"/>
        </w:rPr>
        <w:t xml:space="preserve"> (threads-2)</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运行到一个合适的百分比时，系统会启动</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来收集</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产生的中间结果，</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会一直占用资源，这会影响后期</w:t>
      </w:r>
      <w:r w:rsidR="00200189">
        <w:rPr>
          <w:rFonts w:ascii="Times New Roman" w:eastAsia="宋体" w:hAnsi="Times New Roman" w:cs="Times New Roman"/>
          <w:sz w:val="24"/>
          <w:szCs w:val="24"/>
        </w:rPr>
        <w:t xml:space="preserve">map </w:t>
      </w:r>
      <w:r w:rsidR="0020018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map</w:t>
      </w:r>
      <w:r w:rsidR="00AD6524">
        <w:rPr>
          <w:rFonts w:ascii="Times New Roman" w:eastAsia="宋体" w:hAnsi="Times New Roman" w:cs="Times New Roman"/>
          <w:sz w:val="24"/>
          <w:szCs w:val="24"/>
        </w:rPr>
        <w:t xml:space="preserve"> </w:t>
      </w:r>
      <w:r w:rsidR="00AD6524">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00740709">
        <w:rPr>
          <w:rFonts w:ascii="Times New Roman" w:eastAsia="宋体" w:hAnsi="Times New Roman" w:cs="Times New Roman"/>
          <w:sz w:val="24"/>
          <w:szCs w:val="24"/>
        </w:rPr>
        <w:t xml:space="preserve">map </w:t>
      </w:r>
      <w:r w:rsidR="0074070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map</w:t>
      </w:r>
      <w:r w:rsidR="00D8335D">
        <w:rPr>
          <w:rFonts w:ascii="Times New Roman" w:eastAsia="宋体" w:hAnsi="Times New Roman" w:cs="Times New Roman"/>
          <w:sz w:val="24"/>
          <w:szCs w:val="24"/>
        </w:rPr>
        <w:t xml:space="preserve"> </w:t>
      </w:r>
      <w:r w:rsidR="00D8335D">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00630787">
        <w:rPr>
          <w:rFonts w:ascii="Times New Roman" w:eastAsia="宋体" w:hAnsi="Times New Roman" w:cs="Times New Roman"/>
          <w:sz w:val="24"/>
          <w:szCs w:val="24"/>
        </w:rPr>
        <w:t>map</w:t>
      </w:r>
      <w:r w:rsidR="00630787">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map</w:t>
      </w:r>
      <w:r w:rsidR="00332091">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00050756">
        <w:rPr>
          <w:rFonts w:ascii="Times New Roman" w:eastAsia="宋体" w:hAnsi="Times New Roman" w:cs="Times New Roman"/>
          <w:sz w:val="24"/>
          <w:szCs w:val="24"/>
        </w:rPr>
        <w:t>进行重新分区来适</w:t>
      </w:r>
      <w:r w:rsidR="00050756">
        <w:rPr>
          <w:rFonts w:ascii="Times New Roman" w:eastAsia="宋体" w:hAnsi="Times New Roman" w:cs="Times New Roman" w:hint="eastAsia"/>
          <w:sz w:val="24"/>
          <w:szCs w:val="24"/>
        </w:rPr>
        <w:t>配</w:t>
      </w:r>
      <w:r w:rsidRPr="00B96E99">
        <w:rPr>
          <w:rFonts w:ascii="Times New Roman" w:eastAsia="宋体" w:hAnsi="Times New Roman" w:cs="Times New Roman"/>
          <w:sz w:val="24"/>
          <w:szCs w:val="24"/>
        </w:rPr>
        <w:t>reduce</w:t>
      </w:r>
      <w:r w:rsidR="00050756">
        <w:rPr>
          <w:rFonts w:ascii="Times New Roman" w:eastAsia="宋体" w:hAnsi="Times New Roman" w:cs="Times New Roman"/>
          <w:sz w:val="24"/>
          <w:szCs w:val="24"/>
        </w:rPr>
        <w:t xml:space="preserve"> </w:t>
      </w:r>
      <w:r w:rsidR="00050756">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Pr="00B96E99">
        <w:rPr>
          <w:rFonts w:ascii="Times New Roman" w:eastAsia="宋体" w:hAnsi="Times New Roman" w:cs="Times New Roman"/>
          <w:sz w:val="24"/>
          <w:szCs w:val="24"/>
        </w:rPr>
        <w:t xml:space="preserve"> 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44D345BD" w14:textId="3DBDF218"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2A500A99" w14:textId="4C4F48E7" w:rsidR="00C71184" w:rsidRPr="00B96E99" w:rsidRDefault="00C71184" w:rsidP="00C71184">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003F0B85">
        <w:rPr>
          <w:rFonts w:ascii="Times New Roman" w:eastAsia="宋体" w:hAnsi="Times New Roman" w:cs="Times New Roman"/>
          <w:sz w:val="24"/>
          <w:szCs w:val="24"/>
        </w:rPr>
        <w:t>任务，这样就</w:t>
      </w:r>
      <w:r w:rsidR="003F0B85">
        <w:rPr>
          <w:rFonts w:ascii="Times New Roman" w:eastAsia="宋体" w:hAnsi="Times New Roman" w:cs="Times New Roman" w:hint="eastAsia"/>
          <w:sz w:val="24"/>
          <w:szCs w:val="24"/>
        </w:rPr>
        <w:t>缩短</w:t>
      </w:r>
      <w:r w:rsidRPr="00B96E99">
        <w:rPr>
          <w:rFonts w:ascii="Times New Roman" w:eastAsia="宋体" w:hAnsi="Times New Roman" w:cs="Times New Roman"/>
          <w:sz w:val="24"/>
          <w:szCs w:val="24"/>
        </w:rPr>
        <w:t>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5BB35A0F" w14:textId="28A4ED5B" w:rsidR="00C71184" w:rsidRPr="00B96E99" w:rsidRDefault="00C71184" w:rsidP="00CB4ECA">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w:r w:rsidR="00CB4ECA">
        <w:rPr>
          <w:rFonts w:ascii="Times New Roman" w:eastAsia="宋体" w:hAnsi="Times New Roman" w:cs="Times New Roman" w:hint="eastAsia"/>
          <w:sz w:val="24"/>
          <w:szCs w:val="24"/>
        </w:rPr>
        <w:t xml:space="preserve">   (</w:t>
      </w:r>
      <w:r w:rsidR="00CB4ECA">
        <w:rPr>
          <w:rFonts w:ascii="Times New Roman" w:eastAsia="宋体" w:hAnsi="Times New Roman" w:cs="Times New Roman"/>
          <w:sz w:val="24"/>
          <w:szCs w:val="24"/>
        </w:rPr>
        <w:t>13</w:t>
      </w:r>
      <w:r w:rsidR="00CB4ECA">
        <w:rPr>
          <w:rFonts w:ascii="Times New Roman" w:eastAsia="宋体" w:hAnsi="Times New Roman" w:cs="Times New Roman" w:hint="eastAsia"/>
          <w:sz w:val="24"/>
          <w:szCs w:val="24"/>
        </w:rPr>
        <w:t>)</w:t>
      </w:r>
    </w:p>
    <w:p w14:paraId="3AFD58E8" w14:textId="77777777" w:rsidR="00C71184" w:rsidRPr="00C8384F" w:rsidRDefault="00C71184" w:rsidP="00C71184">
      <w:pPr>
        <w:pStyle w:val="a3"/>
        <w:spacing w:line="400" w:lineRule="exact"/>
        <w:ind w:left="840" w:firstLineChars="0" w:firstLine="0"/>
        <w:rPr>
          <w:rFonts w:ascii="Times New Roman" w:eastAsia="宋体" w:hAnsi="Times New Roman" w:cs="Times New Roman" w:hint="eastAsia"/>
          <w:b/>
          <w:sz w:val="24"/>
          <w:szCs w:val="24"/>
        </w:rPr>
      </w:pPr>
    </w:p>
    <w:p w14:paraId="182AD043" w14:textId="74202346" w:rsidR="009561BD" w:rsidRPr="000D7ADC"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0D7ADC">
        <w:rPr>
          <w:rFonts w:ascii="Times New Roman" w:eastAsia="宋体" w:hAnsi="Times New Roman" w:cs="Times New Roman" w:hint="eastAsia"/>
          <w:b/>
          <w:sz w:val="24"/>
          <w:szCs w:val="24"/>
        </w:rPr>
        <w:t>如何产生输出文件？</w:t>
      </w:r>
    </w:p>
    <w:p w14:paraId="4D5EACDE" w14:textId="09CDA9C3" w:rsidR="00BE7B5B" w:rsidRPr="00E02395" w:rsidRDefault="00BE7B5B" w:rsidP="00B375F2">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E02395">
        <w:rPr>
          <w:rFonts w:ascii="Times New Roman" w:eastAsia="宋体" w:hAnsi="Times New Roman" w:cs="Times New Roman"/>
          <w:sz w:val="24"/>
          <w:szCs w:val="24"/>
        </w:rPr>
        <w:t>根据排序好的</w:t>
      </w:r>
      <w:r w:rsidRPr="00E02395">
        <w:rPr>
          <w:rFonts w:ascii="Times New Roman" w:eastAsia="宋体" w:hAnsi="Times New Roman" w:cs="Times New Roman"/>
          <w:sz w:val="24"/>
          <w:szCs w:val="24"/>
        </w:rPr>
        <w:t>RDD</w:t>
      </w:r>
      <w:r w:rsidRPr="00E02395">
        <w:rPr>
          <w:rFonts w:ascii="Times New Roman" w:eastAsia="宋体" w:hAnsi="Times New Roman" w:cs="Times New Roman"/>
          <w:sz w:val="24"/>
          <w:szCs w:val="24"/>
        </w:rPr>
        <w:t>进行写文件到</w:t>
      </w:r>
      <w:r w:rsidRPr="00E02395">
        <w:rPr>
          <w:rFonts w:ascii="Times New Roman" w:eastAsia="宋体" w:hAnsi="Times New Roman" w:cs="Times New Roman"/>
          <w:sz w:val="24"/>
          <w:szCs w:val="24"/>
        </w:rPr>
        <w:t>HDFS</w:t>
      </w:r>
      <w:r w:rsidRPr="00E02395">
        <w:rPr>
          <w:rFonts w:ascii="Times New Roman" w:eastAsia="宋体" w:hAnsi="Times New Roman" w:cs="Times New Roman"/>
          <w:sz w:val="24"/>
          <w:szCs w:val="24"/>
        </w:rPr>
        <w:t>，</w:t>
      </w:r>
      <w:r w:rsidRPr="00E02395">
        <w:rPr>
          <w:rFonts w:ascii="Times New Roman" w:eastAsia="宋体" w:hAnsi="Times New Roman" w:cs="Times New Roman"/>
          <w:sz w:val="24"/>
          <w:szCs w:val="24"/>
        </w:rPr>
        <w:t>Spark</w:t>
      </w:r>
      <w:r w:rsidRPr="00E02395">
        <w:rPr>
          <w:rFonts w:ascii="Times New Roman" w:eastAsia="宋体" w:hAnsi="Times New Roman" w:cs="Times New Roman"/>
          <w:sz w:val="24"/>
          <w:szCs w:val="24"/>
        </w:rPr>
        <w:t>提供了</w:t>
      </w:r>
      <w:r w:rsidRPr="00E02395">
        <w:rPr>
          <w:rFonts w:ascii="Times New Roman" w:eastAsia="宋体" w:hAnsi="Times New Roman" w:cs="Times New Roman"/>
          <w:sz w:val="24"/>
          <w:szCs w:val="24"/>
        </w:rPr>
        <w:t>saveAsNewAPIHadoopFile</w:t>
      </w:r>
      <w:r w:rsidRPr="00E02395">
        <w:rPr>
          <w:rFonts w:ascii="Times New Roman" w:eastAsia="宋体" w:hAnsi="Times New Roman" w:cs="Times New Roman"/>
          <w:sz w:val="24"/>
          <w:szCs w:val="24"/>
        </w:rPr>
        <w:t>函数对</w:t>
      </w:r>
      <w:r w:rsidRPr="00E02395">
        <w:rPr>
          <w:rFonts w:ascii="Times New Roman" w:eastAsia="宋体" w:hAnsi="Times New Roman" w:cs="Times New Roman"/>
          <w:sz w:val="24"/>
          <w:szCs w:val="24"/>
        </w:rPr>
        <w:t xml:space="preserve">RDD </w:t>
      </w:r>
      <w:r w:rsidRPr="00E02395">
        <w:rPr>
          <w:rFonts w:ascii="Times New Roman" w:eastAsia="宋体" w:hAnsi="Times New Roman" w:cs="Times New Roman"/>
          <w:sz w:val="24"/>
          <w:szCs w:val="24"/>
        </w:rPr>
        <w:t>分区分别写入文件，产生的文件名由该分区中最小的输</w:t>
      </w:r>
      <w:r w:rsidR="000D7816">
        <w:rPr>
          <w:rFonts w:ascii="Times New Roman" w:eastAsia="宋体" w:hAnsi="Times New Roman" w:cs="Times New Roman"/>
          <w:sz w:val="24"/>
          <w:szCs w:val="24"/>
        </w:rPr>
        <w:t>出道道号的值来命名，最后根据文件名来</w:t>
      </w:r>
      <w:r w:rsidR="000D7816">
        <w:rPr>
          <w:rFonts w:ascii="Times New Roman" w:eastAsia="宋体" w:hAnsi="Times New Roman" w:cs="Times New Roman" w:hint="eastAsia"/>
          <w:sz w:val="24"/>
          <w:szCs w:val="24"/>
        </w:rPr>
        <w:t>排序</w:t>
      </w:r>
      <w:r w:rsidR="000D7816">
        <w:rPr>
          <w:rFonts w:ascii="Times New Roman" w:eastAsia="宋体" w:hAnsi="Times New Roman" w:cs="Times New Roman"/>
          <w:sz w:val="24"/>
          <w:szCs w:val="24"/>
        </w:rPr>
        <w:t>所有的</w:t>
      </w:r>
      <w:r w:rsidR="000D7816">
        <w:rPr>
          <w:rFonts w:ascii="Times New Roman" w:eastAsia="宋体" w:hAnsi="Times New Roman" w:cs="Times New Roman" w:hint="eastAsia"/>
          <w:sz w:val="24"/>
          <w:szCs w:val="24"/>
        </w:rPr>
        <w:t>输出</w:t>
      </w:r>
      <w:r w:rsidR="000D7816">
        <w:rPr>
          <w:rFonts w:ascii="Times New Roman" w:eastAsia="宋体" w:hAnsi="Times New Roman" w:cs="Times New Roman"/>
          <w:sz w:val="24"/>
          <w:szCs w:val="24"/>
        </w:rPr>
        <w:t>文件，生成</w:t>
      </w:r>
      <w:r w:rsidR="000D7816">
        <w:rPr>
          <w:rFonts w:ascii="Times New Roman" w:eastAsia="宋体" w:hAnsi="Times New Roman" w:cs="Times New Roman" w:hint="eastAsia"/>
          <w:sz w:val="24"/>
          <w:szCs w:val="24"/>
        </w:rPr>
        <w:t>总的成像</w:t>
      </w:r>
      <w:r w:rsidRPr="00E02395">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49B4CA4C" w:rsidR="008C0383" w:rsidRPr="00931E69" w:rsidRDefault="00931E69" w:rsidP="00931E69">
      <w:pPr>
        <w:pStyle w:val="24"/>
      </w:pPr>
      <w:bookmarkStart w:id="280" w:name="_Toc450637081"/>
      <w:r w:rsidRPr="00931E69">
        <w:t>4.4</w:t>
      </w:r>
      <w:r w:rsidR="008C0383" w:rsidRPr="00931E69">
        <w:t xml:space="preserve"> </w:t>
      </w:r>
      <w:del w:id="281" w:author="JieTang" w:date="2016-05-02T21:00:00Z">
        <w:r w:rsidR="008C0383" w:rsidRPr="00931E69" w:rsidDel="00794173">
          <w:rPr>
            <w:rFonts w:hint="eastAsia"/>
          </w:rPr>
          <w:delText>Spark</w:delText>
        </w:r>
        <w:r w:rsidR="008C0383" w:rsidRPr="00931E69" w:rsidDel="00794173">
          <w:rPr>
            <w:rFonts w:hint="eastAsia"/>
          </w:rPr>
          <w:delText>上的</w:delText>
        </w:r>
        <w:r w:rsidR="008C0383" w:rsidRPr="00931E69" w:rsidDel="00794173">
          <w:rPr>
            <w:rFonts w:hint="eastAsia"/>
          </w:rPr>
          <w:delText>Kirchhoff</w:delText>
        </w:r>
        <w:r w:rsidR="008C0383" w:rsidRPr="00931E69" w:rsidDel="00794173">
          <w:rPr>
            <w:rFonts w:hint="eastAsia"/>
          </w:rPr>
          <w:delText>算法实现</w:delText>
        </w:r>
      </w:del>
      <w:ins w:id="282" w:author="JieTang" w:date="2016-05-02T21:00:00Z">
        <w:r w:rsidR="00794173" w:rsidRPr="00931E69">
          <w:rPr>
            <w:rFonts w:hint="eastAsia"/>
          </w:rPr>
          <w:t>实验结果</w:t>
        </w:r>
      </w:ins>
      <w:r w:rsidR="00566B79">
        <w:rPr>
          <w:rFonts w:hint="eastAsia"/>
        </w:rPr>
        <w:t>与分析</w:t>
      </w:r>
      <w:bookmarkEnd w:id="280"/>
    </w:p>
    <w:p w14:paraId="55144EDC" w14:textId="13DD79D4" w:rsidR="008C0383" w:rsidRPr="00B96E99"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集群，集群配置如表</w:t>
      </w:r>
      <w:r w:rsidR="008C0383" w:rsidRPr="00B96E99">
        <w:rPr>
          <w:rFonts w:ascii="Times New Roman" w:eastAsia="宋体" w:hAnsi="Times New Roman" w:cs="Times New Roman"/>
          <w:sz w:val="24"/>
          <w:szCs w:val="24"/>
        </w:rPr>
        <w:t>2.3</w:t>
      </w:r>
      <w:r w:rsidR="008C0383" w:rsidRPr="00B96E99">
        <w:rPr>
          <w:rFonts w:ascii="Times New Roman" w:eastAsia="宋体" w:hAnsi="Times New Roman" w:cs="Times New Roman"/>
          <w:sz w:val="24"/>
          <w:szCs w:val="24"/>
        </w:rPr>
        <w:lastRenderedPageBreak/>
        <w:t>所示。</w:t>
      </w:r>
      <w:r w:rsidR="002C36F8">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283" w:name="_Toc450637082"/>
      <w:r w:rsidRPr="00461EA8">
        <w:t>4.4</w:t>
      </w:r>
      <w:r w:rsidR="00005E8B" w:rsidRPr="00461EA8">
        <w:t xml:space="preserve">.1 </w:t>
      </w:r>
      <w:r w:rsidR="00005E8B" w:rsidRPr="00461EA8">
        <w:t>数据准备</w:t>
      </w:r>
      <w:bookmarkEnd w:id="283"/>
    </w:p>
    <w:p w14:paraId="42E96632" w14:textId="77777777"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19C310AC" w:rsidR="00C10A7D" w:rsidRPr="002E71CF" w:rsidRDefault="002E71CF" w:rsidP="002E71CF">
      <w:pPr>
        <w:pStyle w:val="30"/>
      </w:pPr>
      <w:bookmarkStart w:id="284" w:name="_Toc450637083"/>
      <w:r w:rsidRPr="002E71CF">
        <w:t>4.4</w:t>
      </w:r>
      <w:r w:rsidR="00C10A7D" w:rsidRPr="002E71CF">
        <w:t xml:space="preserve">.2 </w:t>
      </w:r>
      <w:r w:rsidR="00C10A7D" w:rsidRPr="002E71CF">
        <w:t>实验结果</w:t>
      </w:r>
      <w:bookmarkEnd w:id="284"/>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78BAC60F" w:rsidR="000C4C47" w:rsidRPr="00641B2A" w:rsidRDefault="000C4C47" w:rsidP="00EA1C85">
      <w:pPr>
        <w:pStyle w:val="a3"/>
        <w:spacing w:line="400" w:lineRule="exact"/>
        <w:ind w:left="842" w:firstLineChars="0" w:firstLine="0"/>
        <w:rPr>
          <w:rFonts w:ascii="Times New Roman" w:eastAsia="宋体" w:hAnsi="Times New Roman" w:cs="Times New Roman"/>
          <w:b/>
          <w:sz w:val="24"/>
          <w:szCs w:val="24"/>
        </w:rPr>
      </w:pPr>
      <w:r w:rsidRPr="00641B2A">
        <w:rPr>
          <w:rFonts w:ascii="Times New Roman" w:eastAsia="宋体" w:hAnsi="Times New Roman" w:cs="Times New Roman"/>
          <w:sz w:val="24"/>
          <w:szCs w:val="24"/>
        </w:rPr>
        <w:t>因为我们实现了两种框架的</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算法，因此我们分别测试</w:t>
      </w:r>
      <w:r w:rsidRPr="00641B2A">
        <w:rPr>
          <w:rFonts w:ascii="Times New Roman" w:eastAsia="宋体" w:hAnsi="Times New Roman" w:cs="Times New Roman"/>
          <w:sz w:val="24"/>
          <w:szCs w:val="24"/>
        </w:rPr>
        <w:t>Hadoop</w:t>
      </w:r>
      <w:r w:rsidRPr="00641B2A">
        <w:rPr>
          <w:rFonts w:ascii="Times New Roman" w:eastAsia="宋体" w:hAnsi="Times New Roman" w:cs="Times New Roman"/>
          <w:sz w:val="24"/>
          <w:szCs w:val="24"/>
        </w:rPr>
        <w:t>和</w:t>
      </w:r>
      <w:r w:rsidRPr="00641B2A">
        <w:rPr>
          <w:rFonts w:ascii="Times New Roman" w:eastAsia="宋体" w:hAnsi="Times New Roman" w:cs="Times New Roman"/>
          <w:sz w:val="24"/>
          <w:szCs w:val="24"/>
        </w:rPr>
        <w:t xml:space="preserve">Spark </w:t>
      </w:r>
      <w:r w:rsidRPr="00641B2A">
        <w:rPr>
          <w:rFonts w:ascii="Times New Roman" w:eastAsia="宋体" w:hAnsi="Times New Roman" w:cs="Times New Roman"/>
          <w:sz w:val="24"/>
          <w:szCs w:val="24"/>
        </w:rPr>
        <w:t>的性能。通过我们的测试发现分布式</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算法比</w:t>
      </w:r>
      <w:r w:rsidRPr="00641B2A">
        <w:rPr>
          <w:rFonts w:ascii="Times New Roman" w:eastAsia="宋体" w:hAnsi="Times New Roman" w:cs="Times New Roman"/>
          <w:sz w:val="24"/>
          <w:szCs w:val="24"/>
        </w:rPr>
        <w:t>cpu</w:t>
      </w:r>
      <w:r w:rsidRPr="00641B2A">
        <w:rPr>
          <w:rFonts w:ascii="Times New Roman" w:eastAsia="宋体" w:hAnsi="Times New Roman" w:cs="Times New Roman"/>
          <w:sz w:val="24"/>
          <w:szCs w:val="24"/>
        </w:rPr>
        <w:t>版本算法效率提高了</w:t>
      </w:r>
      <w:r w:rsidRPr="00641B2A">
        <w:rPr>
          <w:rFonts w:ascii="Times New Roman" w:eastAsia="宋体" w:hAnsi="Times New Roman" w:cs="Times New Roman"/>
          <w:sz w:val="24"/>
          <w:szCs w:val="24"/>
        </w:rPr>
        <w:t>20</w:t>
      </w:r>
      <w:r w:rsidR="00EA1C85">
        <w:rPr>
          <w:rFonts w:ascii="Times New Roman" w:eastAsia="宋体" w:hAnsi="Times New Roman" w:cs="Times New Roman"/>
          <w:sz w:val="24"/>
          <w:szCs w:val="24"/>
        </w:rPr>
        <w:t>倍。</w:t>
      </w:r>
      <w:r w:rsidRPr="00641B2A">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EA1C85">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Default="002719D8" w:rsidP="002719D8">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0985" cy="2149653"/>
                    </a:xfrm>
                    <a:prstGeom prst="rect">
                      <a:avLst/>
                    </a:prstGeom>
                  </pic:spPr>
                </pic:pic>
              </a:graphicData>
            </a:graphic>
          </wp:inline>
        </w:drawing>
      </w:r>
    </w:p>
    <w:p w14:paraId="7BECB064" w14:textId="2CB8CBFE" w:rsidR="00403488" w:rsidRPr="00B96E99" w:rsidRDefault="002719D8" w:rsidP="0040348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403488" w:rsidRPr="00B96E99">
        <w:rPr>
          <w:rFonts w:ascii="Times New Roman" w:eastAsia="宋体" w:hAnsi="Times New Roman" w:cs="Times New Roman"/>
          <w:sz w:val="24"/>
          <w:szCs w:val="24"/>
        </w:rPr>
        <w:t>图</w:t>
      </w:r>
      <w:r w:rsidR="00403488" w:rsidRPr="00B96E99">
        <w:rPr>
          <w:rFonts w:ascii="Times New Roman" w:eastAsia="宋体" w:hAnsi="Times New Roman" w:cs="Times New Roman"/>
          <w:sz w:val="24"/>
          <w:szCs w:val="24"/>
        </w:rPr>
        <w:t>4.4 Hadoop</w:t>
      </w:r>
      <w:r w:rsidR="00403488" w:rsidRPr="00B96E99">
        <w:rPr>
          <w:rFonts w:ascii="Times New Roman" w:eastAsia="宋体" w:hAnsi="Times New Roman" w:cs="Times New Roman"/>
          <w:sz w:val="24"/>
          <w:szCs w:val="24"/>
        </w:rPr>
        <w:t>上的测试</w:t>
      </w:r>
    </w:p>
    <w:p w14:paraId="3894DB13" w14:textId="77777777" w:rsidR="001B2BA8" w:rsidRDefault="00F20EBE" w:rsidP="001B2BA8">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5C1CEE">
      <w:pPr>
        <w:spacing w:line="400" w:lineRule="exact"/>
        <w:ind w:left="840"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Default="00D064D9" w:rsidP="00D064D9">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5247" cy="2341562"/>
                    </a:xfrm>
                    <a:prstGeom prst="rect">
                      <a:avLst/>
                    </a:prstGeom>
                  </pic:spPr>
                </pic:pic>
              </a:graphicData>
            </a:graphic>
          </wp:inline>
        </w:drawing>
      </w:r>
    </w:p>
    <w:p w14:paraId="2314ABB5" w14:textId="16E50B21" w:rsidR="000C0CB7" w:rsidRPr="00D064D9" w:rsidRDefault="00D064D9" w:rsidP="004506E7">
      <w:pPr>
        <w:jc w:val="center"/>
        <w:rPr>
          <w:rFonts w:ascii="Times New Roman" w:hAnsi="Times New Roman" w:cs="Times New Roman"/>
          <w:noProof/>
          <w:sz w:val="24"/>
          <w:szCs w:val="24"/>
        </w:rPr>
      </w:pPr>
      <w:r>
        <w:rPr>
          <w:rFonts w:ascii="Times New Roman" w:hAnsi="Times New Roman" w:cs="Times New Roman" w:hint="eastAsia"/>
          <w:noProof/>
          <w:sz w:val="24"/>
          <w:szCs w:val="24"/>
        </w:rPr>
        <w:t xml:space="preserve">         </w:t>
      </w:r>
      <w:r w:rsidR="00EA27D9" w:rsidRPr="00D064D9">
        <w:rPr>
          <w:rFonts w:ascii="Times New Roman" w:hAnsi="Times New Roman" w:cs="Times New Roman"/>
          <w:noProof/>
          <w:sz w:val="24"/>
          <w:szCs w:val="24"/>
        </w:rPr>
        <w:t>图</w:t>
      </w:r>
      <w:r w:rsidR="00EA27D9" w:rsidRPr="00D064D9">
        <w:rPr>
          <w:rFonts w:ascii="Times New Roman" w:hAnsi="Times New Roman" w:cs="Times New Roman"/>
          <w:noProof/>
          <w:sz w:val="24"/>
          <w:szCs w:val="24"/>
        </w:rPr>
        <w:t>4.5 Spark</w:t>
      </w:r>
      <w:r w:rsidR="00EA27D9" w:rsidRPr="00D064D9">
        <w:rPr>
          <w:rFonts w:ascii="Times New Roman" w:hAnsi="Times New Roman" w:cs="Times New Roman"/>
          <w:noProof/>
          <w:sz w:val="24"/>
          <w:szCs w:val="24"/>
        </w:rPr>
        <w:t>上的测试</w:t>
      </w:r>
    </w:p>
    <w:p w14:paraId="045C0779" w14:textId="77777777"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p>
    <w:p w14:paraId="443BD466" w14:textId="23458616" w:rsidR="00EE6671" w:rsidRDefault="00EE6671" w:rsidP="001F1D78">
      <w:pPr>
        <w:pStyle w:val="a3"/>
        <w:spacing w:line="400" w:lineRule="exact"/>
        <w:ind w:left="842" w:firstLineChars="0" w:firstLine="0"/>
        <w:rPr>
          <w:rFonts w:ascii="Times New Roman" w:eastAsia="宋体" w:hAnsi="Times New Roman" w:cs="Times New Roman"/>
          <w:sz w:val="24"/>
          <w:szCs w:val="24"/>
        </w:rPr>
      </w:pPr>
      <w:r w:rsidRPr="001F1D78">
        <w:rPr>
          <w:rFonts w:ascii="Times New Roman" w:eastAsia="宋体" w:hAnsi="Times New Roman" w:cs="Times New Roman"/>
          <w:sz w:val="24"/>
          <w:szCs w:val="24"/>
        </w:rPr>
        <w:t>该阶段我们主要比较改进后的集群和原先集群性能的差别，主要从</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数目来测试，我们首先规定</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内存不变，然后测试不同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数目的性能比较，然后再改变</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内存的大小，如下图</w:t>
      </w:r>
      <w:r w:rsidRPr="001F1D78">
        <w:rPr>
          <w:rFonts w:ascii="Times New Roman" w:eastAsia="宋体" w:hAnsi="Times New Roman" w:cs="Times New Roman"/>
          <w:sz w:val="24"/>
          <w:szCs w:val="24"/>
        </w:rPr>
        <w:t>4.6</w:t>
      </w:r>
      <w:r w:rsidRPr="001F1D78">
        <w:rPr>
          <w:rFonts w:ascii="Times New Roman" w:eastAsia="宋体" w:hAnsi="Times New Roman" w:cs="Times New Roman"/>
          <w:sz w:val="24"/>
          <w:szCs w:val="24"/>
        </w:rPr>
        <w:t>所示。从图中看，在第一幅图中，我们设置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的</w:t>
      </w:r>
      <w:r w:rsidRPr="001F1D78">
        <w:rPr>
          <w:rFonts w:ascii="Times New Roman" w:eastAsia="宋体" w:hAnsi="Times New Roman" w:cs="Times New Roman"/>
          <w:sz w:val="24"/>
          <w:szCs w:val="24"/>
        </w:rPr>
        <w:lastRenderedPageBreak/>
        <w:t>内存为</w:t>
      </w:r>
      <w:r w:rsidRPr="001F1D78">
        <w:rPr>
          <w:rFonts w:ascii="Times New Roman" w:eastAsia="宋体" w:hAnsi="Times New Roman" w:cs="Times New Roman"/>
          <w:sz w:val="24"/>
          <w:szCs w:val="24"/>
        </w:rPr>
        <w:t>0.5G</w:t>
      </w:r>
      <w:r w:rsidRPr="001F1D78">
        <w:rPr>
          <w:rFonts w:ascii="Times New Roman" w:eastAsia="宋体" w:hAnsi="Times New Roman" w:cs="Times New Roman"/>
          <w:sz w:val="24"/>
          <w:szCs w:val="24"/>
        </w:rPr>
        <w:t>，在不同的</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数目下</w:t>
      </w:r>
      <w:r w:rsidRPr="001F1D78">
        <w:rPr>
          <w:rFonts w:ascii="Times New Roman" w:eastAsia="宋体" w:hAnsi="Times New Roman" w:cs="Times New Roman"/>
          <w:sz w:val="24"/>
          <w:szCs w:val="24"/>
        </w:rPr>
        <w:t>kirchhoff</w:t>
      </w:r>
      <w:r w:rsidRPr="001F1D78">
        <w:rPr>
          <w:rFonts w:ascii="Times New Roman" w:eastAsia="宋体" w:hAnsi="Times New Roman" w:cs="Times New Roman"/>
          <w:sz w:val="24"/>
          <w:szCs w:val="24"/>
        </w:rPr>
        <w:t>程序运行的时间对比。依次类推，第二幅图中，设置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内存为</w:t>
      </w:r>
      <w:r w:rsidRPr="001F1D78">
        <w:rPr>
          <w:rFonts w:ascii="Times New Roman" w:eastAsia="宋体" w:hAnsi="Times New Roman" w:cs="Times New Roman"/>
          <w:sz w:val="24"/>
          <w:szCs w:val="24"/>
        </w:rPr>
        <w:t>1G</w:t>
      </w:r>
      <w:r w:rsidRPr="001F1D78">
        <w:rPr>
          <w:rFonts w:ascii="Times New Roman" w:eastAsia="宋体" w:hAnsi="Times New Roman" w:cs="Times New Roman"/>
          <w:sz w:val="24"/>
          <w:szCs w:val="24"/>
        </w:rPr>
        <w:t>，第三、四幅图则为</w:t>
      </w:r>
      <w:r w:rsidRPr="001F1D78">
        <w:rPr>
          <w:rFonts w:ascii="Times New Roman" w:eastAsia="宋体" w:hAnsi="Times New Roman" w:cs="Times New Roman"/>
          <w:sz w:val="24"/>
          <w:szCs w:val="24"/>
        </w:rPr>
        <w:t>1.5G</w:t>
      </w:r>
      <w:r w:rsidRPr="001F1D78">
        <w:rPr>
          <w:rFonts w:ascii="Times New Roman" w:eastAsia="宋体" w:hAnsi="Times New Roman" w:cs="Times New Roman"/>
          <w:sz w:val="24"/>
          <w:szCs w:val="24"/>
        </w:rPr>
        <w:t>、</w:t>
      </w:r>
      <w:r w:rsidRPr="001F1D78">
        <w:rPr>
          <w:rFonts w:ascii="Times New Roman" w:eastAsia="宋体" w:hAnsi="Times New Roman" w:cs="Times New Roman"/>
          <w:sz w:val="24"/>
          <w:szCs w:val="24"/>
        </w:rPr>
        <w:t>2G</w:t>
      </w:r>
      <w:r w:rsidRPr="001F1D78">
        <w:rPr>
          <w:rFonts w:ascii="Times New Roman" w:eastAsia="宋体" w:hAnsi="Times New Roman" w:cs="Times New Roman"/>
          <w:sz w:val="24"/>
          <w:szCs w:val="24"/>
        </w:rPr>
        <w:t>。</w:t>
      </w:r>
    </w:p>
    <w:p w14:paraId="3D35D0FC" w14:textId="34FAB378" w:rsidR="00E675AB" w:rsidRDefault="00E675AB" w:rsidP="00E675AB">
      <w:pPr>
        <w:pStyle w:val="a3"/>
        <w:ind w:left="839"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238EE4B2" wp14:editId="3BE8581B">
            <wp:extent cx="4762195" cy="358711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8900" cy="3607230"/>
                    </a:xfrm>
                    <a:prstGeom prst="rect">
                      <a:avLst/>
                    </a:prstGeom>
                  </pic:spPr>
                </pic:pic>
              </a:graphicData>
            </a:graphic>
          </wp:inline>
        </w:drawing>
      </w:r>
    </w:p>
    <w:p w14:paraId="0C4CECBA" w14:textId="21040EB2" w:rsidR="009145C3" w:rsidRPr="00B96E99" w:rsidRDefault="00E675AB" w:rsidP="009145C3">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145C3" w:rsidRPr="00B96E99">
        <w:rPr>
          <w:rFonts w:ascii="Times New Roman" w:eastAsia="宋体" w:hAnsi="Times New Roman" w:cs="Times New Roman"/>
          <w:sz w:val="24"/>
          <w:szCs w:val="24"/>
        </w:rPr>
        <w:t>图</w:t>
      </w:r>
      <w:r w:rsidR="009145C3" w:rsidRPr="00B96E99">
        <w:rPr>
          <w:rFonts w:ascii="Times New Roman" w:eastAsia="宋体" w:hAnsi="Times New Roman" w:cs="Times New Roman"/>
          <w:sz w:val="24"/>
          <w:szCs w:val="24"/>
        </w:rPr>
        <w:t xml:space="preserve">4.6 </w:t>
      </w:r>
      <w:r>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009145C3" w:rsidRPr="00B96E99">
        <w:rPr>
          <w:rFonts w:ascii="Times New Roman" w:eastAsia="宋体" w:hAnsi="Times New Roman" w:cs="Times New Roman"/>
          <w:sz w:val="24"/>
          <w:szCs w:val="24"/>
        </w:rPr>
        <w:t>的性能对比</w:t>
      </w:r>
    </w:p>
    <w:p w14:paraId="7E22642C" w14:textId="03D85D9F" w:rsidR="007E6201" w:rsidRDefault="007E6201" w:rsidP="00285F0B">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30647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4DDD6CE" wp14:editId="509D602C">
            <wp:extent cx="4323080" cy="3357677"/>
            <wp:effectExtent l="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9317" cy="3378055"/>
                    </a:xfrm>
                    <a:prstGeom prst="rect">
                      <a:avLst/>
                    </a:prstGeom>
                  </pic:spPr>
                </pic:pic>
              </a:graphicData>
            </a:graphic>
          </wp:inline>
        </w:drawing>
      </w:r>
    </w:p>
    <w:p w14:paraId="07A53EA2" w14:textId="50624310" w:rsidR="00306477" w:rsidRPr="00B96E99" w:rsidRDefault="00306477" w:rsidP="00306477">
      <w:pPr>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64B3A45D" wp14:editId="06E65B4F">
            <wp:extent cx="4212336" cy="34747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0252" cy="3497747"/>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1906C49D" w:rsidR="009C6297" w:rsidRDefault="0092782D" w:rsidP="00306477">
      <w:pPr>
        <w:spacing w:line="400" w:lineRule="exact"/>
        <w:ind w:left="840"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所读取的块的大小来显示本文调度器的性能。</w:t>
      </w:r>
    </w:p>
    <w:p w14:paraId="3CD1E98D" w14:textId="4A0D80D3" w:rsidR="009E3C76" w:rsidRDefault="006C103C" w:rsidP="00306477">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00E046C7">
        <w:rPr>
          <w:rFonts w:ascii="Times New Roman" w:eastAsia="宋体" w:hAnsi="Times New Roman" w:cs="Times New Roman"/>
          <w:sz w:val="24"/>
          <w:szCs w:val="24"/>
        </w:rPr>
        <w:t>4</w:t>
      </w:r>
      <w:r w:rsidRPr="00B96E99">
        <w:rPr>
          <w:rFonts w:ascii="Times New Roman" w:eastAsia="宋体" w:hAnsi="Times New Roman" w:cs="Times New Roman"/>
          <w:sz w:val="24"/>
          <w:szCs w:val="24"/>
        </w:rPr>
        <w:t>个</w:t>
      </w:r>
      <w:r w:rsidR="009C61E8">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7C4B39A4">
            <wp:extent cx="5112385" cy="353324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074" cy="3547539"/>
                    </a:xfrm>
                    <a:prstGeom prst="rect">
                      <a:avLst/>
                    </a:prstGeom>
                  </pic:spPr>
                </pic:pic>
              </a:graphicData>
            </a:graphic>
          </wp:inline>
        </w:drawing>
      </w:r>
    </w:p>
    <w:p w14:paraId="13810BD9" w14:textId="4A4843CA"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4.8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285" w:name="_Toc450637084"/>
      <w:r w:rsidRPr="00451785">
        <w:t>4.5</w:t>
      </w:r>
      <w:r w:rsidR="001634AA" w:rsidRPr="00451785">
        <w:t>本章小结</w:t>
      </w:r>
      <w:bookmarkEnd w:id="285"/>
    </w:p>
    <w:p w14:paraId="7D1E0E29" w14:textId="3AEB98A9"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286" w:name="_Toc450637085"/>
      <w:r w:rsidRPr="00B96E99">
        <w:rPr>
          <w:rFonts w:ascii="Times New Roman" w:eastAsia="宋体" w:hAnsi="Times New Roman" w:cs="Times New Roman"/>
        </w:rPr>
        <w:t>总结与展望</w:t>
      </w:r>
      <w:bookmarkEnd w:id="286"/>
    </w:p>
    <w:p w14:paraId="0984A7A3" w14:textId="058E229F" w:rsidR="006B0BEE" w:rsidRPr="006B0BEE" w:rsidRDefault="006B0BEE" w:rsidP="006B0BEE">
      <w:pPr>
        <w:pStyle w:val="24"/>
        <w:rPr>
          <w:rFonts w:hint="eastAsia"/>
        </w:rPr>
      </w:pPr>
      <w:r>
        <w:rPr>
          <w:rFonts w:hint="eastAsia"/>
        </w:rPr>
        <w:t xml:space="preserve">5.1 </w:t>
      </w:r>
      <w:r>
        <w:rPr>
          <w:rFonts w:hint="eastAsia"/>
        </w:rPr>
        <w:t>总结</w:t>
      </w:r>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E318E0">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的基准程序来测试本文调度器的性能，从实验中，我们看出本文的调度器不仅提高了资源利用率，也减少了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6F6C4F">
      <w:pPr>
        <w:pStyle w:val="a3"/>
        <w:spacing w:line="400" w:lineRule="exact"/>
        <w:ind w:left="120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5F6EE8">
      <w:pPr>
        <w:pStyle w:val="a3"/>
        <w:numPr>
          <w:ilvl w:val="0"/>
          <w:numId w:val="5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04361E">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r>
        <w:rPr>
          <w:rFonts w:hint="eastAsia"/>
        </w:rPr>
        <w:lastRenderedPageBreak/>
        <w:t xml:space="preserve">5.2 </w:t>
      </w:r>
      <w:r>
        <w:rPr>
          <w:rFonts w:hint="eastAsia"/>
        </w:rPr>
        <w:t>展望</w:t>
      </w:r>
    </w:p>
    <w:p w14:paraId="78C45116" w14:textId="72B5F70C"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24F170A2"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D7AC1EE" w14:textId="00A8FC1E"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Pr>
          <w:rFonts w:ascii="Times New Roman" w:eastAsia="宋体" w:hAnsi="Times New Roman" w:cs="Times New Roman" w:hint="eastAsia"/>
          <w:sz w:val="24"/>
          <w:szCs w:val="24"/>
        </w:rPr>
        <w:t>[</w:t>
      </w:r>
      <w:r w:rsidR="00A736E0">
        <w:rPr>
          <w:rFonts w:ascii="Times New Roman" w:eastAsia="宋体" w:hAnsi="Times New Roman" w:cs="Times New Roman"/>
          <w:sz w:val="24"/>
          <w:szCs w:val="24"/>
        </w:rPr>
        <w:t>80</w:t>
      </w:r>
      <w:r w:rsidR="00A736E0">
        <w:rPr>
          <w:rFonts w:ascii="Times New Roman" w:eastAsia="宋体" w:hAnsi="Times New Roman" w:cs="Times New Roman" w:hint="eastAsia"/>
          <w:sz w:val="24"/>
          <w:szCs w:val="24"/>
        </w:rPr>
        <w:t>]</w:t>
      </w:r>
      <w:bookmarkStart w:id="287" w:name="_GoBack"/>
      <w:bookmarkEnd w:id="287"/>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88" w:name="_Toc450637088"/>
      <w:r w:rsidRPr="00B96E99">
        <w:rPr>
          <w:rFonts w:ascii="Times New Roman" w:eastAsia="宋体" w:hAnsi="Times New Roman" w:cs="Times New Roman"/>
        </w:rPr>
        <w:lastRenderedPageBreak/>
        <w:t>参考文献</w:t>
      </w:r>
      <w:bookmarkEnd w:id="288"/>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89"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89"/>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E0117"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E0117"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E0117"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FD227A">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2"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4C3900">
      <w:pPr>
        <w:pStyle w:val="a3"/>
        <w:numPr>
          <w:ilvl w:val="0"/>
          <w:numId w:val="31"/>
        </w:numPr>
        <w:spacing w:line="400" w:lineRule="exact"/>
        <w:ind w:firstLineChars="0"/>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7E51DE04" w:rsidR="006628F1" w:rsidRPr="0072068B" w:rsidRDefault="0072068B" w:rsidP="00C72CA7">
      <w:pPr>
        <w:pStyle w:val="a3"/>
        <w:numPr>
          <w:ilvl w:val="0"/>
          <w:numId w:val="31"/>
        </w:numPr>
        <w:spacing w:line="400" w:lineRule="exact"/>
        <w:ind w:firstLineChars="0"/>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90" w:name="_Toc450637089"/>
      <w:r w:rsidRPr="00B96E99">
        <w:rPr>
          <w:rFonts w:ascii="Times New Roman" w:eastAsia="宋体" w:hAnsi="Times New Roman" w:cs="Times New Roman"/>
        </w:rPr>
        <w:lastRenderedPageBreak/>
        <w:t>科研成果</w:t>
      </w:r>
      <w:bookmarkEnd w:id="290"/>
    </w:p>
    <w:p w14:paraId="3C5F5B68" w14:textId="77777777" w:rsidR="00E26AB0" w:rsidRPr="00B96E99" w:rsidRDefault="00E26AB0" w:rsidP="00E26AB0">
      <w:pPr>
        <w:pStyle w:val="24"/>
        <w:rPr>
          <w:rFonts w:ascii="Times New Roman" w:hAnsi="Times New Roman" w:cs="Times New Roman"/>
        </w:rPr>
      </w:pPr>
      <w:bookmarkStart w:id="291" w:name="_Toc450637090"/>
      <w:r w:rsidRPr="00B96E99">
        <w:rPr>
          <w:rFonts w:ascii="Times New Roman" w:hAnsi="Times New Roman" w:cs="Times New Roman"/>
        </w:rPr>
        <w:t>在校参加的研究工作</w:t>
      </w:r>
      <w:bookmarkEnd w:id="291"/>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92" w:name="_Toc450637091"/>
      <w:r w:rsidRPr="00B96E99">
        <w:rPr>
          <w:rFonts w:ascii="Times New Roman" w:hAnsi="Times New Roman" w:cs="Times New Roman"/>
        </w:rPr>
        <w:t>在校发表</w:t>
      </w:r>
      <w:r w:rsidR="00C42693" w:rsidRPr="00B96E99">
        <w:rPr>
          <w:rFonts w:ascii="Times New Roman" w:hAnsi="Times New Roman" w:cs="Times New Roman"/>
        </w:rPr>
        <w:t>论文</w:t>
      </w:r>
      <w:bookmarkEnd w:id="292"/>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93" w:name="_Toc450637092"/>
      <w:r w:rsidRPr="00B96E99">
        <w:rPr>
          <w:rFonts w:ascii="Times New Roman" w:eastAsia="宋体" w:hAnsi="Times New Roman" w:cs="Times New Roman"/>
        </w:rPr>
        <w:lastRenderedPageBreak/>
        <w:t>致谢</w:t>
      </w:r>
      <w:bookmarkEnd w:id="293"/>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JieTang" w:date="2016-05-02T19:42:00Z" w:initials="J">
    <w:p w14:paraId="72D31C65" w14:textId="77777777" w:rsidR="00494DF5" w:rsidRDefault="00494DF5" w:rsidP="00526714">
      <w:pPr>
        <w:pStyle w:val="af4"/>
      </w:pPr>
      <w:r>
        <w:rPr>
          <w:rStyle w:val="af3"/>
        </w:rPr>
        <w:annotationRef/>
      </w:r>
      <w:r>
        <w:rPr>
          <w:rFonts w:hint="eastAsia"/>
        </w:rPr>
        <w:t>研究意义没有说到位</w:t>
      </w:r>
    </w:p>
  </w:comment>
  <w:comment w:id="100" w:author="JieTang" w:date="2016-05-02T19:42:00Z" w:initials="J">
    <w:p w14:paraId="43A9F843" w14:textId="77777777" w:rsidR="00494DF5" w:rsidRDefault="00494DF5" w:rsidP="005C68B5">
      <w:pPr>
        <w:pStyle w:val="af4"/>
      </w:pPr>
      <w:r>
        <w:rPr>
          <w:rStyle w:val="af3"/>
        </w:rPr>
        <w:annotationRef/>
      </w:r>
      <w:r>
        <w:rPr>
          <w:rFonts w:hint="eastAsia"/>
        </w:rPr>
        <w:t>作用是什么</w:t>
      </w:r>
    </w:p>
  </w:comment>
  <w:comment w:id="148" w:author="JieTang" w:date="2016-05-02T19:40:00Z" w:initials="J">
    <w:p w14:paraId="79CB7AA6" w14:textId="77777777" w:rsidR="00494DF5" w:rsidRDefault="00494DF5" w:rsidP="007F0434">
      <w:pPr>
        <w:pStyle w:val="af4"/>
      </w:pPr>
      <w:r>
        <w:rPr>
          <w:rStyle w:val="af3"/>
        </w:rPr>
        <w:annotationRef/>
      </w:r>
      <w:r>
        <w:rPr>
          <w:rFonts w:hint="eastAsia"/>
        </w:rPr>
        <w:t>全称</w:t>
      </w:r>
    </w:p>
  </w:comment>
  <w:comment w:id="149" w:author="JieTang" w:date="2016-05-02T19:40:00Z" w:initials="J">
    <w:p w14:paraId="0E2D22B4" w14:textId="77777777" w:rsidR="00494DF5" w:rsidRDefault="00494DF5"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CBEB5" w14:textId="77777777" w:rsidR="00BF05B4" w:rsidRDefault="00BF05B4" w:rsidP="0084375E">
      <w:r>
        <w:separator/>
      </w:r>
    </w:p>
  </w:endnote>
  <w:endnote w:type="continuationSeparator" w:id="0">
    <w:p w14:paraId="01B66768" w14:textId="77777777" w:rsidR="00BF05B4" w:rsidRDefault="00BF05B4"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494DF5" w:rsidRDefault="00494DF5">
    <w:pPr>
      <w:pStyle w:val="a8"/>
      <w:jc w:val="center"/>
    </w:pPr>
  </w:p>
  <w:p w14:paraId="6727C234" w14:textId="77777777" w:rsidR="00494DF5" w:rsidRDefault="00494D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494DF5" w:rsidRDefault="00494DF5">
    <w:pPr>
      <w:pStyle w:val="a8"/>
      <w:jc w:val="center"/>
    </w:pPr>
  </w:p>
  <w:p w14:paraId="17400D05" w14:textId="77777777" w:rsidR="00494DF5" w:rsidRDefault="00494DF5">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5642C863" w:rsidR="00494DF5" w:rsidRDefault="00494DF5">
        <w:pPr>
          <w:pStyle w:val="a8"/>
          <w:jc w:val="center"/>
        </w:pPr>
        <w:r>
          <w:fldChar w:fldCharType="begin"/>
        </w:r>
        <w:r>
          <w:instrText>PAGE   \* MERGEFORMAT</w:instrText>
        </w:r>
        <w:r>
          <w:fldChar w:fldCharType="separate"/>
        </w:r>
        <w:r w:rsidR="00A736E0" w:rsidRPr="00A736E0">
          <w:rPr>
            <w:noProof/>
            <w:lang w:val="zh-CN"/>
          </w:rPr>
          <w:t>56</w:t>
        </w:r>
        <w:r>
          <w:fldChar w:fldCharType="end"/>
        </w:r>
      </w:p>
    </w:sdtContent>
  </w:sdt>
  <w:p w14:paraId="413E166D" w14:textId="77777777" w:rsidR="00494DF5" w:rsidRDefault="00494D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4B19A" w14:textId="77777777" w:rsidR="00BF05B4" w:rsidRDefault="00BF05B4" w:rsidP="0084375E">
      <w:r>
        <w:separator/>
      </w:r>
    </w:p>
  </w:footnote>
  <w:footnote w:type="continuationSeparator" w:id="0">
    <w:p w14:paraId="2C9C6229" w14:textId="77777777" w:rsidR="00BF05B4" w:rsidRDefault="00BF05B4"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494DF5" w:rsidRDefault="00494DF5">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6BF26752"/>
    <w:multiLevelType w:val="multilevel"/>
    <w:tmpl w:val="36249248"/>
    <w:numStyleLink w:val="12"/>
  </w:abstractNum>
  <w:abstractNum w:abstractNumId="59" w15:restartNumberingAfterBreak="0">
    <w:nsid w:val="6C7A5131"/>
    <w:multiLevelType w:val="hybridMultilevel"/>
    <w:tmpl w:val="3D8C71CE"/>
    <w:lvl w:ilvl="0" w:tplc="268639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05C4BE3"/>
    <w:multiLevelType w:val="multilevel"/>
    <w:tmpl w:val="1EFE73E6"/>
    <w:numStyleLink w:val="10"/>
  </w:abstractNum>
  <w:abstractNum w:abstractNumId="6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96D"/>
    <w:rsid w:val="00036651"/>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4E9A"/>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4DF5"/>
    <w:rsid w:val="00495BB1"/>
    <w:rsid w:val="0049600C"/>
    <w:rsid w:val="00496C47"/>
    <w:rsid w:val="004970D3"/>
    <w:rsid w:val="004A079E"/>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B79"/>
    <w:rsid w:val="005672E6"/>
    <w:rsid w:val="005700F7"/>
    <w:rsid w:val="0057043F"/>
    <w:rsid w:val="00570CF4"/>
    <w:rsid w:val="00571312"/>
    <w:rsid w:val="00571338"/>
    <w:rsid w:val="00572AA0"/>
    <w:rsid w:val="00572B34"/>
    <w:rsid w:val="005734C0"/>
    <w:rsid w:val="005734DF"/>
    <w:rsid w:val="00575061"/>
    <w:rsid w:val="0057664D"/>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B17"/>
    <w:rsid w:val="006F7C79"/>
    <w:rsid w:val="00700904"/>
    <w:rsid w:val="00701F98"/>
    <w:rsid w:val="00702AB0"/>
    <w:rsid w:val="00702E23"/>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61E8"/>
    <w:rsid w:val="009C6297"/>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47"/>
    <w:rsid w:val="00B17DCE"/>
    <w:rsid w:val="00B20674"/>
    <w:rsid w:val="00B2204A"/>
    <w:rsid w:val="00B222C0"/>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05B4"/>
    <w:rsid w:val="00BF1735"/>
    <w:rsid w:val="00BF1AA0"/>
    <w:rsid w:val="00BF23D7"/>
    <w:rsid w:val="00BF25E1"/>
    <w:rsid w:val="00BF2FF6"/>
    <w:rsid w:val="00BF36B3"/>
    <w:rsid w:val="00BF37CB"/>
    <w:rsid w:val="00BF3CF3"/>
    <w:rsid w:val="00BF3D44"/>
    <w:rsid w:val="00BF401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0281"/>
    <w:rsid w:val="00CF1572"/>
    <w:rsid w:val="00CF17CB"/>
    <w:rsid w:val="00CF1B25"/>
    <w:rsid w:val="00CF2392"/>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60AF"/>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46C7"/>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5AB"/>
    <w:rsid w:val="00E67EB8"/>
    <w:rsid w:val="00E70157"/>
    <w:rsid w:val="00E7066E"/>
    <w:rsid w:val="00E70C66"/>
    <w:rsid w:val="00E70F49"/>
    <w:rsid w:val="00E7212D"/>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A0ED3"/>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iki.lustre.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D8A1D-3635-4E58-8540-85E1D42D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44256</TotalTime>
  <Pages>71</Pages>
  <Words>21448</Words>
  <Characters>36678</Characters>
  <Application>Microsoft Office Word</Application>
  <DocSecurity>0</DocSecurity>
  <Lines>1146</Lines>
  <Paragraphs>611</Paragraphs>
  <ScaleCrop>false</ScaleCrop>
  <Company/>
  <LinksUpToDate>false</LinksUpToDate>
  <CharactersWithSpaces>57515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2777</cp:revision>
  <cp:lastPrinted>2014-06-03T02:00:00Z</cp:lastPrinted>
  <dcterms:created xsi:type="dcterms:W3CDTF">2014-03-26T06:42:00Z</dcterms:created>
  <dcterms:modified xsi:type="dcterms:W3CDTF">2016-05-10T02:27:00Z</dcterms:modified>
</cp:coreProperties>
</file>